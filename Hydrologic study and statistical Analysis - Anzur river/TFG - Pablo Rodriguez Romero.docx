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29935382"/>
    <w:bookmarkStart w:id="1" w:name="_Toc229935579"/>
    <w:bookmarkStart w:id="2" w:name="_Toc183968457"/>
    <w:p w14:paraId="0D938767" w14:textId="31C4F9A9" w:rsidR="008F3F2E" w:rsidRPr="00ED031A" w:rsidRDefault="005C2C00" w:rsidP="008F3F2E">
      <w:pPr>
        <w:rPr>
          <w:lang w:val="es-ES_tradnl"/>
        </w:rPr>
      </w:pPr>
      <w:r>
        <w:rPr>
          <w:noProof/>
        </w:rPr>
        <mc:AlternateContent>
          <mc:Choice Requires="wps">
            <w:drawing>
              <wp:anchor distT="0" distB="0" distL="114300" distR="114300" simplePos="0" relativeHeight="251675648" behindDoc="0" locked="0" layoutInCell="1" allowOverlap="1" wp14:anchorId="317BD149" wp14:editId="5D160B86">
                <wp:simplePos x="0" y="0"/>
                <wp:positionH relativeFrom="page">
                  <wp:posOffset>1515745</wp:posOffset>
                </wp:positionH>
                <wp:positionV relativeFrom="page">
                  <wp:posOffset>864870</wp:posOffset>
                </wp:positionV>
                <wp:extent cx="5364480" cy="1375410"/>
                <wp:effectExtent l="1270" t="0" r="0" b="0"/>
                <wp:wrapNone/>
                <wp:docPr id="3625" name="Rectángulo 3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4480" cy="137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EEFFC" w14:textId="77777777" w:rsidR="00216BC3" w:rsidRPr="00E07F6F" w:rsidRDefault="00216BC3" w:rsidP="00216BC3">
                            <w:pPr>
                              <w:spacing w:after="0" w:line="276" w:lineRule="auto"/>
                              <w:jc w:val="left"/>
                              <w:rPr>
                                <w:rFonts w:cs="Times New Roman"/>
                                <w:sz w:val="42"/>
                                <w:szCs w:val="42"/>
                              </w:rPr>
                            </w:pPr>
                            <w:r>
                              <w:rPr>
                                <w:rFonts w:cs="Times New Roman"/>
                                <w:sz w:val="42"/>
                                <w:szCs w:val="42"/>
                              </w:rPr>
                              <w:t>Trabajo</w:t>
                            </w:r>
                            <w:r w:rsidRPr="00E07F6F">
                              <w:rPr>
                                <w:rFonts w:cs="Times New Roman"/>
                                <w:sz w:val="42"/>
                                <w:szCs w:val="42"/>
                              </w:rPr>
                              <w:t xml:space="preserve"> Fin de </w:t>
                            </w:r>
                            <w:r>
                              <w:rPr>
                                <w:rFonts w:cs="Times New Roman"/>
                                <w:sz w:val="42"/>
                                <w:szCs w:val="42"/>
                              </w:rPr>
                              <w:t>Grado</w:t>
                            </w:r>
                          </w:p>
                          <w:p w14:paraId="73F94646" w14:textId="77777777" w:rsidR="00216BC3" w:rsidRPr="00E07F6F" w:rsidRDefault="00216BC3" w:rsidP="00216BC3">
                            <w:pPr>
                              <w:pStyle w:val="portadaproyecto"/>
                              <w:rPr>
                                <w:sz w:val="42"/>
                                <w:szCs w:val="42"/>
                              </w:rPr>
                            </w:pPr>
                            <w:r>
                              <w:rPr>
                                <w:sz w:val="42"/>
                                <w:szCs w:val="42"/>
                              </w:rPr>
                              <w:t xml:space="preserve">Grado en </w:t>
                            </w:r>
                            <w:r w:rsidRPr="00E07F6F">
                              <w:rPr>
                                <w:sz w:val="42"/>
                                <w:szCs w:val="42"/>
                              </w:rPr>
                              <w:t>Ingeniería</w:t>
                            </w:r>
                            <w:r>
                              <w:rPr>
                                <w:sz w:val="42"/>
                                <w:szCs w:val="42"/>
                              </w:rPr>
                              <w:t xml:space="preserve"> Civil</w:t>
                            </w:r>
                          </w:p>
                          <w:p w14:paraId="3D09E051" w14:textId="77777777" w:rsidR="00216BC3" w:rsidRPr="00E07F6F" w:rsidRDefault="00216BC3" w:rsidP="00216BC3">
                            <w:pPr>
                              <w:spacing w:after="0" w:line="276" w:lineRule="auto"/>
                              <w:jc w:val="left"/>
                              <w:rPr>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17BD149" id="Rectángulo 3651" o:spid="_x0000_s1026" style="position:absolute;left:0;text-align:left;margin-left:119.35pt;margin-top:68.1pt;width:422.4pt;height:108.3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" filled="f" stroked="f">
                <v:textbox inset="0,0,0,0">
                  <w:txbxContent>
                    <w:p w14:paraId="0D6EEFFC" w14:textId="77777777" w:rsidR="00216BC3" w:rsidRPr="00E07F6F" w:rsidRDefault="00216BC3" w:rsidP="00216BC3">
                      <w:pPr>
                        <w:spacing w:after="0" w:line="276" w:lineRule="auto"/>
                        <w:jc w:val="left"/>
                        <w:rPr>
                          <w:rFonts w:cs="Times New Roman"/>
                          <w:sz w:val="42"/>
                          <w:szCs w:val="42"/>
                        </w:rPr>
                      </w:pPr>
                      <w:r>
                        <w:rPr>
                          <w:rFonts w:cs="Times New Roman"/>
                          <w:sz w:val="42"/>
                          <w:szCs w:val="42"/>
                        </w:rPr>
                        <w:t>Trabajo</w:t>
                      </w:r>
                      <w:r w:rsidRPr="00E07F6F">
                        <w:rPr>
                          <w:rFonts w:cs="Times New Roman"/>
                          <w:sz w:val="42"/>
                          <w:szCs w:val="42"/>
                        </w:rPr>
                        <w:t xml:space="preserve"> Fin de </w:t>
                      </w:r>
                      <w:r>
                        <w:rPr>
                          <w:rFonts w:cs="Times New Roman"/>
                          <w:sz w:val="42"/>
                          <w:szCs w:val="42"/>
                        </w:rPr>
                        <w:t>Grado</w:t>
                      </w:r>
                    </w:p>
                    <w:p w14:paraId="73F94646" w14:textId="77777777" w:rsidR="00216BC3" w:rsidRPr="00E07F6F" w:rsidRDefault="00216BC3" w:rsidP="00216BC3">
                      <w:pPr>
                        <w:pStyle w:val="portadaproyecto"/>
                        <w:rPr>
                          <w:sz w:val="42"/>
                          <w:szCs w:val="42"/>
                        </w:rPr>
                      </w:pPr>
                      <w:r>
                        <w:rPr>
                          <w:sz w:val="42"/>
                          <w:szCs w:val="42"/>
                        </w:rPr>
                        <w:t xml:space="preserve">Grado en </w:t>
                      </w:r>
                      <w:r w:rsidRPr="00E07F6F">
                        <w:rPr>
                          <w:sz w:val="42"/>
                          <w:szCs w:val="42"/>
                        </w:rPr>
                        <w:t>Ingeniería</w:t>
                      </w:r>
                      <w:r>
                        <w:rPr>
                          <w:sz w:val="42"/>
                          <w:szCs w:val="42"/>
                        </w:rPr>
                        <w:t xml:space="preserve"> Civil</w:t>
                      </w:r>
                    </w:p>
                    <w:p w14:paraId="3D09E051" w14:textId="77777777" w:rsidR="00216BC3" w:rsidRPr="00E07F6F" w:rsidRDefault="00216BC3" w:rsidP="00216BC3">
                      <w:pPr>
                        <w:spacing w:after="0" w:line="276" w:lineRule="auto"/>
                        <w:jc w:val="left"/>
                        <w:rPr>
                          <w:sz w:val="44"/>
                          <w:szCs w:val="44"/>
                        </w:rPr>
                      </w:pPr>
                    </w:p>
                  </w:txbxContent>
                </v:textbox>
                <w10:wrap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7165DFD1" wp14:editId="26644E35">
                <wp:simplePos x="0" y="0"/>
                <wp:positionH relativeFrom="page">
                  <wp:posOffset>1513205</wp:posOffset>
                </wp:positionH>
                <wp:positionV relativeFrom="page">
                  <wp:posOffset>5927725</wp:posOffset>
                </wp:positionV>
                <wp:extent cx="3142615" cy="655320"/>
                <wp:effectExtent l="0" t="0" r="0" b="0"/>
                <wp:wrapNone/>
                <wp:docPr id="3624" name="Rectángulo 3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3142615" cy="655320"/>
                        </a:xfrm>
                        <a:prstGeom prst="rect">
                          <a:avLst/>
                        </a:prstGeom>
                        <a:ln>
                          <a:noFill/>
                        </a:ln>
                      </wps:spPr>
                      <wps:txbx>
                        <w:txbxContent>
                          <w:p w14:paraId="295D4E3D" w14:textId="5992743E"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Autor: Pablo </w:t>
                            </w:r>
                            <w:r w:rsidR="000117A5">
                              <w:rPr>
                                <w:rStyle w:val="portadaautoresCar"/>
                                <w:rFonts w:eastAsiaTheme="majorEastAsia"/>
                                <w:sz w:val="30"/>
                                <w:szCs w:val="30"/>
                              </w:rPr>
                              <w:t>Rodríguez Romero</w:t>
                            </w:r>
                          </w:p>
                          <w:p w14:paraId="63321764" w14:textId="4828E221"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Tutor</w:t>
                            </w:r>
                            <w:r w:rsidR="000117A5">
                              <w:rPr>
                                <w:rStyle w:val="portadaautoresCar"/>
                                <w:rFonts w:eastAsiaTheme="majorEastAsia"/>
                                <w:sz w:val="30"/>
                                <w:szCs w:val="30"/>
                              </w:rPr>
                              <w:t>a</w:t>
                            </w:r>
                            <w:r w:rsidRPr="00E07F6F">
                              <w:rPr>
                                <w:rStyle w:val="portadaautoresCar"/>
                                <w:rFonts w:eastAsiaTheme="majorEastAsia"/>
                                <w:sz w:val="30"/>
                                <w:szCs w:val="30"/>
                              </w:rPr>
                              <w:t xml:space="preserve">: </w:t>
                            </w:r>
                            <w:r w:rsidR="000117A5">
                              <w:rPr>
                                <w:rStyle w:val="portadaautoresCar"/>
                                <w:rFonts w:eastAsiaTheme="majorEastAsia"/>
                                <w:sz w:val="30"/>
                                <w:szCs w:val="30"/>
                              </w:rPr>
                              <w:t>Carmen Zarzuelo Romero</w:t>
                            </w:r>
                          </w:p>
                        </w:txbxContent>
                      </wps:txbx>
                      <wps:bodyPr horzOverflow="overflow" wrap="square" lIns="0" tIns="0" rIns="0" bIns="0" rtlCol="0">
                        <a:noAutofit/>
                      </wps:bodyPr>
                    </wps:wsp>
                  </a:graphicData>
                </a:graphic>
                <wp14:sizeRelH relativeFrom="margin">
                  <wp14:pctWidth>0</wp14:pctWidth>
                </wp14:sizeRelH>
                <wp14:sizeRelV relativeFrom="page">
                  <wp14:pctHeight>0</wp14:pctHeight>
                </wp14:sizeRelV>
              </wp:anchor>
            </w:drawing>
          </mc:Choice>
          <mc:Fallback>
            <w:pict>
              <v:rect w14:anchorId="7165DFD1" id="Rectángulo 3624" o:spid="_x0000_s1027" style="position:absolute;left:0;text-align:left;margin-left:119.15pt;margin-top:466.75pt;width:247.45pt;height:51.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" filled="f" stroked="f">
                <v:textbox inset="0,0,0,0">
                  <w:txbxContent>
                    <w:p w14:paraId="295D4E3D" w14:textId="5992743E"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Autor: Pablo </w:t>
                      </w:r>
                      <w:r w:rsidR="000117A5">
                        <w:rPr>
                          <w:rStyle w:val="portadaautoresCar"/>
                          <w:rFonts w:eastAsiaTheme="majorEastAsia"/>
                          <w:sz w:val="30"/>
                          <w:szCs w:val="30"/>
                        </w:rPr>
                        <w:t>Rodríguez Romero</w:t>
                      </w:r>
                    </w:p>
                    <w:p w14:paraId="63321764" w14:textId="4828E221"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Tutor</w:t>
                      </w:r>
                      <w:r w:rsidR="000117A5">
                        <w:rPr>
                          <w:rStyle w:val="portadaautoresCar"/>
                          <w:rFonts w:eastAsiaTheme="majorEastAsia"/>
                          <w:sz w:val="30"/>
                          <w:szCs w:val="30"/>
                        </w:rPr>
                        <w:t>a</w:t>
                      </w:r>
                      <w:r w:rsidRPr="00E07F6F">
                        <w:rPr>
                          <w:rStyle w:val="portadaautoresCar"/>
                          <w:rFonts w:eastAsiaTheme="majorEastAsia"/>
                          <w:sz w:val="30"/>
                          <w:szCs w:val="30"/>
                        </w:rPr>
                        <w:t xml:space="preserve">: </w:t>
                      </w:r>
                      <w:r w:rsidR="000117A5">
                        <w:rPr>
                          <w:rStyle w:val="portadaautoresCar"/>
                          <w:rFonts w:eastAsiaTheme="majorEastAsia"/>
                          <w:sz w:val="30"/>
                          <w:szCs w:val="30"/>
                        </w:rPr>
                        <w:t>Carmen Zarzuelo Romero</w:t>
                      </w:r>
                    </w:p>
                  </w:txbxContent>
                </v:textbox>
                <w10:wrap anchorx="page" anchory="page"/>
              </v:rect>
            </w:pict>
          </mc:Fallback>
        </mc:AlternateContent>
      </w:r>
      <w:r w:rsidR="000B51D2">
        <w:rPr>
          <w:noProof/>
          <w:lang w:eastAsia="es-ES"/>
        </w:rPr>
        <w:drawing>
          <wp:anchor distT="0" distB="0" distL="114300" distR="114300" simplePos="0" relativeHeight="251661312"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rPr>
        <w:drawing>
          <wp:anchor distT="0" distB="0" distL="114300" distR="114300" simplePos="0" relativeHeight="251659264"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rPr>
        <w:drawing>
          <wp:inline distT="0" distB="0" distL="0" distR="0" wp14:anchorId="1CB16FC4" wp14:editId="447FDFF8">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rPr>
        <w:drawing>
          <wp:anchor distT="0" distB="0" distL="114300" distR="114300" simplePos="0" relativeHeight="251655168" behindDoc="0" locked="0" layoutInCell="1" allowOverlap="1" wp14:anchorId="6B88155C" wp14:editId="669F960E">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54A08BA1" wp14:editId="3B05204A">
                <wp:simplePos x="0" y="0"/>
                <wp:positionH relativeFrom="page">
                  <wp:posOffset>1515110</wp:posOffset>
                </wp:positionH>
                <wp:positionV relativeFrom="page">
                  <wp:posOffset>4636135</wp:posOffset>
                </wp:positionV>
                <wp:extent cx="5719445" cy="1187450"/>
                <wp:effectExtent l="635" t="0" r="4445" b="0"/>
                <wp:wrapNone/>
                <wp:docPr id="3623" name="Rectángulo 3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9445" cy="118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2"/>
                                <w:szCs w:val="42"/>
                              </w:rPr>
                              <w:alias w:val="Título"/>
                              <w:tag w:val=""/>
                              <w:id w:val="-1131633146"/>
                              <w:dataBinding w:prefixMappings="xmlns:ns0='http://purl.org/dc/elements/1.1/' xmlns:ns1='http://schemas.openxmlformats.org/package/2006/metadata/core-properties' " w:xpath="/ns1:coreProperties[1]/ns0:title[1]" w:storeItemID="{6C3C8BC8-F283-45AE-878A-BAB7291924A1}"/>
                              <w:text/>
                            </w:sdtPr>
                            <w:sdtEndPr/>
                            <w:sdtContent>
                              <w:p w14:paraId="2F2BD31A" w14:textId="48FAEFEE" w:rsidR="00E25C05" w:rsidRPr="00E07F6F" w:rsidRDefault="000117A5" w:rsidP="008F3F2E">
                                <w:pPr>
                                  <w:pStyle w:val="portadaproyecto"/>
                                  <w:rPr>
                                    <w:sz w:val="42"/>
                                    <w:szCs w:val="42"/>
                                  </w:rPr>
                                </w:pPr>
                                <w:r w:rsidRPr="00CC25D1">
                                  <w:rPr>
                                    <w:sz w:val="42"/>
                                    <w:szCs w:val="42"/>
                                    <w:lang w:val="es-ES_tradnl"/>
                                  </w:rPr>
                                  <w:t xml:space="preserve">Análisis de sensibilidad </w:t>
                                </w:r>
                                <w:r w:rsidR="00CC25D1" w:rsidRPr="00CC25D1">
                                  <w:rPr>
                                    <w:sz w:val="42"/>
                                    <w:szCs w:val="42"/>
                                    <w:lang w:val="es-ES_tradnl"/>
                                  </w:rPr>
                                  <w:t>de un estudio hidrológico. Replanteamiento de la metodología usada. Aplicación: Río Anzur.</w:t>
                                </w:r>
                              </w:p>
                            </w:sdtContent>
                          </w:sdt>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ect w14:anchorId="54A08BA1" id="Rectángulo 3649" o:spid="_x0000_s1028" style="position:absolute;left:0;text-align:left;margin-left:119.3pt;margin-top:365.05pt;width:450.35pt;height:9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" filled="f" stroked="f">
                <v:textbox inset="0,0,0,0">
                  <w:txbxContent>
                    <w:sdt>
                      <w:sdtPr>
                        <w:rPr>
                          <w:sz w:val="42"/>
                          <w:szCs w:val="42"/>
                        </w:rPr>
                        <w:alias w:val="Título"/>
                        <w:tag w:val=""/>
                        <w:id w:val="-1131633146"/>
                        <w:dataBinding w:prefixMappings="xmlns:ns0='http://purl.org/dc/elements/1.1/' xmlns:ns1='http://schemas.openxmlformats.org/package/2006/metadata/core-properties' " w:xpath="/ns1:coreProperties[1]/ns0:title[1]" w:storeItemID="{6C3C8BC8-F283-45AE-878A-BAB7291924A1}"/>
                        <w:text/>
                      </w:sdtPr>
                      <w:sdtEndPr/>
                      <w:sdtContent>
                        <w:p w14:paraId="2F2BD31A" w14:textId="48FAEFEE" w:rsidR="00E25C05" w:rsidRPr="00E07F6F" w:rsidRDefault="000117A5" w:rsidP="008F3F2E">
                          <w:pPr>
                            <w:pStyle w:val="portadaproyecto"/>
                            <w:rPr>
                              <w:sz w:val="42"/>
                              <w:szCs w:val="42"/>
                            </w:rPr>
                          </w:pPr>
                          <w:r w:rsidRPr="00CC25D1">
                            <w:rPr>
                              <w:sz w:val="42"/>
                              <w:szCs w:val="42"/>
                              <w:lang w:val="es-ES_tradnl"/>
                            </w:rPr>
                            <w:t xml:space="preserve">Análisis de sensibilidad </w:t>
                          </w:r>
                          <w:r w:rsidR="00CC25D1" w:rsidRPr="00CC25D1">
                            <w:rPr>
                              <w:sz w:val="42"/>
                              <w:szCs w:val="42"/>
                              <w:lang w:val="es-ES_tradnl"/>
                            </w:rPr>
                            <w:t>de un estudio hidrológico. Replanteamiento de la metodología usada. Aplicación: Río Anzur.</w:t>
                          </w:r>
                        </w:p>
                      </w:sdtContent>
                    </w:sdt>
                  </w:txbxContent>
                </v:textbox>
                <w10:wrap anchorx="page" anchory="page"/>
              </v:rect>
            </w:pict>
          </mc:Fallback>
        </mc:AlternateContent>
      </w:r>
      <w:r>
        <w:rPr>
          <w:noProof/>
        </w:rPr>
        <mc:AlternateContent>
          <mc:Choice Requires="wps">
            <w:drawing>
              <wp:anchor distT="0" distB="0" distL="114300" distR="114300" simplePos="0" relativeHeight="251634176" behindDoc="0" locked="0" layoutInCell="1" allowOverlap="1" wp14:anchorId="55713F49" wp14:editId="3726DDBA">
                <wp:simplePos x="0" y="0"/>
                <wp:positionH relativeFrom="page">
                  <wp:posOffset>1515745</wp:posOffset>
                </wp:positionH>
                <wp:positionV relativeFrom="page">
                  <wp:posOffset>864870</wp:posOffset>
                </wp:positionV>
                <wp:extent cx="5364480" cy="1375410"/>
                <wp:effectExtent l="0" t="0" r="0" b="0"/>
                <wp:wrapNone/>
                <wp:docPr id="3622" name="Rectángulo 3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364480" cy="1375410"/>
                        </a:xfrm>
                        <a:prstGeom prst="rect">
                          <a:avLst/>
                        </a:prstGeom>
                        <a:ln>
                          <a:noFill/>
                        </a:ln>
                      </wps:spPr>
                      <wps:txbx>
                        <w:txbxContent>
                          <w:p w14:paraId="39C11523" w14:textId="7CEAED91" w:rsidR="00E25C05" w:rsidRPr="00E07F6F" w:rsidRDefault="000117A5" w:rsidP="008F3F2E">
                            <w:pPr>
                              <w:spacing w:after="0" w:line="276" w:lineRule="auto"/>
                              <w:jc w:val="left"/>
                              <w:rPr>
                                <w:rFonts w:cs="Times New Roman"/>
                                <w:sz w:val="42"/>
                                <w:szCs w:val="42"/>
                              </w:rPr>
                            </w:pPr>
                            <w:r>
                              <w:rPr>
                                <w:rFonts w:cs="Times New Roman"/>
                                <w:sz w:val="42"/>
                                <w:szCs w:val="42"/>
                              </w:rPr>
                              <w:t>Trabajo</w:t>
                            </w:r>
                            <w:r w:rsidR="00E25C05" w:rsidRPr="00E07F6F">
                              <w:rPr>
                                <w:rFonts w:cs="Times New Roman"/>
                                <w:sz w:val="42"/>
                                <w:szCs w:val="42"/>
                              </w:rPr>
                              <w:t xml:space="preserve"> Fin de </w:t>
                            </w:r>
                            <w:r>
                              <w:rPr>
                                <w:rFonts w:cs="Times New Roman"/>
                                <w:sz w:val="42"/>
                                <w:szCs w:val="42"/>
                              </w:rPr>
                              <w:t>Grado</w:t>
                            </w:r>
                          </w:p>
                          <w:p w14:paraId="7E6D7703" w14:textId="69EA9D10" w:rsidR="00E25C05" w:rsidRPr="00E07F6F" w:rsidRDefault="00411E8C" w:rsidP="00AD4D10">
                            <w:pPr>
                              <w:pStyle w:val="portadaproyecto"/>
                              <w:rPr>
                                <w:sz w:val="42"/>
                                <w:szCs w:val="42"/>
                              </w:rPr>
                            </w:pPr>
                            <w:r>
                              <w:rPr>
                                <w:sz w:val="42"/>
                                <w:szCs w:val="42"/>
                              </w:rPr>
                              <w:t xml:space="preserve">Grado en </w:t>
                            </w:r>
                            <w:r w:rsidR="00E25C05" w:rsidRPr="00E07F6F">
                              <w:rPr>
                                <w:sz w:val="42"/>
                                <w:szCs w:val="42"/>
                              </w:rPr>
                              <w:t>Ingeniería</w:t>
                            </w:r>
                            <w:r w:rsidR="000117A5">
                              <w:rPr>
                                <w:sz w:val="42"/>
                                <w:szCs w:val="42"/>
                              </w:rPr>
                              <w:t xml:space="preserve"> Civil</w:t>
                            </w:r>
                          </w:p>
                          <w:p w14:paraId="606ADB57" w14:textId="77777777" w:rsidR="00E25C05" w:rsidRPr="00E07F6F" w:rsidRDefault="00E25C05" w:rsidP="008F3F2E">
                            <w:pPr>
                              <w:spacing w:after="0" w:line="276" w:lineRule="auto"/>
                              <w:jc w:val="left"/>
                              <w:rPr>
                                <w:sz w:val="44"/>
                                <w:szCs w:val="44"/>
                              </w:rPr>
                            </w:pPr>
                          </w:p>
                        </w:txbxContent>
                      </wps:txbx>
                      <wps:bodyPr horzOverflow="overflow" lIns="0" tIns="0" rIns="0" bIns="0" rtlCol="0">
                        <a:noAutofit/>
                      </wps:bodyPr>
                    </wps:wsp>
                  </a:graphicData>
                </a:graphic>
                <wp14:sizeRelH relativeFrom="page">
                  <wp14:pctWidth>0</wp14:pctWidth>
                </wp14:sizeRelH>
                <wp14:sizeRelV relativeFrom="margin">
                  <wp14:pctHeight>0</wp14:pctHeight>
                </wp14:sizeRelV>
              </wp:anchor>
            </w:drawing>
          </mc:Choice>
          <mc:Fallback>
            <w:pict>
              <v:rect w14:anchorId="55713F49" id="Rectángulo 3622" o:spid="_x0000_s1029" style="position:absolute;left:0;text-align:left;margin-left:119.35pt;margin-top:68.1pt;width:422.4pt;height:108.3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" filled="f" stroked="f">
                <v:textbox inset="0,0,0,0">
                  <w:txbxContent>
                    <w:p w14:paraId="39C11523" w14:textId="7CEAED91" w:rsidR="00E25C05" w:rsidRPr="00E07F6F" w:rsidRDefault="000117A5" w:rsidP="008F3F2E">
                      <w:pPr>
                        <w:spacing w:after="0" w:line="276" w:lineRule="auto"/>
                        <w:jc w:val="left"/>
                        <w:rPr>
                          <w:rFonts w:cs="Times New Roman"/>
                          <w:sz w:val="42"/>
                          <w:szCs w:val="42"/>
                        </w:rPr>
                      </w:pPr>
                      <w:r>
                        <w:rPr>
                          <w:rFonts w:cs="Times New Roman"/>
                          <w:sz w:val="42"/>
                          <w:szCs w:val="42"/>
                        </w:rPr>
                        <w:t>Trabajo</w:t>
                      </w:r>
                      <w:r w:rsidR="00E25C05" w:rsidRPr="00E07F6F">
                        <w:rPr>
                          <w:rFonts w:cs="Times New Roman"/>
                          <w:sz w:val="42"/>
                          <w:szCs w:val="42"/>
                        </w:rPr>
                        <w:t xml:space="preserve"> Fin de </w:t>
                      </w:r>
                      <w:r>
                        <w:rPr>
                          <w:rFonts w:cs="Times New Roman"/>
                          <w:sz w:val="42"/>
                          <w:szCs w:val="42"/>
                        </w:rPr>
                        <w:t>Grado</w:t>
                      </w:r>
                    </w:p>
                    <w:p w14:paraId="7E6D7703" w14:textId="69EA9D10" w:rsidR="00E25C05" w:rsidRPr="00E07F6F" w:rsidRDefault="00411E8C" w:rsidP="00AD4D10">
                      <w:pPr>
                        <w:pStyle w:val="portadaproyecto"/>
                        <w:rPr>
                          <w:sz w:val="42"/>
                          <w:szCs w:val="42"/>
                        </w:rPr>
                      </w:pPr>
                      <w:r>
                        <w:rPr>
                          <w:sz w:val="42"/>
                          <w:szCs w:val="42"/>
                        </w:rPr>
                        <w:t xml:space="preserve">Grado en </w:t>
                      </w:r>
                      <w:r w:rsidR="00E25C05" w:rsidRPr="00E07F6F">
                        <w:rPr>
                          <w:sz w:val="42"/>
                          <w:szCs w:val="42"/>
                        </w:rPr>
                        <w:t>Ingeniería</w:t>
                      </w:r>
                      <w:r w:rsidR="000117A5">
                        <w:rPr>
                          <w:sz w:val="42"/>
                          <w:szCs w:val="42"/>
                        </w:rPr>
                        <w:t xml:space="preserve"> Civil</w:t>
                      </w:r>
                    </w:p>
                    <w:p w14:paraId="606ADB57" w14:textId="77777777" w:rsidR="00E25C05" w:rsidRPr="00E07F6F" w:rsidRDefault="00E25C05" w:rsidP="008F3F2E">
                      <w:pPr>
                        <w:spacing w:after="0" w:line="276" w:lineRule="auto"/>
                        <w:jc w:val="left"/>
                        <w:rPr>
                          <w:sz w:val="44"/>
                          <w:szCs w:val="44"/>
                        </w:rPr>
                      </w:pPr>
                    </w:p>
                  </w:txbxContent>
                </v:textbox>
                <w10:wrap anchorx="page" anchory="page"/>
              </v:rect>
            </w:pict>
          </mc:Fallback>
        </mc:AlternateContent>
      </w:r>
      <w:r>
        <w:rPr>
          <w:noProof/>
        </w:rPr>
        <mc:AlternateContent>
          <mc:Choice Requires="wps">
            <w:drawing>
              <wp:anchor distT="0" distB="0" distL="114300" distR="114300" simplePos="0" relativeHeight="251662848" behindDoc="0" locked="0" layoutInCell="1" allowOverlap="1" wp14:anchorId="1EBDE532" wp14:editId="690D2B55">
                <wp:simplePos x="0" y="0"/>
                <wp:positionH relativeFrom="page">
                  <wp:posOffset>2054860</wp:posOffset>
                </wp:positionH>
                <wp:positionV relativeFrom="page">
                  <wp:posOffset>7883525</wp:posOffset>
                </wp:positionV>
                <wp:extent cx="3709035" cy="690880"/>
                <wp:effectExtent l="0" t="0" r="0" b="0"/>
                <wp:wrapTopAndBottom/>
                <wp:docPr id="3621" name="Rectángulo 3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903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872DE" w14:textId="67D686BC"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0117A5" w:rsidRPr="00411E8C">
                              <w:rPr>
                                <w:sz w:val="28"/>
                                <w:szCs w:val="28"/>
                              </w:rPr>
                              <w:t>Ingeniería Aeroespacial y Mecánica de Fluidos</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EBDE532" id="Rectángulo 3647" o:spid="_x0000_s1030" style="position:absolute;left:0;text-align:left;margin-left:161.8pt;margin-top:620.75pt;width:292.05pt;height:54.4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" filled="f" stroked="f">
                <v:textbox inset="0,0,0,0">
                  <w:txbxContent>
                    <w:p w14:paraId="219872DE" w14:textId="67D686BC"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0117A5" w:rsidRPr="00411E8C">
                        <w:rPr>
                          <w:sz w:val="28"/>
                          <w:szCs w:val="28"/>
                        </w:rPr>
                        <w:t>Ingeniería Aeroespacial y Mecánica de Fluidos</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656192"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0" locked="0" layoutInCell="1" allowOverlap="1" wp14:anchorId="71A5F09D" wp14:editId="6E3B2B9E">
                <wp:simplePos x="0" y="0"/>
                <wp:positionH relativeFrom="page">
                  <wp:posOffset>2962910</wp:posOffset>
                </wp:positionH>
                <wp:positionV relativeFrom="page">
                  <wp:posOffset>8664575</wp:posOffset>
                </wp:positionV>
                <wp:extent cx="1714500" cy="152400"/>
                <wp:effectExtent l="0" t="0" r="0" b="0"/>
                <wp:wrapTopAndBottom/>
                <wp:docPr id="3620" name="Rectángulo 3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714500" cy="152400"/>
                        </a:xfrm>
                        <a:prstGeom prst="rect">
                          <a:avLst/>
                        </a:prstGeom>
                        <a:ln>
                          <a:noFill/>
                        </a:ln>
                      </wps:spPr>
                      <wps:txbx>
                        <w:txbxContent>
                          <w:p w14:paraId="111AA59D" w14:textId="19D173F2" w:rsidR="00E25C05" w:rsidRPr="00E07F6F" w:rsidRDefault="00E25C05" w:rsidP="008F3F2E">
                            <w:pPr>
                              <w:pStyle w:val="portadafecha"/>
                            </w:pPr>
                            <w:r w:rsidRPr="00E07F6F">
                              <w:t>Sevilla, 20</w:t>
                            </w:r>
                            <w:r w:rsidR="000117A5">
                              <w:t>22</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A5F09D" id="Rectángulo 3620" o:spid="_x0000_s1031" style="position:absolute;left:0;text-align:left;margin-left:233.3pt;margin-top:682.25pt;width:135pt;height:12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EUjqy2uAQAAUQMAAA4AAAAAAAAAAAAAAAAALgIAAGRycy9lMm9Eb2Mu&#10;eG1sUEsBAi0AFAAGAAgAAAAhAB6JAM7iAAAADQEAAA8AAAAAAAAAAAAAAAAACAQAAGRycy9kb3du&#10;cmV2LnhtbFBLBQYAAAAABAAEAPMAAAAXBQAAAAA=&#10;" filled="f" stroked="f">
                <v:textbox inset="0,0,0,0">
                  <w:txbxContent>
                    <w:p w14:paraId="111AA59D" w14:textId="19D173F2" w:rsidR="00E25C05" w:rsidRPr="00E07F6F" w:rsidRDefault="00E25C05" w:rsidP="008F3F2E">
                      <w:pPr>
                        <w:pStyle w:val="portadafecha"/>
                      </w:pPr>
                      <w:r w:rsidRPr="00E07F6F">
                        <w:t>Sevilla, 20</w:t>
                      </w:r>
                      <w:r w:rsidR="000117A5">
                        <w:t>22</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67FD4157" w:rsidR="008F3F2E" w:rsidRPr="00ED031A" w:rsidRDefault="000117A5" w:rsidP="008F3F2E">
      <w:pPr>
        <w:pStyle w:val="subportadaproyecto"/>
        <w:rPr>
          <w:sz w:val="28"/>
          <w:szCs w:val="28"/>
          <w:lang w:val="es-ES_tradnl"/>
        </w:rPr>
      </w:pPr>
      <w:r>
        <w:rPr>
          <w:sz w:val="28"/>
          <w:szCs w:val="28"/>
          <w:lang w:val="es-ES_tradnl"/>
        </w:rPr>
        <w:lastRenderedPageBreak/>
        <w:t>Trabajo Fin de Grado</w:t>
      </w:r>
    </w:p>
    <w:p w14:paraId="6FF034A4" w14:textId="07A4E15D" w:rsidR="008F3F2E" w:rsidRPr="00ED031A" w:rsidRDefault="00411E8C" w:rsidP="008F3F2E">
      <w:pPr>
        <w:pStyle w:val="subportadaproyecto"/>
        <w:rPr>
          <w:lang w:val="es-ES_tradnl"/>
        </w:rPr>
      </w:pPr>
      <w:r>
        <w:rPr>
          <w:lang w:val="es-ES_tradnl"/>
        </w:rPr>
        <w:t xml:space="preserve">Grado en </w:t>
      </w:r>
      <w:r w:rsidR="008F3F2E" w:rsidRPr="00ED031A">
        <w:rPr>
          <w:lang w:val="es-ES_tradnl"/>
        </w:rPr>
        <w:t>Ingeniería</w:t>
      </w:r>
      <w:r w:rsidR="000117A5">
        <w:rPr>
          <w:lang w:val="es-ES_tradnl"/>
        </w:rPr>
        <w:t xml:space="preserve"> Civil</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EndPr/>
      <w:sdtContent>
        <w:p w14:paraId="18800A63" w14:textId="50D8939B" w:rsidR="00AD4D10" w:rsidRPr="00ED031A" w:rsidRDefault="002C7A98" w:rsidP="00AD4D10">
          <w:pPr>
            <w:pStyle w:val="portadaproyecto"/>
            <w:jc w:val="center"/>
            <w:rPr>
              <w:b/>
              <w:sz w:val="42"/>
              <w:szCs w:val="42"/>
              <w:lang w:val="es-ES_tradnl"/>
            </w:rPr>
          </w:pPr>
          <w:r>
            <w:rPr>
              <w:b/>
              <w:sz w:val="42"/>
              <w:szCs w:val="42"/>
              <w:lang w:val="es-ES_tradnl"/>
            </w:rPr>
            <w:t xml:space="preserve">Análisis de sensibilidad de un estudio hidrológico. Replanteamiento de la metodología usada. Aplicación: Río </w:t>
          </w:r>
          <w:proofErr w:type="spellStart"/>
          <w:r>
            <w:rPr>
              <w:b/>
              <w:sz w:val="42"/>
              <w:szCs w:val="42"/>
              <w:lang w:val="es-ES_tradnl"/>
            </w:rPr>
            <w:t>Anzur</w:t>
          </w:r>
          <w:proofErr w:type="spellEnd"/>
          <w:r>
            <w:rPr>
              <w:b/>
              <w:sz w:val="42"/>
              <w:szCs w:val="42"/>
              <w:lang w:val="es-ES_tradnl"/>
            </w:rPr>
            <w:t>.</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17766D3C" w:rsidR="008F3F2E" w:rsidRPr="00ED031A" w:rsidRDefault="00AD4D10" w:rsidP="008F3F2E">
      <w:pPr>
        <w:jc w:val="center"/>
        <w:rPr>
          <w:rFonts w:cs="Times New Roman"/>
          <w:sz w:val="24"/>
          <w:szCs w:val="24"/>
          <w:lang w:val="es-ES_tradnl"/>
        </w:rPr>
      </w:pPr>
      <w:r w:rsidRPr="00ED031A">
        <w:rPr>
          <w:rFonts w:cs="Times New Roman"/>
          <w:sz w:val="24"/>
          <w:szCs w:val="24"/>
          <w:lang w:val="es-ES_tradnl"/>
        </w:rPr>
        <w:t xml:space="preserve">Pablo </w:t>
      </w:r>
      <w:r w:rsidR="000117A5">
        <w:rPr>
          <w:rFonts w:cs="Times New Roman"/>
          <w:sz w:val="24"/>
          <w:szCs w:val="24"/>
          <w:lang w:val="es-ES_tradnl"/>
        </w:rPr>
        <w:t>Rodríguez Romero</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0A257641"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r w:rsidR="00F70C46">
        <w:rPr>
          <w:rFonts w:cs="Times New Roman"/>
          <w:sz w:val="24"/>
          <w:szCs w:val="24"/>
          <w:lang w:val="es-ES_tradnl"/>
        </w:rPr>
        <w:t>a</w:t>
      </w:r>
      <w:r w:rsidRPr="00ED031A">
        <w:rPr>
          <w:rFonts w:cs="Times New Roman"/>
          <w:sz w:val="24"/>
          <w:szCs w:val="24"/>
          <w:lang w:val="es-ES_tradnl"/>
        </w:rPr>
        <w:t>:</w:t>
      </w:r>
    </w:p>
    <w:p w14:paraId="7163236F" w14:textId="03D4399F" w:rsidR="008F3F2E" w:rsidRPr="00ED031A" w:rsidRDefault="000117A5" w:rsidP="008F3F2E">
      <w:pPr>
        <w:jc w:val="center"/>
        <w:rPr>
          <w:rFonts w:cs="Times New Roman"/>
          <w:sz w:val="24"/>
          <w:szCs w:val="24"/>
          <w:lang w:val="es-ES_tradnl"/>
        </w:rPr>
      </w:pPr>
      <w:r>
        <w:rPr>
          <w:rFonts w:cs="Times New Roman"/>
          <w:sz w:val="24"/>
          <w:szCs w:val="24"/>
          <w:lang w:val="es-ES_tradnl"/>
        </w:rPr>
        <w:t xml:space="preserve">Carmen </w:t>
      </w:r>
      <w:proofErr w:type="spellStart"/>
      <w:r>
        <w:rPr>
          <w:rFonts w:cs="Times New Roman"/>
          <w:sz w:val="24"/>
          <w:szCs w:val="24"/>
          <w:lang w:val="es-ES_tradnl"/>
        </w:rPr>
        <w:t>Zarzuelo</w:t>
      </w:r>
      <w:proofErr w:type="spellEnd"/>
      <w:r>
        <w:rPr>
          <w:rFonts w:cs="Times New Roman"/>
          <w:sz w:val="24"/>
          <w:szCs w:val="24"/>
          <w:lang w:val="es-ES_tradnl"/>
        </w:rPr>
        <w:t xml:space="preserve"> Romero</w:t>
      </w:r>
    </w:p>
    <w:p w14:paraId="035341AA" w14:textId="77D8D06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w:t>
      </w:r>
      <w:r w:rsidR="000117A5">
        <w:rPr>
          <w:rFonts w:cs="Times New Roman"/>
          <w:sz w:val="24"/>
          <w:szCs w:val="24"/>
          <w:lang w:val="es-ES_tradnl"/>
        </w:rPr>
        <w:t>a</w:t>
      </w:r>
      <w:r w:rsidRPr="00ED031A">
        <w:rPr>
          <w:rFonts w:cs="Times New Roman"/>
          <w:sz w:val="24"/>
          <w:szCs w:val="24"/>
          <w:lang w:val="es-ES_tradnl"/>
        </w:rPr>
        <w:t xml:space="preserve"> </w:t>
      </w:r>
      <w:r w:rsidR="000117A5">
        <w:rPr>
          <w:rFonts w:cs="Times New Roman"/>
          <w:sz w:val="24"/>
          <w:szCs w:val="24"/>
          <w:lang w:val="es-ES_tradnl"/>
        </w:rPr>
        <w:t>Ayudante Doctora</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4F151A9E"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w:t>
      </w:r>
      <w:r w:rsidR="00F70C46">
        <w:rPr>
          <w:rFonts w:cs="Times New Roman"/>
          <w:sz w:val="28"/>
          <w:szCs w:val="28"/>
          <w:lang w:val="es-ES_tradnl"/>
        </w:rPr>
        <w:t>de Ingeniería Aeroespacial y Mecánica de Fluidos</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6AAB973F" w:rsidR="00457198" w:rsidRDefault="008F3F2E" w:rsidP="00457198">
      <w:pPr>
        <w:jc w:val="center"/>
        <w:rPr>
          <w:rFonts w:cs="Times New Roman"/>
          <w:lang w:val="es-ES_tradnl"/>
        </w:rPr>
      </w:pPr>
      <w:r w:rsidRPr="00ED031A">
        <w:rPr>
          <w:rFonts w:cs="Times New Roman"/>
          <w:lang w:val="es-ES_tradnl"/>
        </w:rPr>
        <w:t>Sevilla, 20</w:t>
      </w:r>
      <w:r w:rsidR="00F70C46">
        <w:rPr>
          <w:rFonts w:cs="Times New Roman"/>
          <w:lang w:val="es-ES_tradnl"/>
        </w:rPr>
        <w:t>22</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DBDCE2F" w:rsidR="00AD4D10" w:rsidRPr="00ED031A" w:rsidRDefault="00F70C46" w:rsidP="00457198">
      <w:pPr>
        <w:jc w:val="center"/>
        <w:rPr>
          <w:lang w:val="es-ES_tradnl"/>
        </w:rPr>
      </w:pPr>
      <w:r>
        <w:rPr>
          <w:lang w:val="es-ES_tradnl"/>
        </w:rPr>
        <w:t>Trabajo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EndPr/>
        <w:sdtContent>
          <w:r w:rsidR="002C7A98">
            <w:rPr>
              <w:lang w:val="es-ES_tradnl"/>
            </w:rPr>
            <w:t xml:space="preserve">Análisis de sensibilidad de un estudio hidrológico. Replanteamiento de la metodología usada. Aplicación: Río </w:t>
          </w:r>
          <w:proofErr w:type="spellStart"/>
          <w:r w:rsidR="002C7A98">
            <w:rPr>
              <w:lang w:val="es-ES_tradnl"/>
            </w:rPr>
            <w:t>Anzur</w:t>
          </w:r>
          <w:proofErr w:type="spellEnd"/>
          <w:r w:rsidR="002C7A98">
            <w:rPr>
              <w:lang w:val="es-ES_tradnl"/>
            </w:rPr>
            <w:t>.</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2F6FAC7A" w:rsidR="008F3F2E" w:rsidRPr="00ED031A" w:rsidRDefault="00F70C46" w:rsidP="008F3F2E">
            <w:pPr>
              <w:rPr>
                <w:lang w:val="es-ES_tradnl"/>
              </w:rPr>
            </w:pPr>
            <w:r>
              <w:rPr>
                <w:lang w:val="es-ES_tradnl"/>
              </w:rPr>
              <w:t>Pablo Rodríguez Romero</w:t>
            </w:r>
          </w:p>
        </w:tc>
      </w:tr>
      <w:tr w:rsidR="008F3F2E" w:rsidRPr="00ED031A" w14:paraId="415FB297" w14:textId="77777777" w:rsidTr="008F3F2E">
        <w:tc>
          <w:tcPr>
            <w:tcW w:w="784" w:type="dxa"/>
          </w:tcPr>
          <w:p w14:paraId="0DF4563F" w14:textId="775F5257" w:rsidR="008F3F2E" w:rsidRPr="00ED031A" w:rsidRDefault="008F3F2E" w:rsidP="008F3F2E">
            <w:pPr>
              <w:jc w:val="left"/>
              <w:rPr>
                <w:lang w:val="es-ES_tradnl"/>
              </w:rPr>
            </w:pPr>
            <w:r w:rsidRPr="00ED031A">
              <w:rPr>
                <w:lang w:val="es-ES_tradnl"/>
              </w:rPr>
              <w:t>Tutor</w:t>
            </w:r>
            <w:r w:rsidR="00F70C46">
              <w:rPr>
                <w:lang w:val="es-ES_tradnl"/>
              </w:rPr>
              <w:t>a</w:t>
            </w:r>
            <w:r w:rsidRPr="00ED031A">
              <w:rPr>
                <w:lang w:val="es-ES_tradnl"/>
              </w:rPr>
              <w:t>:</w:t>
            </w:r>
          </w:p>
        </w:tc>
        <w:tc>
          <w:tcPr>
            <w:tcW w:w="3181" w:type="dxa"/>
          </w:tcPr>
          <w:p w14:paraId="719D7A09" w14:textId="388592D9" w:rsidR="008F3F2E" w:rsidRPr="00ED031A" w:rsidRDefault="00F70C46" w:rsidP="008F3F2E">
            <w:pPr>
              <w:rPr>
                <w:lang w:val="es-ES_tradnl"/>
              </w:rPr>
            </w:pPr>
            <w:r>
              <w:rPr>
                <w:lang w:val="es-ES_tradnl"/>
              </w:rPr>
              <w:t xml:space="preserve">Carmen </w:t>
            </w:r>
            <w:proofErr w:type="spellStart"/>
            <w:r>
              <w:rPr>
                <w:lang w:val="es-ES_tradnl"/>
              </w:rPr>
              <w:t>Zarzuelo</w:t>
            </w:r>
            <w:proofErr w:type="spellEnd"/>
            <w:r>
              <w:rPr>
                <w:lang w:val="es-ES_tradnl"/>
              </w:rPr>
              <w:t xml:space="preserve"> Romero</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5D0818B6" w:rsidR="008F3F2E" w:rsidRPr="00ED031A" w:rsidRDefault="008F3F2E" w:rsidP="008F3F2E">
      <w:pPr>
        <w:spacing w:after="568" w:line="241" w:lineRule="auto"/>
        <w:ind w:left="10" w:right="8" w:hanging="10"/>
        <w:rPr>
          <w:lang w:val="es-ES_tradnl"/>
        </w:rPr>
      </w:pPr>
      <w:r w:rsidRPr="00ED031A">
        <w:rPr>
          <w:lang w:val="es-ES_tradnl"/>
        </w:rPr>
        <w:t xml:space="preserve">El tribunal nombrado para juzgar el </w:t>
      </w:r>
      <w:r w:rsidR="00F70C46">
        <w:rPr>
          <w:lang w:val="es-ES_tradnl"/>
        </w:rPr>
        <w:t>Trabajo</w:t>
      </w:r>
      <w:r w:rsidRPr="00ED031A">
        <w:rPr>
          <w:lang w:val="es-ES_tradnl"/>
        </w:rPr>
        <w:t xml:space="preserve"> arriba indicado, compuesto por los siguientes miembros:</w:t>
      </w:r>
    </w:p>
    <w:p w14:paraId="542EE3B8" w14:textId="77777777" w:rsidR="008F3F2E" w:rsidRPr="00411E8C" w:rsidRDefault="008F3F2E" w:rsidP="008F3F2E">
      <w:pPr>
        <w:rPr>
          <w:lang w:val="es-ES_tradnl"/>
        </w:rPr>
      </w:pPr>
      <w:r w:rsidRPr="00411E8C">
        <w:rPr>
          <w:lang w:val="es-ES_tradnl"/>
        </w:rPr>
        <w:t>Presidente:</w:t>
      </w:r>
    </w:p>
    <w:p w14:paraId="25E2F25F" w14:textId="77777777" w:rsidR="008F3F2E" w:rsidRPr="00411E8C" w:rsidRDefault="008F3F2E" w:rsidP="008F3F2E">
      <w:pPr>
        <w:rPr>
          <w:lang w:val="es-ES_tradnl"/>
        </w:rPr>
      </w:pPr>
    </w:p>
    <w:p w14:paraId="0E78E8E7" w14:textId="77777777" w:rsidR="008F3F2E" w:rsidRPr="00411E8C" w:rsidRDefault="008F3F2E" w:rsidP="008F3F2E">
      <w:pPr>
        <w:rPr>
          <w:lang w:val="es-ES_tradnl"/>
        </w:rPr>
      </w:pPr>
    </w:p>
    <w:p w14:paraId="4F8B96D8" w14:textId="77777777" w:rsidR="008F3F2E" w:rsidRPr="00411E8C" w:rsidRDefault="008F3F2E" w:rsidP="008F3F2E">
      <w:pPr>
        <w:rPr>
          <w:lang w:val="es-ES_tradnl"/>
        </w:rPr>
      </w:pPr>
    </w:p>
    <w:p w14:paraId="505040B0" w14:textId="66CC7211" w:rsidR="008F3F2E" w:rsidRPr="00411E8C" w:rsidRDefault="00AD4D10" w:rsidP="008F3F2E">
      <w:pPr>
        <w:rPr>
          <w:rFonts w:ascii="Palatino" w:hAnsi="Palatino"/>
          <w:lang w:val="es-ES_tradnl"/>
        </w:rPr>
      </w:pPr>
      <w:r w:rsidRPr="00411E8C">
        <w:rPr>
          <w:rFonts w:ascii="Palatino" w:hAnsi="Palatino"/>
          <w:lang w:val="es-ES_tradnl"/>
        </w:rPr>
        <w:t>Vocales</w:t>
      </w:r>
      <w:r w:rsidRPr="00411E8C">
        <w:rPr>
          <w:lang w:val="es-ES_tradnl"/>
        </w:rPr>
        <w:t>:</w:t>
      </w:r>
    </w:p>
    <w:p w14:paraId="138BCF7B" w14:textId="77777777" w:rsidR="00AD4D10" w:rsidRPr="00411E8C" w:rsidRDefault="00AD4D10" w:rsidP="008F3F2E">
      <w:pPr>
        <w:rPr>
          <w:rFonts w:ascii="Palatino" w:hAnsi="Palatino"/>
          <w:lang w:val="es-ES_tradnl"/>
        </w:rPr>
      </w:pPr>
    </w:p>
    <w:p w14:paraId="31CE8DDC" w14:textId="77777777" w:rsidR="008F3F2E" w:rsidRPr="00411E8C" w:rsidRDefault="008F3F2E" w:rsidP="008F3F2E">
      <w:pPr>
        <w:rPr>
          <w:lang w:val="es-ES_tradnl"/>
        </w:rPr>
      </w:pPr>
    </w:p>
    <w:p w14:paraId="5C24F64E" w14:textId="77777777" w:rsidR="008F3F2E" w:rsidRPr="00411E8C" w:rsidRDefault="008F3F2E" w:rsidP="008F3F2E">
      <w:pPr>
        <w:rPr>
          <w:lang w:val="es-ES_tradnl"/>
        </w:rPr>
      </w:pPr>
    </w:p>
    <w:p w14:paraId="1109EFD2" w14:textId="77777777" w:rsidR="008F3F2E" w:rsidRPr="00411E8C" w:rsidRDefault="008F3F2E" w:rsidP="008F3F2E">
      <w:pPr>
        <w:rPr>
          <w:lang w:val="es-ES_tradnl"/>
        </w:rPr>
      </w:pPr>
    </w:p>
    <w:p w14:paraId="45420AD4" w14:textId="77777777" w:rsidR="008F3F2E" w:rsidRPr="00ED031A" w:rsidRDefault="008F3F2E" w:rsidP="008F3F2E">
      <w:pPr>
        <w:rPr>
          <w:lang w:val="es-ES_tradnl"/>
        </w:rPr>
      </w:pPr>
      <w:r w:rsidRPr="00411E8C">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9913BD3" w:rsidR="008F3F2E" w:rsidRPr="00ED031A" w:rsidRDefault="008F3F2E" w:rsidP="008F3F2E">
      <w:pPr>
        <w:spacing w:after="47" w:line="241" w:lineRule="auto"/>
        <w:ind w:left="4795" w:right="8" w:hanging="10"/>
        <w:rPr>
          <w:lang w:val="es-ES_tradnl"/>
        </w:rPr>
      </w:pPr>
      <w:r w:rsidRPr="00ED031A">
        <w:rPr>
          <w:lang w:val="es-ES_tradnl"/>
        </w:rPr>
        <w:lastRenderedPageBreak/>
        <w:t>Sevilla, 20</w:t>
      </w:r>
      <w:r w:rsidR="00F70C46">
        <w:rPr>
          <w:lang w:val="es-ES_tradnl"/>
        </w:rPr>
        <w:t>22</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411E8C">
        <w:rPr>
          <w:lang w:val="es-ES_tradnl"/>
        </w:rPr>
        <w:t xml:space="preserve">El </w:t>
      </w:r>
      <w:proofErr w:type="gramStart"/>
      <w:r w:rsidRPr="00411E8C">
        <w:rPr>
          <w:lang w:val="es-ES_tradnl"/>
        </w:rPr>
        <w:t>Secretario</w:t>
      </w:r>
      <w:proofErr w:type="gramEnd"/>
      <w:r w:rsidRPr="00411E8C">
        <w:rPr>
          <w:lang w:val="es-ES_tradnl"/>
        </w:rPr>
        <w:t xml:space="preserve">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46EFB793" w14:textId="58A9F7F8" w:rsidR="00087CE5" w:rsidRPr="00ED031A" w:rsidRDefault="00087CE5" w:rsidP="00F70C46">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w:t>
      </w:r>
      <w:r w:rsidR="00F70C46">
        <w:rPr>
          <w:i/>
          <w:lang w:val="es-ES_tradnl"/>
        </w:rPr>
        <w:t>hermano, por ser un espejo en el que reflejarme.</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135AC9">
      <w:pPr>
        <w:spacing w:after="65" w:line="246" w:lineRule="auto"/>
        <w:ind w:right="515"/>
        <w:rPr>
          <w:i/>
          <w:lang w:val="es-ES_tradnl"/>
        </w:rPr>
      </w:pPr>
    </w:p>
    <w:p w14:paraId="5AC5EF91" w14:textId="77777777" w:rsidR="00087CE5" w:rsidRPr="00ED031A" w:rsidRDefault="00087CE5" w:rsidP="00087CE5">
      <w:pPr>
        <w:pStyle w:val="otrotitu"/>
        <w:rPr>
          <w:lang w:val="es-ES_tradnl"/>
        </w:rPr>
      </w:pPr>
      <w:bookmarkStart w:id="3" w:name="_Toc99969384"/>
      <w:r w:rsidRPr="00ED031A">
        <w:rPr>
          <w:lang w:val="es-ES_tradnl"/>
        </w:rPr>
        <w:lastRenderedPageBreak/>
        <w:t>Agradecimientos</w:t>
      </w:r>
      <w:bookmarkEnd w:id="3"/>
    </w:p>
    <w:p w14:paraId="75560FC9" w14:textId="773B4611" w:rsidR="00935841" w:rsidRPr="00ED031A" w:rsidRDefault="00F70C46" w:rsidP="00935841">
      <w:pPr>
        <w:rPr>
          <w:lang w:val="es-ES_tradnl"/>
        </w:rPr>
      </w:pPr>
      <w:r w:rsidRPr="00F70C46">
        <w:rPr>
          <w:highlight w:val="yellow"/>
          <w:lang w:val="es-ES_tradnl"/>
        </w:rPr>
        <w:t>[Agradecimientos pendientes]</w:t>
      </w:r>
    </w:p>
    <w:p w14:paraId="01A89692" w14:textId="77777777" w:rsidR="00935841" w:rsidRPr="00ED031A" w:rsidRDefault="00935841" w:rsidP="00935841">
      <w:pPr>
        <w:rPr>
          <w:lang w:val="es-ES_tradnl"/>
        </w:rPr>
      </w:pPr>
    </w:p>
    <w:p w14:paraId="3BA51EF4" w14:textId="792CBED9" w:rsidR="00935841" w:rsidRPr="00ED031A" w:rsidRDefault="00F70C46" w:rsidP="00935841">
      <w:pPr>
        <w:spacing w:after="0"/>
        <w:jc w:val="right"/>
        <w:rPr>
          <w:i/>
          <w:lang w:val="es-ES_tradnl"/>
        </w:rPr>
      </w:pPr>
      <w:r>
        <w:rPr>
          <w:i/>
          <w:lang w:val="es-ES_tradnl"/>
        </w:rPr>
        <w:t>Pablo Rodríguez Romero</w:t>
      </w:r>
    </w:p>
    <w:p w14:paraId="48A14E28" w14:textId="7B98F350" w:rsidR="00935841" w:rsidRPr="00ED031A" w:rsidRDefault="00F70C46" w:rsidP="00935841">
      <w:pPr>
        <w:spacing w:after="0"/>
        <w:jc w:val="right"/>
        <w:rPr>
          <w:i/>
          <w:lang w:val="es-ES_tradnl"/>
        </w:rPr>
      </w:pPr>
      <w:r>
        <w:rPr>
          <w:i/>
          <w:lang w:val="es-ES_tradnl"/>
        </w:rPr>
        <w:t>Ingeniero Civil</w:t>
      </w:r>
    </w:p>
    <w:p w14:paraId="6F37777C" w14:textId="015AE755" w:rsidR="00DD5C9F" w:rsidRPr="00ED031A" w:rsidRDefault="00087CE5" w:rsidP="00DD5C9F">
      <w:pPr>
        <w:spacing w:after="47" w:line="241" w:lineRule="auto"/>
        <w:ind w:right="8"/>
        <w:jc w:val="right"/>
        <w:rPr>
          <w:i/>
          <w:lang w:val="es-ES_tradnl"/>
        </w:rPr>
      </w:pPr>
      <w:r w:rsidRPr="00ED031A">
        <w:rPr>
          <w:i/>
          <w:lang w:val="es-ES_tradnl"/>
        </w:rPr>
        <w:t>Sevilla, 20</w:t>
      </w:r>
      <w:r w:rsidR="00F70C46">
        <w:rPr>
          <w:i/>
          <w:lang w:val="es-ES_tradnl"/>
        </w:rPr>
        <w:t>22</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04DFA44F" w14:textId="6DCADB0A" w:rsidR="00DF5263" w:rsidRDefault="000C377B" w:rsidP="00135AC9">
      <w:pPr>
        <w:pStyle w:val="otrotitu"/>
        <w:rPr>
          <w:lang w:val="es-ES_tradnl"/>
        </w:rPr>
      </w:pPr>
      <w:bookmarkStart w:id="4" w:name="_Toc99969385"/>
      <w:r w:rsidRPr="00ED031A">
        <w:rPr>
          <w:lang w:val="es-ES_tradnl"/>
        </w:rPr>
        <w:lastRenderedPageBreak/>
        <w:t>Resume</w:t>
      </w:r>
      <w:bookmarkEnd w:id="0"/>
      <w:bookmarkEnd w:id="1"/>
      <w:r w:rsidR="00135AC9">
        <w:rPr>
          <w:lang w:val="es-ES_tradnl"/>
        </w:rPr>
        <w:t>n</w:t>
      </w:r>
      <w:bookmarkEnd w:id="4"/>
    </w:p>
    <w:p w14:paraId="53E91E64" w14:textId="753F6D75" w:rsidR="00216BC3" w:rsidRDefault="00216BC3" w:rsidP="000C377B">
      <w:pPr>
        <w:rPr>
          <w:lang w:val="es-ES_tradnl"/>
        </w:rPr>
      </w:pPr>
      <w:r>
        <w:rPr>
          <w:lang w:val="es-ES_tradnl"/>
        </w:rPr>
        <w:t xml:space="preserve">El agua es uno de los recursos más demandados por la sociedad moderna dado su protagonismo en torno a la vida cotidiana e industrial. Es por ello, que la gestión de este recurso resulta fundamental y que los instrumentos con los que </w:t>
      </w:r>
      <w:r w:rsidR="002915FE">
        <w:rPr>
          <w:lang w:val="es-ES_tradnl"/>
        </w:rPr>
        <w:t>éste</w:t>
      </w:r>
      <w:r>
        <w:rPr>
          <w:lang w:val="es-ES_tradnl"/>
        </w:rPr>
        <w:t xml:space="preserve"> se gestiona deben de ser lo más detallados posibles.</w:t>
      </w:r>
    </w:p>
    <w:p w14:paraId="486E3FA9" w14:textId="488D1A20" w:rsidR="00216BC3" w:rsidRDefault="00216BC3" w:rsidP="000C377B">
      <w:pPr>
        <w:rPr>
          <w:lang w:val="es-ES_tradnl"/>
        </w:rPr>
      </w:pPr>
    </w:p>
    <w:p w14:paraId="0EEEE539" w14:textId="689AF57A" w:rsidR="00216BC3" w:rsidRDefault="00216BC3" w:rsidP="000C377B">
      <w:pPr>
        <w:rPr>
          <w:lang w:val="es-ES_tradnl"/>
        </w:rPr>
      </w:pPr>
      <w:r>
        <w:rPr>
          <w:lang w:val="es-ES_tradnl"/>
        </w:rPr>
        <w:t xml:space="preserve">En la actualidad, la estandarización de los proyectos hidrológicos pone en duda si el aprovechamiento del recurso en cuestión está siendo el adecuado o si por el contrario cae en una falta de discretización para cada caso de estudio. </w:t>
      </w:r>
      <w:ins w:id="5" w:author="CARMEN ZARZUELO ROMERO" w:date="2022-04-05T09:50:00Z">
        <w:r w:rsidR="0055334A">
          <w:rPr>
            <w:lang w:val="es-ES_tradnl"/>
          </w:rPr>
          <w:t xml:space="preserve">Si es verdad que todos los estudios se quedan del lado de la seguridad, pero ese “sobredimensionamiento” de las estructuras </w:t>
        </w:r>
      </w:ins>
      <w:ins w:id="6" w:author="CARMEN ZARZUELO ROMERO" w:date="2022-04-05T09:51:00Z">
        <w:r w:rsidR="008A5BA8">
          <w:rPr>
            <w:lang w:val="es-ES_tradnl"/>
          </w:rPr>
          <w:t xml:space="preserve">puede ser ineficaz. </w:t>
        </w:r>
      </w:ins>
      <w:r>
        <w:rPr>
          <w:lang w:val="es-ES_tradnl"/>
        </w:rPr>
        <w:t>A esta discusión, se le suma el factor climático como elemento fundamental para estudios</w:t>
      </w:r>
      <w:r w:rsidR="002915FE">
        <w:rPr>
          <w:lang w:val="es-ES_tradnl"/>
        </w:rPr>
        <w:t xml:space="preserve"> ya que pueden poner en duda las metodologías usadas hasta ahora.</w:t>
      </w:r>
    </w:p>
    <w:p w14:paraId="76B21D50" w14:textId="633E97C4" w:rsidR="00216BC3" w:rsidRDefault="00216BC3" w:rsidP="000C377B">
      <w:pPr>
        <w:rPr>
          <w:lang w:val="es-ES_tradnl"/>
        </w:rPr>
      </w:pPr>
    </w:p>
    <w:p w14:paraId="73512A98" w14:textId="6A9871D8" w:rsidR="00216BC3" w:rsidRDefault="00216BC3" w:rsidP="000C377B">
      <w:pPr>
        <w:rPr>
          <w:lang w:val="es-ES_tradnl"/>
        </w:rPr>
      </w:pPr>
      <w:r>
        <w:rPr>
          <w:lang w:val="es-ES_tradnl"/>
        </w:rPr>
        <w:t xml:space="preserve">El objeto de este estudio consistirá por tanto en un análisis de sensibilidad sobre las metodologías empleadas actualmente en los estudios hidrológicos para comprobar su grado de exactitud en un contexto de una subcuenca atlántica (Río </w:t>
      </w:r>
      <w:proofErr w:type="spellStart"/>
      <w:r>
        <w:rPr>
          <w:lang w:val="es-ES_tradnl"/>
        </w:rPr>
        <w:t>Anzu</w:t>
      </w:r>
      <w:ins w:id="7" w:author="CARMEN ZARZUELO ROMERO" w:date="2022-04-05T09:51:00Z">
        <w:r w:rsidR="00D85C2E">
          <w:rPr>
            <w:lang w:val="es-ES_tradnl"/>
          </w:rPr>
          <w:t>r</w:t>
        </w:r>
        <w:proofErr w:type="spellEnd"/>
        <w:r w:rsidR="00D85C2E">
          <w:rPr>
            <w:lang w:val="es-ES_tradnl"/>
          </w:rPr>
          <w:t xml:space="preserve">). Posteriormente se </w:t>
        </w:r>
      </w:ins>
      <w:ins w:id="8" w:author="CARMEN ZARZUELO ROMERO" w:date="2022-04-05T09:52:00Z">
        <w:r w:rsidR="00D85C2E">
          <w:rPr>
            <w:lang w:val="es-ES_tradnl"/>
          </w:rPr>
          <w:t xml:space="preserve">analizará el cambio climático sobrevenido para un periodo de retorno de </w:t>
        </w:r>
        <w:proofErr w:type="spellStart"/>
        <w:r w:rsidR="00D85C2E">
          <w:rPr>
            <w:lang w:val="es-ES_tradnl"/>
          </w:rPr>
          <w:t>XXaños</w:t>
        </w:r>
        <w:proofErr w:type="spellEnd"/>
        <w:r w:rsidR="00D85C2E">
          <w:rPr>
            <w:lang w:val="es-ES_tradnl"/>
          </w:rPr>
          <w:t>, datos que se obtienen de XX.</w:t>
        </w:r>
      </w:ins>
      <w:del w:id="9" w:author="CARMEN ZARZUELO ROMERO" w:date="2022-04-05T09:51:00Z">
        <w:r w:rsidDel="00D85C2E">
          <w:rPr>
            <w:lang w:val="es-ES_tradnl"/>
          </w:rPr>
          <w:delText>r)</w:delText>
        </w:r>
      </w:del>
      <w:r>
        <w:rPr>
          <w:lang w:val="es-ES_tradnl"/>
        </w:rPr>
        <w:t xml:space="preserve"> </w:t>
      </w:r>
      <w:del w:id="10" w:author="CARMEN ZARZUELO ROMERO" w:date="2022-04-05T09:52:00Z">
        <w:r w:rsidDel="00D85C2E">
          <w:rPr>
            <w:lang w:val="es-ES_tradnl"/>
          </w:rPr>
          <w:delText xml:space="preserve">y con el parámetro </w:delText>
        </w:r>
      </w:del>
      <w:ins w:id="11" w:author="CARMEN ZARZUELO ROMERO" w:date="2022-04-05T09:52:00Z">
        <w:r w:rsidR="00D85C2E">
          <w:rPr>
            <w:lang w:val="es-ES_tradnl"/>
          </w:rPr>
          <w:t xml:space="preserve">El escenario del cambio </w:t>
        </w:r>
      </w:ins>
      <w:r>
        <w:rPr>
          <w:lang w:val="es-ES_tradnl"/>
        </w:rPr>
        <w:t xml:space="preserve">climático </w:t>
      </w:r>
      <w:del w:id="12" w:author="CARMEN ZARZUELO ROMERO" w:date="2022-04-05T09:53:00Z">
        <w:r w:rsidDel="00D85C2E">
          <w:rPr>
            <w:lang w:val="es-ES_tradnl"/>
          </w:rPr>
          <w:delText>estudiado de forma complementaria</w:delText>
        </w:r>
        <w:r w:rsidR="002915FE" w:rsidDel="00D85C2E">
          <w:rPr>
            <w:lang w:val="es-ES_tradnl"/>
          </w:rPr>
          <w:delText xml:space="preserve"> para observar las variaciones</w:delText>
        </w:r>
      </w:del>
      <w:ins w:id="13" w:author="CARMEN ZARZUELO ROMERO" w:date="2022-04-05T09:53:00Z">
        <w:r w:rsidR="00D85C2E">
          <w:rPr>
            <w:lang w:val="es-ES_tradnl"/>
          </w:rPr>
          <w:t>se aplicará</w:t>
        </w:r>
      </w:ins>
      <w:r w:rsidR="002915FE">
        <w:rPr>
          <w:lang w:val="es-ES_tradnl"/>
        </w:rPr>
        <w:t xml:space="preserve"> con las metodologías seguidas.</w:t>
      </w:r>
    </w:p>
    <w:p w14:paraId="13C16FD4" w14:textId="052A79BC" w:rsidR="00216BC3" w:rsidRDefault="00216BC3" w:rsidP="000C377B">
      <w:pPr>
        <w:rPr>
          <w:lang w:val="es-ES_tradnl"/>
        </w:rPr>
      </w:pPr>
    </w:p>
    <w:p w14:paraId="17CB85B1" w14:textId="00F77D6D" w:rsidR="00A67840" w:rsidRDefault="00216BC3" w:rsidP="000C377B">
      <w:pPr>
        <w:rPr>
          <w:lang w:val="es-ES_tradnl"/>
        </w:rPr>
      </w:pPr>
      <w:r>
        <w:rPr>
          <w:lang w:val="es-ES_tradnl"/>
        </w:rPr>
        <w:t xml:space="preserve">Este estudio de sensibilidad se va a centrar en </w:t>
      </w:r>
      <w:r w:rsidR="00135AC9">
        <w:rPr>
          <w:lang w:val="es-ES_tradnl"/>
        </w:rPr>
        <w:t>los tres parámetros más importantes que caracterizan los estudios hidrológicos: Caudal total de avenida</w:t>
      </w:r>
      <w:r w:rsidR="00A67840">
        <w:rPr>
          <w:lang w:val="es-ES_tradnl"/>
        </w:rPr>
        <w:t xml:space="preserve"> como la suma de m</w:t>
      </w:r>
      <w:r w:rsidR="00A67840">
        <w:rPr>
          <w:vertAlign w:val="superscript"/>
          <w:lang w:val="es-ES_tradnl"/>
        </w:rPr>
        <w:t>3</w:t>
      </w:r>
      <w:r w:rsidR="00A67840">
        <w:rPr>
          <w:lang w:val="es-ES_tradnl"/>
        </w:rPr>
        <w:t xml:space="preserve"> del hidrograma</w:t>
      </w:r>
      <w:r w:rsidR="00135AC9">
        <w:rPr>
          <w:lang w:val="es-ES_tradnl"/>
        </w:rPr>
        <w:t>, Caudal punta</w:t>
      </w:r>
      <w:r w:rsidR="00A67840">
        <w:rPr>
          <w:lang w:val="es-ES_tradnl"/>
        </w:rPr>
        <w:t xml:space="preserve"> de dicho hidrograma en m</w:t>
      </w:r>
      <w:r w:rsidR="00A67840">
        <w:rPr>
          <w:vertAlign w:val="superscript"/>
          <w:lang w:val="es-ES_tradnl"/>
        </w:rPr>
        <w:t>3</w:t>
      </w:r>
      <w:r w:rsidR="00A67840">
        <w:rPr>
          <w:lang w:val="es-ES_tradnl"/>
        </w:rPr>
        <w:t>/</w:t>
      </w:r>
      <w:proofErr w:type="gramStart"/>
      <w:r w:rsidR="00A67840">
        <w:rPr>
          <w:lang w:val="es-ES_tradnl"/>
        </w:rPr>
        <w:t xml:space="preserve">s </w:t>
      </w:r>
      <w:r w:rsidR="00135AC9">
        <w:rPr>
          <w:lang w:val="es-ES_tradnl"/>
        </w:rPr>
        <w:t xml:space="preserve"> y</w:t>
      </w:r>
      <w:proofErr w:type="gramEnd"/>
      <w:r w:rsidR="00135AC9">
        <w:rPr>
          <w:lang w:val="es-ES_tradnl"/>
        </w:rPr>
        <w:t xml:space="preserve"> Tiempo pico</w:t>
      </w:r>
      <w:r w:rsidR="00A67840">
        <w:rPr>
          <w:lang w:val="es-ES_tradnl"/>
        </w:rPr>
        <w:t>, siendo éste</w:t>
      </w:r>
      <w:r w:rsidR="006513A9">
        <w:rPr>
          <w:lang w:val="es-ES_tradnl"/>
        </w:rPr>
        <w:t xml:space="preserve"> el tiempo en horas desde el inicio del episodio hasta el Caudal punta.</w:t>
      </w:r>
    </w:p>
    <w:p w14:paraId="31937F7D" w14:textId="77777777" w:rsidR="006513A9" w:rsidRDefault="006513A9" w:rsidP="000C377B">
      <w:pPr>
        <w:rPr>
          <w:lang w:val="es-ES_tradnl"/>
        </w:rPr>
      </w:pPr>
    </w:p>
    <w:p w14:paraId="012EDF85" w14:textId="097E8223" w:rsidR="00135AC9" w:rsidRDefault="00135AC9" w:rsidP="000C377B">
      <w:pPr>
        <w:rPr>
          <w:lang w:val="es-ES_tradnl"/>
        </w:rPr>
      </w:pPr>
      <w:r>
        <w:rPr>
          <w:lang w:val="es-ES_tradnl"/>
        </w:rPr>
        <w:t>Para ello, se han estudiado las diferentes alternativas con las que se trabaja en la actualidad para modelar las infiltraciones del suelo y el hietograma de diseño</w:t>
      </w:r>
      <w:r w:rsidR="00216BC3">
        <w:rPr>
          <w:lang w:val="es-ES_tradnl"/>
        </w:rPr>
        <w:t xml:space="preserve">: Método de las </w:t>
      </w:r>
      <w:proofErr w:type="spellStart"/>
      <w:r w:rsidR="00216BC3">
        <w:rPr>
          <w:lang w:val="es-ES_tradnl"/>
        </w:rPr>
        <w:t>Abstraciones</w:t>
      </w:r>
      <w:proofErr w:type="spellEnd"/>
      <w:r w:rsidR="00216BC3">
        <w:rPr>
          <w:lang w:val="es-ES_tradnl"/>
        </w:rPr>
        <w:t xml:space="preserve"> “SCS-CN”</w:t>
      </w:r>
      <w:del w:id="14" w:author="CARMEN ZARZUELO ROMERO" w:date="2022-04-05T09:53:00Z">
        <w:r w:rsidR="00216BC3" w:rsidDel="00D85C2E">
          <w:rPr>
            <w:lang w:val="es-ES_tradnl"/>
          </w:rPr>
          <w:delText xml:space="preserve"> </w:delText>
        </w:r>
      </w:del>
      <w:ins w:id="15" w:author="CARMEN ZARZUELO ROMERO" w:date="2022-04-05T09:53:00Z">
        <w:r w:rsidR="00D85C2E">
          <w:rPr>
            <w:lang w:val="es-ES_tradnl"/>
          </w:rPr>
          <w:t xml:space="preserve"> y</w:t>
        </w:r>
      </w:ins>
      <w:del w:id="16" w:author="CARMEN ZARZUELO ROMERO" w:date="2022-04-05T09:53:00Z">
        <w:r w:rsidR="00216BC3" w:rsidDel="00D85C2E">
          <w:rPr>
            <w:lang w:val="es-ES_tradnl"/>
          </w:rPr>
          <w:delText>,</w:delText>
        </w:r>
      </w:del>
      <w:r w:rsidR="00216BC3">
        <w:rPr>
          <w:lang w:val="es-ES_tradnl"/>
        </w:rPr>
        <w:t xml:space="preserve"> Método de Green-</w:t>
      </w:r>
      <w:proofErr w:type="spellStart"/>
      <w:r w:rsidR="00216BC3">
        <w:rPr>
          <w:lang w:val="es-ES_tradnl"/>
        </w:rPr>
        <w:t>Ampt</w:t>
      </w:r>
      <w:proofErr w:type="spellEnd"/>
      <w:r w:rsidR="00216BC3">
        <w:rPr>
          <w:lang w:val="es-ES_tradnl"/>
        </w:rPr>
        <w:t>, Método del hietograma de Bloques Alternos y un método alternativo propuesto basado en el percentil 80 de las precipitaciones locales</w:t>
      </w:r>
      <w:ins w:id="17" w:author="CARMEN ZARZUELO ROMERO" w:date="2022-04-05T09:53:00Z">
        <w:r w:rsidR="00D85C2E">
          <w:rPr>
            <w:lang w:val="es-ES_tradnl"/>
          </w:rPr>
          <w:t>, respectivamente</w:t>
        </w:r>
      </w:ins>
      <w:r w:rsidR="00216BC3">
        <w:rPr>
          <w:lang w:val="es-ES_tradnl"/>
        </w:rPr>
        <w:t>.</w:t>
      </w:r>
    </w:p>
    <w:p w14:paraId="1DD27408" w14:textId="77777777" w:rsidR="00DF5263" w:rsidRDefault="00DF5263" w:rsidP="000C377B">
      <w:pPr>
        <w:rPr>
          <w:lang w:val="es-ES_tradnl"/>
        </w:rPr>
      </w:pPr>
    </w:p>
    <w:p w14:paraId="2DBA0D15" w14:textId="1BEAD05C" w:rsidR="00DF5263" w:rsidRDefault="00135AC9" w:rsidP="000C377B">
      <w:pPr>
        <w:rPr>
          <w:lang w:val="es-ES_tradnl"/>
        </w:rPr>
      </w:pPr>
      <w:r>
        <w:rPr>
          <w:lang w:val="es-ES_tradnl"/>
        </w:rPr>
        <w:t>De forma complementaria, se ha procedido a hacer una calibración y validación previa del estudio para la zona de la cuenca seleccionada con el fin de obtener unos resultados lo más fidedignos posibles. A partir de dicha calibración se han determinado una serie de correlaciones para caracterizar en ocasiones futuras el suelo sin la necesidad de acudir a estudios de campo.</w:t>
      </w:r>
    </w:p>
    <w:p w14:paraId="1A480C73" w14:textId="59126600" w:rsidR="00135AC9" w:rsidRDefault="00135AC9" w:rsidP="000C377B">
      <w:pPr>
        <w:rPr>
          <w:lang w:val="es-ES_tradnl"/>
        </w:rPr>
      </w:pPr>
    </w:p>
    <w:p w14:paraId="31E0001E" w14:textId="44C75303" w:rsidR="00135AC9" w:rsidRPr="00A765F5" w:rsidRDefault="00135AC9" w:rsidP="000C377B">
      <w:pPr>
        <w:rPr>
          <w:lang w:val="en-US"/>
        </w:rPr>
      </w:pPr>
      <w:r>
        <w:rPr>
          <w:lang w:val="es-ES_tradnl"/>
        </w:rPr>
        <w:t xml:space="preserve">Finalmente, se ha concluido con una metodología óptima para </w:t>
      </w:r>
      <w:r w:rsidR="009121ED">
        <w:rPr>
          <w:lang w:val="es-ES_tradnl"/>
        </w:rPr>
        <w:t>el</w:t>
      </w:r>
      <w:r>
        <w:rPr>
          <w:lang w:val="es-ES_tradnl"/>
        </w:rPr>
        <w:t xml:space="preserve"> caso formad</w:t>
      </w:r>
      <w:r w:rsidR="009121ED">
        <w:rPr>
          <w:lang w:val="es-ES_tradnl"/>
        </w:rPr>
        <w:t xml:space="preserve">o </w:t>
      </w:r>
      <w:r>
        <w:rPr>
          <w:lang w:val="es-ES_tradnl"/>
        </w:rPr>
        <w:t>por el Método de las Abstracciones</w:t>
      </w:r>
      <w:del w:id="18" w:author="CARMEN ZARZUELO ROMERO" w:date="2022-04-05T09:54:00Z">
        <w:r w:rsidDel="00D85C2E">
          <w:rPr>
            <w:lang w:val="es-ES_tradnl"/>
          </w:rPr>
          <w:delText xml:space="preserve"> </w:delText>
        </w:r>
        <w:r w:rsidR="00222548" w:rsidDel="00D85C2E">
          <w:rPr>
            <w:lang w:val="es-ES_tradnl"/>
          </w:rPr>
          <w:delText>o</w:delText>
        </w:r>
      </w:del>
      <w:r>
        <w:rPr>
          <w:lang w:val="es-ES_tradnl"/>
        </w:rPr>
        <w:t xml:space="preserve"> </w:t>
      </w:r>
      <w:r w:rsidRPr="00135AC9">
        <w:rPr>
          <w:i/>
          <w:iCs/>
          <w:lang w:val="es-ES_tradnl"/>
        </w:rPr>
        <w:t>SCS-CN</w:t>
      </w:r>
      <w:r>
        <w:rPr>
          <w:lang w:val="es-ES_tradnl"/>
        </w:rPr>
        <w:t xml:space="preserve"> para el caso de las pérdidas de precipitación y un Método Alternativo basado en el percentil 80 del histórico de lluvias sobre la zona para modelar el estudio del hietograma de diseño.</w:t>
      </w:r>
      <w:r w:rsidR="002915FE">
        <w:rPr>
          <w:lang w:val="es-ES_tradnl"/>
        </w:rPr>
        <w:t xml:space="preserve"> </w:t>
      </w:r>
      <w:proofErr w:type="spellStart"/>
      <w:r w:rsidR="002915FE" w:rsidRPr="00A765F5">
        <w:rPr>
          <w:lang w:val="en-US"/>
        </w:rPr>
        <w:t>Arrojando</w:t>
      </w:r>
      <w:proofErr w:type="spellEnd"/>
      <w:r w:rsidR="002915FE" w:rsidRPr="00A765F5">
        <w:rPr>
          <w:lang w:val="en-US"/>
        </w:rPr>
        <w:t xml:space="preserve"> </w:t>
      </w:r>
      <w:proofErr w:type="spellStart"/>
      <w:r w:rsidR="002915FE" w:rsidRPr="00A765F5">
        <w:rPr>
          <w:lang w:val="en-US"/>
        </w:rPr>
        <w:t>unos</w:t>
      </w:r>
      <w:proofErr w:type="spellEnd"/>
      <w:r w:rsidR="002915FE" w:rsidRPr="00A765F5">
        <w:rPr>
          <w:lang w:val="en-US"/>
        </w:rPr>
        <w:t xml:space="preserve"> </w:t>
      </w:r>
      <w:proofErr w:type="spellStart"/>
      <w:r w:rsidR="002915FE" w:rsidRPr="00A765F5">
        <w:rPr>
          <w:lang w:val="en-US"/>
        </w:rPr>
        <w:t>resultados</w:t>
      </w:r>
      <w:proofErr w:type="spellEnd"/>
      <w:r w:rsidR="002915FE" w:rsidRPr="00A765F5">
        <w:rPr>
          <w:lang w:val="en-US"/>
        </w:rPr>
        <w:t xml:space="preserve"> del 8% </w:t>
      </w:r>
      <w:proofErr w:type="spellStart"/>
      <w:r w:rsidR="002915FE" w:rsidRPr="00A765F5">
        <w:rPr>
          <w:lang w:val="en-US"/>
        </w:rPr>
        <w:t>superiores</w:t>
      </w:r>
      <w:proofErr w:type="spellEnd"/>
      <w:r w:rsidR="002915FE" w:rsidRPr="00A765F5">
        <w:rPr>
          <w:lang w:val="en-US"/>
        </w:rPr>
        <w:t xml:space="preserve"> de media.</w:t>
      </w:r>
    </w:p>
    <w:p w14:paraId="55949E9E" w14:textId="77777777" w:rsidR="00DF5263" w:rsidRPr="00A765F5" w:rsidRDefault="00DF5263" w:rsidP="000C377B">
      <w:pPr>
        <w:rPr>
          <w:lang w:val="en-US"/>
        </w:rPr>
      </w:pPr>
    </w:p>
    <w:p w14:paraId="4195F1E2" w14:textId="77777777" w:rsidR="00DF5263" w:rsidRPr="00A765F5" w:rsidRDefault="00DF5263" w:rsidP="000C377B">
      <w:pPr>
        <w:rPr>
          <w:lang w:val="en-US"/>
        </w:rPr>
      </w:pPr>
    </w:p>
    <w:p w14:paraId="306D46D1" w14:textId="77777777" w:rsidR="00DF5263" w:rsidRPr="00A765F5" w:rsidRDefault="00DF5263" w:rsidP="000C377B">
      <w:pPr>
        <w:rPr>
          <w:lang w:val="en-US"/>
        </w:rPr>
      </w:pPr>
    </w:p>
    <w:p w14:paraId="6B427FFD" w14:textId="77777777" w:rsidR="00DF5263" w:rsidRPr="00A765F5" w:rsidRDefault="00DF5263" w:rsidP="000C377B">
      <w:pPr>
        <w:rPr>
          <w:lang w:val="en-US"/>
        </w:rPr>
      </w:pPr>
    </w:p>
    <w:p w14:paraId="7134F25C" w14:textId="77777777" w:rsidR="00DF5263" w:rsidRPr="00A765F5" w:rsidRDefault="00DF5263" w:rsidP="000C377B">
      <w:pPr>
        <w:rPr>
          <w:lang w:val="en-US"/>
        </w:rPr>
      </w:pPr>
    </w:p>
    <w:p w14:paraId="1742B187" w14:textId="77777777" w:rsidR="00DF5263" w:rsidRPr="00A765F5" w:rsidRDefault="00DF5263" w:rsidP="000C377B">
      <w:pPr>
        <w:rPr>
          <w:lang w:val="en-US"/>
        </w:rPr>
      </w:pPr>
    </w:p>
    <w:p w14:paraId="74A1567D" w14:textId="77777777" w:rsidR="00DF5263" w:rsidRPr="00A765F5" w:rsidRDefault="00DF5263" w:rsidP="000C377B">
      <w:pPr>
        <w:rPr>
          <w:lang w:val="en-US"/>
        </w:rPr>
      </w:pPr>
    </w:p>
    <w:p w14:paraId="6C80006E" w14:textId="77777777" w:rsidR="00DF5263" w:rsidRPr="00A765F5" w:rsidRDefault="00DF5263" w:rsidP="000C377B">
      <w:pPr>
        <w:rPr>
          <w:lang w:val="en-US"/>
        </w:rPr>
      </w:pPr>
    </w:p>
    <w:p w14:paraId="059D6218" w14:textId="77777777" w:rsidR="00DF5263" w:rsidRPr="00A765F5" w:rsidRDefault="00DF5263" w:rsidP="000C377B">
      <w:pPr>
        <w:rPr>
          <w:lang w:val="en-US"/>
        </w:rPr>
      </w:pPr>
    </w:p>
    <w:p w14:paraId="01C8D604" w14:textId="77777777" w:rsidR="00DF5263" w:rsidRPr="00A765F5" w:rsidRDefault="00DF5263" w:rsidP="000C377B">
      <w:pPr>
        <w:rPr>
          <w:lang w:val="en-US"/>
        </w:rPr>
      </w:pPr>
    </w:p>
    <w:p w14:paraId="10C6F9C6" w14:textId="77777777" w:rsidR="00DF5263" w:rsidRPr="00A765F5" w:rsidRDefault="00DF5263" w:rsidP="000C377B">
      <w:pPr>
        <w:rPr>
          <w:lang w:val="en-US"/>
        </w:rPr>
      </w:pPr>
    </w:p>
    <w:p w14:paraId="3C68DBC0" w14:textId="77777777" w:rsidR="00DF5263" w:rsidRPr="00A765F5" w:rsidRDefault="00DF5263" w:rsidP="000C377B">
      <w:pPr>
        <w:rPr>
          <w:lang w:val="en-US"/>
        </w:rPr>
      </w:pPr>
    </w:p>
    <w:p w14:paraId="1DC335C9" w14:textId="77777777" w:rsidR="00DF5263" w:rsidRPr="00A765F5" w:rsidRDefault="00DF5263" w:rsidP="000C377B">
      <w:pPr>
        <w:rPr>
          <w:lang w:val="en-US"/>
        </w:rPr>
      </w:pPr>
    </w:p>
    <w:p w14:paraId="64F31C1C" w14:textId="77777777" w:rsidR="00DF5263" w:rsidRPr="00A765F5" w:rsidRDefault="00DF5263" w:rsidP="000C377B">
      <w:pPr>
        <w:rPr>
          <w:lang w:val="en-US"/>
        </w:rPr>
      </w:pPr>
    </w:p>
    <w:p w14:paraId="5D8A51EF" w14:textId="77777777" w:rsidR="00DF5263" w:rsidRPr="00A765F5" w:rsidRDefault="00DF5263" w:rsidP="000C377B">
      <w:pPr>
        <w:rPr>
          <w:lang w:val="en-US"/>
        </w:rPr>
      </w:pPr>
    </w:p>
    <w:p w14:paraId="1E763004" w14:textId="77777777" w:rsidR="00DF5263" w:rsidRPr="00A765F5" w:rsidRDefault="00DF5263" w:rsidP="000C377B">
      <w:pPr>
        <w:rPr>
          <w:lang w:val="en-US"/>
        </w:rPr>
      </w:pPr>
    </w:p>
    <w:p w14:paraId="371CDC66" w14:textId="77777777" w:rsidR="00DF5263" w:rsidRPr="00A765F5" w:rsidRDefault="00DF5263" w:rsidP="000C377B">
      <w:pPr>
        <w:rPr>
          <w:lang w:val="en-US"/>
        </w:rPr>
      </w:pPr>
    </w:p>
    <w:p w14:paraId="694011D0" w14:textId="77777777" w:rsidR="00DF5263" w:rsidRPr="00A765F5" w:rsidRDefault="00DF5263" w:rsidP="000C377B">
      <w:pPr>
        <w:rPr>
          <w:lang w:val="en-US"/>
        </w:rPr>
      </w:pPr>
    </w:p>
    <w:p w14:paraId="59F853D1" w14:textId="77777777" w:rsidR="00DF5263" w:rsidRPr="00A765F5" w:rsidRDefault="00DF5263" w:rsidP="000C377B">
      <w:pPr>
        <w:rPr>
          <w:lang w:val="en-US"/>
        </w:rPr>
      </w:pPr>
    </w:p>
    <w:p w14:paraId="26B4716A" w14:textId="77777777" w:rsidR="00DF5263" w:rsidRPr="00A765F5" w:rsidRDefault="00DF5263" w:rsidP="000C377B">
      <w:pPr>
        <w:rPr>
          <w:lang w:val="en-US"/>
        </w:rPr>
      </w:pPr>
    </w:p>
    <w:p w14:paraId="24D41C83" w14:textId="77777777" w:rsidR="00DF5263" w:rsidRPr="00A765F5" w:rsidRDefault="00DF5263" w:rsidP="000C377B">
      <w:pPr>
        <w:rPr>
          <w:lang w:val="en-US"/>
        </w:rPr>
      </w:pPr>
    </w:p>
    <w:p w14:paraId="7856925F" w14:textId="77777777" w:rsidR="00DF5263" w:rsidRPr="00A765F5" w:rsidRDefault="00DF5263" w:rsidP="000C377B">
      <w:pPr>
        <w:rPr>
          <w:lang w:val="en-US"/>
        </w:rPr>
      </w:pPr>
    </w:p>
    <w:p w14:paraId="2C3A3CFA" w14:textId="77777777" w:rsidR="00DF5263" w:rsidRPr="00A765F5" w:rsidRDefault="00DF5263" w:rsidP="000C377B">
      <w:pPr>
        <w:rPr>
          <w:lang w:val="en-US"/>
        </w:rPr>
      </w:pPr>
    </w:p>
    <w:p w14:paraId="5141FD0A" w14:textId="77777777" w:rsidR="00DF5263" w:rsidRPr="00A765F5" w:rsidRDefault="00DF5263" w:rsidP="000C377B">
      <w:pPr>
        <w:rPr>
          <w:lang w:val="en-US"/>
        </w:rPr>
      </w:pPr>
    </w:p>
    <w:p w14:paraId="6B9547A4" w14:textId="77777777" w:rsidR="00DF5263" w:rsidRPr="00A765F5" w:rsidRDefault="00DF5263" w:rsidP="000C377B">
      <w:pPr>
        <w:rPr>
          <w:lang w:val="en-US"/>
        </w:rPr>
      </w:pPr>
    </w:p>
    <w:p w14:paraId="58EA44B4" w14:textId="77777777" w:rsidR="00DF5263" w:rsidRPr="00A765F5" w:rsidRDefault="00DF5263" w:rsidP="000C377B">
      <w:pPr>
        <w:rPr>
          <w:lang w:val="en-US"/>
        </w:rPr>
      </w:pPr>
    </w:p>
    <w:p w14:paraId="2E5A9D69" w14:textId="77777777" w:rsidR="00DF5263" w:rsidRPr="00A765F5" w:rsidRDefault="00DF5263" w:rsidP="000C377B">
      <w:pPr>
        <w:rPr>
          <w:lang w:val="en-US"/>
        </w:rPr>
      </w:pPr>
    </w:p>
    <w:p w14:paraId="65558DD3" w14:textId="77777777" w:rsidR="00DF5263" w:rsidRPr="00A765F5" w:rsidRDefault="00DF5263" w:rsidP="000C377B">
      <w:pPr>
        <w:rPr>
          <w:lang w:val="en-US"/>
        </w:rPr>
      </w:pPr>
    </w:p>
    <w:p w14:paraId="1E2EB8D6" w14:textId="77777777" w:rsidR="00DF5263" w:rsidRPr="00A765F5" w:rsidRDefault="00DF5263" w:rsidP="000C377B">
      <w:pPr>
        <w:rPr>
          <w:lang w:val="en-US"/>
        </w:rPr>
      </w:pPr>
    </w:p>
    <w:p w14:paraId="0175B3C7" w14:textId="77777777" w:rsidR="00DF5263" w:rsidRPr="00A765F5" w:rsidRDefault="00DF5263" w:rsidP="000C377B">
      <w:pPr>
        <w:rPr>
          <w:lang w:val="en-US"/>
        </w:rPr>
      </w:pPr>
    </w:p>
    <w:p w14:paraId="1B7E7817" w14:textId="77777777" w:rsidR="00DF5263" w:rsidRPr="00A765F5" w:rsidRDefault="00DF5263" w:rsidP="000C377B">
      <w:pPr>
        <w:rPr>
          <w:lang w:val="en-US"/>
        </w:rPr>
      </w:pPr>
    </w:p>
    <w:p w14:paraId="5DD1D6EF" w14:textId="77777777" w:rsidR="00DF5263" w:rsidRPr="00A765F5" w:rsidRDefault="00DF5263" w:rsidP="000C377B">
      <w:pPr>
        <w:rPr>
          <w:lang w:val="en-US"/>
        </w:rPr>
      </w:pPr>
    </w:p>
    <w:p w14:paraId="562F663A" w14:textId="77777777" w:rsidR="00DF5263" w:rsidRPr="00A765F5" w:rsidRDefault="00DF5263" w:rsidP="000C377B">
      <w:pPr>
        <w:rPr>
          <w:lang w:val="en-US"/>
        </w:rPr>
      </w:pPr>
    </w:p>
    <w:p w14:paraId="7371A7AB" w14:textId="77777777" w:rsidR="00DF5263" w:rsidRPr="00A765F5" w:rsidRDefault="00DF5263" w:rsidP="000C377B">
      <w:pPr>
        <w:rPr>
          <w:lang w:val="en-US"/>
        </w:rPr>
      </w:pPr>
    </w:p>
    <w:p w14:paraId="6A3A3AD6" w14:textId="77777777" w:rsidR="00DF5263" w:rsidRPr="00A765F5" w:rsidRDefault="00DF5263" w:rsidP="000C377B">
      <w:pPr>
        <w:rPr>
          <w:lang w:val="en-US"/>
        </w:rPr>
      </w:pPr>
    </w:p>
    <w:p w14:paraId="56F01D5A" w14:textId="77777777" w:rsidR="00DF5263" w:rsidRPr="00A765F5" w:rsidRDefault="00DF5263" w:rsidP="000C377B">
      <w:pPr>
        <w:rPr>
          <w:lang w:val="en-US"/>
        </w:rPr>
      </w:pPr>
    </w:p>
    <w:p w14:paraId="54A2D7F7" w14:textId="77777777" w:rsidR="00DF5263" w:rsidRPr="00A765F5" w:rsidRDefault="00DF5263" w:rsidP="000C377B">
      <w:pPr>
        <w:rPr>
          <w:lang w:val="en-US"/>
        </w:rPr>
      </w:pPr>
    </w:p>
    <w:p w14:paraId="06440982" w14:textId="77777777" w:rsidR="00DF5263" w:rsidRPr="00A765F5" w:rsidRDefault="00DF5263" w:rsidP="000C377B">
      <w:pPr>
        <w:rPr>
          <w:lang w:val="en-US"/>
        </w:rPr>
      </w:pPr>
    </w:p>
    <w:p w14:paraId="7B2D6D7B" w14:textId="77777777" w:rsidR="00DF5263" w:rsidRPr="00A765F5" w:rsidRDefault="00DF5263" w:rsidP="000C377B">
      <w:pPr>
        <w:rPr>
          <w:lang w:val="en-US"/>
        </w:rPr>
      </w:pPr>
    </w:p>
    <w:p w14:paraId="18CDFCCD" w14:textId="77777777" w:rsidR="00DF5263" w:rsidRPr="00A765F5" w:rsidRDefault="00DF5263" w:rsidP="000C377B">
      <w:pPr>
        <w:rPr>
          <w:lang w:val="en-US"/>
        </w:rPr>
      </w:pPr>
    </w:p>
    <w:p w14:paraId="3167F45A" w14:textId="77777777" w:rsidR="00DF5263" w:rsidRPr="00A765F5" w:rsidRDefault="00DF5263" w:rsidP="000C377B">
      <w:pPr>
        <w:rPr>
          <w:lang w:val="en-US"/>
        </w:rPr>
      </w:pPr>
    </w:p>
    <w:p w14:paraId="7C15FD27" w14:textId="77777777" w:rsidR="00DF5263" w:rsidRPr="00A765F5" w:rsidRDefault="00DF5263" w:rsidP="000C377B">
      <w:pPr>
        <w:rPr>
          <w:lang w:val="en-US"/>
        </w:rPr>
      </w:pPr>
    </w:p>
    <w:p w14:paraId="729DC6EA" w14:textId="77777777" w:rsidR="00DF5263" w:rsidRPr="00A765F5" w:rsidRDefault="00DF5263" w:rsidP="000C377B">
      <w:pPr>
        <w:rPr>
          <w:lang w:val="en-US"/>
        </w:rPr>
      </w:pPr>
    </w:p>
    <w:p w14:paraId="29E4E1B1" w14:textId="77777777" w:rsidR="00DF5263" w:rsidRPr="00A765F5" w:rsidRDefault="00DF5263" w:rsidP="000C377B">
      <w:pPr>
        <w:rPr>
          <w:lang w:val="en-US"/>
        </w:rPr>
      </w:pPr>
    </w:p>
    <w:p w14:paraId="4CB2FF51" w14:textId="77777777" w:rsidR="00DF5263" w:rsidRPr="00A765F5" w:rsidRDefault="00DF5263" w:rsidP="000C377B">
      <w:pPr>
        <w:rPr>
          <w:lang w:val="en-US"/>
        </w:rPr>
      </w:pPr>
    </w:p>
    <w:p w14:paraId="09F9B33A" w14:textId="77777777" w:rsidR="00DF5263" w:rsidRPr="00A765F5" w:rsidRDefault="00DF5263" w:rsidP="000C377B">
      <w:pPr>
        <w:rPr>
          <w:lang w:val="en-US"/>
        </w:rPr>
      </w:pPr>
    </w:p>
    <w:p w14:paraId="4B5D61A8" w14:textId="77777777" w:rsidR="00DF5263" w:rsidRPr="00A765F5" w:rsidRDefault="00DF5263" w:rsidP="000C377B">
      <w:pPr>
        <w:rPr>
          <w:lang w:val="en-US"/>
        </w:rPr>
      </w:pPr>
    </w:p>
    <w:p w14:paraId="58783C9A" w14:textId="77777777" w:rsidR="00DF5263" w:rsidRPr="00A765F5" w:rsidRDefault="00DF5263" w:rsidP="000C377B">
      <w:pPr>
        <w:rPr>
          <w:lang w:val="en-US"/>
        </w:rPr>
      </w:pPr>
    </w:p>
    <w:p w14:paraId="17B9C03B" w14:textId="77777777" w:rsidR="00DF5263" w:rsidRPr="00A765F5" w:rsidRDefault="00DF5263" w:rsidP="000C377B">
      <w:pPr>
        <w:rPr>
          <w:lang w:val="en-US"/>
        </w:rPr>
      </w:pPr>
    </w:p>
    <w:p w14:paraId="4C105A92" w14:textId="77777777" w:rsidR="00DF5263" w:rsidRPr="00A765F5" w:rsidRDefault="00DF5263" w:rsidP="000C377B">
      <w:pPr>
        <w:rPr>
          <w:lang w:val="en-US"/>
        </w:rPr>
      </w:pPr>
    </w:p>
    <w:p w14:paraId="2A6F634A" w14:textId="77777777" w:rsidR="00DF5263" w:rsidRPr="00A765F5" w:rsidRDefault="00DF5263" w:rsidP="000C377B">
      <w:pPr>
        <w:rPr>
          <w:lang w:val="en-US"/>
        </w:rPr>
      </w:pPr>
    </w:p>
    <w:p w14:paraId="0E40D5F8" w14:textId="77777777" w:rsidR="00DF5263" w:rsidRPr="00A765F5" w:rsidRDefault="00DF5263" w:rsidP="000C377B">
      <w:pPr>
        <w:rPr>
          <w:lang w:val="en-US"/>
        </w:rPr>
      </w:pPr>
    </w:p>
    <w:p w14:paraId="685D3487" w14:textId="77777777" w:rsidR="00DF5263" w:rsidRPr="00A765F5" w:rsidRDefault="00DF5263" w:rsidP="000C377B">
      <w:pPr>
        <w:rPr>
          <w:lang w:val="en-US"/>
        </w:rPr>
      </w:pPr>
    </w:p>
    <w:p w14:paraId="5AB50A0A" w14:textId="77777777" w:rsidR="00DF5263" w:rsidRPr="00A765F5" w:rsidRDefault="00DF5263" w:rsidP="000C377B">
      <w:pPr>
        <w:rPr>
          <w:lang w:val="en-US"/>
        </w:rPr>
      </w:pPr>
    </w:p>
    <w:p w14:paraId="6E4F0A28" w14:textId="77777777" w:rsidR="00DF5263" w:rsidRPr="00A765F5" w:rsidRDefault="00DF5263" w:rsidP="000C377B">
      <w:pPr>
        <w:rPr>
          <w:lang w:val="en-US"/>
        </w:rPr>
      </w:pPr>
    </w:p>
    <w:p w14:paraId="69458947" w14:textId="77777777" w:rsidR="00DF5263" w:rsidRPr="00A765F5" w:rsidRDefault="00DF5263" w:rsidP="000C377B">
      <w:pPr>
        <w:rPr>
          <w:lang w:val="en-US"/>
        </w:rPr>
      </w:pPr>
    </w:p>
    <w:p w14:paraId="2BB06699" w14:textId="77777777" w:rsidR="00DF5263" w:rsidRPr="00A765F5" w:rsidRDefault="00DF5263" w:rsidP="000C377B">
      <w:pPr>
        <w:rPr>
          <w:lang w:val="en-US"/>
        </w:rPr>
      </w:pPr>
    </w:p>
    <w:p w14:paraId="295CD473" w14:textId="77777777" w:rsidR="00DF5263" w:rsidRPr="00A765F5" w:rsidRDefault="00DF5263" w:rsidP="000C377B">
      <w:pPr>
        <w:rPr>
          <w:lang w:val="en-US"/>
        </w:rPr>
      </w:pPr>
    </w:p>
    <w:p w14:paraId="694F0396" w14:textId="77777777" w:rsidR="00DF5263" w:rsidRPr="00A765F5" w:rsidRDefault="00DF5263" w:rsidP="000C377B">
      <w:pPr>
        <w:rPr>
          <w:lang w:val="en-US"/>
        </w:rPr>
      </w:pPr>
    </w:p>
    <w:p w14:paraId="17497A18" w14:textId="77777777" w:rsidR="00DF5263" w:rsidRPr="00A765F5" w:rsidRDefault="00DF5263" w:rsidP="000C377B">
      <w:pPr>
        <w:rPr>
          <w:lang w:val="en-US"/>
        </w:rPr>
      </w:pPr>
    </w:p>
    <w:p w14:paraId="7313BBF0" w14:textId="77777777" w:rsidR="00DF5263" w:rsidRPr="00A765F5" w:rsidRDefault="00DF5263" w:rsidP="000C377B">
      <w:pPr>
        <w:rPr>
          <w:lang w:val="en-US"/>
        </w:rPr>
      </w:pPr>
    </w:p>
    <w:p w14:paraId="7815D8DC" w14:textId="4A885B13" w:rsidR="000C377B" w:rsidRPr="000C491C" w:rsidRDefault="000C377B" w:rsidP="00087CE5">
      <w:pPr>
        <w:pStyle w:val="otrotitu"/>
        <w:rPr>
          <w:lang w:val="en-US"/>
        </w:rPr>
      </w:pPr>
      <w:bookmarkStart w:id="19" w:name="_Toc229935383"/>
      <w:bookmarkStart w:id="20" w:name="_Toc229935580"/>
      <w:bookmarkStart w:id="21" w:name="_Toc99969386"/>
      <w:r w:rsidRPr="000C491C">
        <w:rPr>
          <w:lang w:val="en-US"/>
        </w:rPr>
        <w:t>Abstract</w:t>
      </w:r>
      <w:bookmarkEnd w:id="19"/>
      <w:bookmarkEnd w:id="20"/>
      <w:bookmarkEnd w:id="21"/>
    </w:p>
    <w:p w14:paraId="2B5E7FEC" w14:textId="2BE574E8" w:rsidR="004D247E" w:rsidRPr="004D247E" w:rsidRDefault="004D247E" w:rsidP="004D247E">
      <w:pPr>
        <w:rPr>
          <w:lang w:val="en-US"/>
        </w:rPr>
      </w:pPr>
      <w:r w:rsidRPr="004D247E">
        <w:rPr>
          <w:lang w:val="en-US"/>
        </w:rPr>
        <w:t xml:space="preserve">Water is one of the most demanded resources by modern society given its role in everyday and industrial life. </w:t>
      </w:r>
      <w:r>
        <w:rPr>
          <w:lang w:val="en-US"/>
        </w:rPr>
        <w:t>Due to</w:t>
      </w:r>
      <w:r w:rsidRPr="004D247E">
        <w:rPr>
          <w:lang w:val="en-US"/>
        </w:rPr>
        <w:t xml:space="preserve"> this reason</w:t>
      </w:r>
      <w:r>
        <w:rPr>
          <w:lang w:val="en-US"/>
        </w:rPr>
        <w:t>,</w:t>
      </w:r>
      <w:r w:rsidRPr="004D247E">
        <w:rPr>
          <w:lang w:val="en-US"/>
        </w:rPr>
        <w:t xml:space="preserve"> management of this resource is </w:t>
      </w:r>
      <w:r>
        <w:rPr>
          <w:lang w:val="en-US"/>
        </w:rPr>
        <w:t>essential.</w:t>
      </w:r>
    </w:p>
    <w:p w14:paraId="635E42D2" w14:textId="77777777" w:rsidR="004D247E" w:rsidRPr="004D247E" w:rsidRDefault="004D247E" w:rsidP="004D247E">
      <w:pPr>
        <w:rPr>
          <w:lang w:val="en-US"/>
        </w:rPr>
      </w:pPr>
    </w:p>
    <w:p w14:paraId="32365412" w14:textId="6407E314" w:rsidR="004D247E" w:rsidRPr="004D247E" w:rsidRDefault="004D247E" w:rsidP="004D247E">
      <w:pPr>
        <w:rPr>
          <w:lang w:val="en-US"/>
        </w:rPr>
      </w:pPr>
      <w:r w:rsidRPr="004D247E">
        <w:rPr>
          <w:lang w:val="en-US"/>
        </w:rPr>
        <w:t>Currently, the standardization of hydrological</w:t>
      </w:r>
      <w:r>
        <w:rPr>
          <w:lang w:val="en-US"/>
        </w:rPr>
        <w:t xml:space="preserve"> projects</w:t>
      </w:r>
      <w:r w:rsidRPr="004D247E">
        <w:rPr>
          <w:lang w:val="en-US"/>
        </w:rPr>
        <w:t xml:space="preserve"> </w:t>
      </w:r>
      <w:r>
        <w:rPr>
          <w:lang w:val="en-US"/>
        </w:rPr>
        <w:t xml:space="preserve">gives a talk over the lack of accurate results given by these studies. At the same way, the climatic factor is added as a </w:t>
      </w:r>
      <w:r w:rsidR="006D0028">
        <w:rPr>
          <w:lang w:val="en-US"/>
        </w:rPr>
        <w:t>fundamental element for studies that spans over years.</w:t>
      </w:r>
    </w:p>
    <w:p w14:paraId="694411F3" w14:textId="77777777" w:rsidR="004D247E" w:rsidRPr="004D247E" w:rsidRDefault="004D247E" w:rsidP="004D247E">
      <w:pPr>
        <w:rPr>
          <w:lang w:val="en-US"/>
        </w:rPr>
      </w:pPr>
    </w:p>
    <w:p w14:paraId="73718831" w14:textId="5A9A3ABD" w:rsidR="004D247E" w:rsidRPr="004D247E" w:rsidRDefault="004D247E" w:rsidP="004D247E">
      <w:pPr>
        <w:rPr>
          <w:lang w:val="en-US"/>
        </w:rPr>
      </w:pPr>
      <w:r w:rsidRPr="004D247E">
        <w:rPr>
          <w:lang w:val="en-US"/>
        </w:rPr>
        <w:t xml:space="preserve">The object of this study </w:t>
      </w:r>
      <w:r w:rsidR="006D0028" w:rsidRPr="004D247E">
        <w:rPr>
          <w:lang w:val="en-US"/>
        </w:rPr>
        <w:t>consists</w:t>
      </w:r>
      <w:r w:rsidRPr="004D247E">
        <w:rPr>
          <w:lang w:val="en-US"/>
        </w:rPr>
        <w:t xml:space="preserve"> </w:t>
      </w:r>
      <w:r w:rsidR="006D0028" w:rsidRPr="004D247E">
        <w:rPr>
          <w:lang w:val="en-US"/>
        </w:rPr>
        <w:t>o</w:t>
      </w:r>
      <w:r w:rsidR="006D0028">
        <w:rPr>
          <w:lang w:val="en-US"/>
        </w:rPr>
        <w:t>f</w:t>
      </w:r>
      <w:r w:rsidRPr="004D247E">
        <w:rPr>
          <w:lang w:val="en-US"/>
        </w:rPr>
        <w:t xml:space="preserve"> a sensitivity analysis </w:t>
      </w:r>
      <w:r w:rsidR="006D0028">
        <w:rPr>
          <w:lang w:val="en-US"/>
        </w:rPr>
        <w:t>about</w:t>
      </w:r>
      <w:r w:rsidRPr="004D247E">
        <w:rPr>
          <w:lang w:val="en-US"/>
        </w:rPr>
        <w:t xml:space="preserve"> the methodologies currently used in hydrological studies to verify their degree of accuracy in the context of an Atlantic sub-basin (</w:t>
      </w:r>
      <w:proofErr w:type="spellStart"/>
      <w:r w:rsidRPr="004D247E">
        <w:rPr>
          <w:lang w:val="en-US"/>
        </w:rPr>
        <w:t>Anzur</w:t>
      </w:r>
      <w:proofErr w:type="spellEnd"/>
      <w:r w:rsidRPr="004D247E">
        <w:rPr>
          <w:lang w:val="en-US"/>
        </w:rPr>
        <w:t xml:space="preserve"> River) and with the climatic parameter studied in a complementary manner.</w:t>
      </w:r>
    </w:p>
    <w:p w14:paraId="6582B5BC" w14:textId="77777777" w:rsidR="004D247E" w:rsidRPr="004D247E" w:rsidRDefault="004D247E" w:rsidP="004D247E">
      <w:pPr>
        <w:rPr>
          <w:lang w:val="en-US"/>
        </w:rPr>
      </w:pPr>
    </w:p>
    <w:p w14:paraId="4C7493DD" w14:textId="665EEB7C" w:rsidR="00C73EE5" w:rsidRDefault="004D247E" w:rsidP="004D247E">
      <w:pPr>
        <w:rPr>
          <w:lang w:val="en-US"/>
        </w:rPr>
      </w:pPr>
      <w:r w:rsidRPr="004D247E">
        <w:rPr>
          <w:lang w:val="en-US"/>
        </w:rPr>
        <w:t xml:space="preserve">This sensitivity study will focus on the three most important parameters that characterize hydrological studies: Total flood flow, Peak </w:t>
      </w:r>
      <w:r w:rsidR="006D0028" w:rsidRPr="004D247E">
        <w:rPr>
          <w:lang w:val="en-US"/>
        </w:rPr>
        <w:t>flow,</w:t>
      </w:r>
      <w:r w:rsidRPr="004D247E">
        <w:rPr>
          <w:lang w:val="en-US"/>
        </w:rPr>
        <w:t xml:space="preserve"> and Peak time. To do this, the different alternatives currently used to model soil infiltrations and the design </w:t>
      </w:r>
      <w:proofErr w:type="spellStart"/>
      <w:r w:rsidRPr="004D247E">
        <w:rPr>
          <w:lang w:val="en-US"/>
        </w:rPr>
        <w:t>hyetogram</w:t>
      </w:r>
      <w:proofErr w:type="spellEnd"/>
      <w:r w:rsidRPr="004D247E">
        <w:rPr>
          <w:lang w:val="en-US"/>
        </w:rPr>
        <w:t xml:space="preserve"> have been studied: Abstractions Method "SCS-CN", Green-</w:t>
      </w:r>
      <w:proofErr w:type="spellStart"/>
      <w:r w:rsidRPr="004D247E">
        <w:rPr>
          <w:lang w:val="en-US"/>
        </w:rPr>
        <w:t>Ampt</w:t>
      </w:r>
      <w:proofErr w:type="spellEnd"/>
      <w:r w:rsidRPr="004D247E">
        <w:rPr>
          <w:lang w:val="en-US"/>
        </w:rPr>
        <w:t xml:space="preserve"> Method, Block </w:t>
      </w:r>
      <w:proofErr w:type="spellStart"/>
      <w:r w:rsidRPr="004D247E">
        <w:rPr>
          <w:lang w:val="en-US"/>
        </w:rPr>
        <w:t>Hyetogram</w:t>
      </w:r>
      <w:proofErr w:type="spellEnd"/>
      <w:r w:rsidRPr="004D247E">
        <w:rPr>
          <w:lang w:val="en-US"/>
        </w:rPr>
        <w:t xml:space="preserve"> Method</w:t>
      </w:r>
      <w:r w:rsidR="006D0028">
        <w:rPr>
          <w:lang w:val="en-US"/>
        </w:rPr>
        <w:t xml:space="preserve"> and</w:t>
      </w:r>
      <w:r w:rsidRPr="004D247E">
        <w:rPr>
          <w:lang w:val="en-US"/>
        </w:rPr>
        <w:t xml:space="preserve"> a proposed alternative method based on the 80th percentile of local rainfall.</w:t>
      </w:r>
    </w:p>
    <w:p w14:paraId="10A4F989" w14:textId="77777777" w:rsidR="006D0028" w:rsidRPr="00C73EE5" w:rsidRDefault="006D0028" w:rsidP="004D247E">
      <w:pPr>
        <w:rPr>
          <w:lang w:val="en-US"/>
        </w:rPr>
      </w:pPr>
    </w:p>
    <w:p w14:paraId="2F59577C" w14:textId="648061FB" w:rsidR="00C73EE5" w:rsidRPr="00C73EE5" w:rsidRDefault="00C73EE5" w:rsidP="00C73EE5">
      <w:pPr>
        <w:rPr>
          <w:lang w:val="en-US"/>
        </w:rPr>
      </w:pPr>
      <w:r w:rsidRPr="00C73EE5">
        <w:rPr>
          <w:lang w:val="en-US"/>
        </w:rPr>
        <w:t xml:space="preserve">Additionally, a previous calibration and validation of the study has been carried out for the selected basin area </w:t>
      </w:r>
      <w:r w:rsidRPr="00C73EE5">
        <w:rPr>
          <w:lang w:val="en-US"/>
        </w:rPr>
        <w:lastRenderedPageBreak/>
        <w:t xml:space="preserve">to obtain the most reliable results possible. According to this calibration, a series of correlations have been determined to characterize the soil on future occasions without the need to go </w:t>
      </w:r>
      <w:r>
        <w:rPr>
          <w:lang w:val="en-US"/>
        </w:rPr>
        <w:t>on</w:t>
      </w:r>
      <w:r w:rsidRPr="00C73EE5">
        <w:rPr>
          <w:lang w:val="en-US"/>
        </w:rPr>
        <w:t xml:space="preserve"> field studies.</w:t>
      </w:r>
    </w:p>
    <w:p w14:paraId="117DED7E" w14:textId="77777777" w:rsidR="00C73EE5" w:rsidRPr="00C73EE5" w:rsidRDefault="00C73EE5" w:rsidP="00C73EE5">
      <w:pPr>
        <w:rPr>
          <w:lang w:val="en-US"/>
        </w:rPr>
      </w:pPr>
    </w:p>
    <w:p w14:paraId="5C508EAF" w14:textId="22CDD80B" w:rsidR="000C377B" w:rsidRPr="00D30114" w:rsidRDefault="00E35B7C" w:rsidP="00C73EE5">
      <w:pPr>
        <w:rPr>
          <w:lang w:val="en-US"/>
        </w:rPr>
      </w:pPr>
      <w:r>
        <w:rPr>
          <w:lang w:val="en-US"/>
        </w:rPr>
        <w:t>Lastly</w:t>
      </w:r>
      <w:r w:rsidR="00C73EE5" w:rsidRPr="00C73EE5">
        <w:rPr>
          <w:lang w:val="en-US"/>
        </w:rPr>
        <w:t xml:space="preserve">, it has been concluded with an optimal methodology for our case formed by the Method of Abstractions or SCS-CN for the case of precipitation losses and an Alternative Method based on the 80th percentile of the historical rainfall over the area to model the </w:t>
      </w:r>
      <w:proofErr w:type="spellStart"/>
      <w:r w:rsidR="00C73EE5" w:rsidRPr="00C73EE5">
        <w:rPr>
          <w:lang w:val="en-US"/>
        </w:rPr>
        <w:t>hyetogram</w:t>
      </w:r>
      <w:proofErr w:type="spellEnd"/>
      <w:r w:rsidR="00C73EE5" w:rsidRPr="00C73EE5">
        <w:rPr>
          <w:lang w:val="en-US"/>
        </w:rPr>
        <w:t xml:space="preserve"> study.</w:t>
      </w:r>
    </w:p>
    <w:p w14:paraId="2AFC9BC5" w14:textId="47D56374" w:rsidR="000C377B" w:rsidRPr="00D30114" w:rsidRDefault="000C377B" w:rsidP="000C377B">
      <w:pPr>
        <w:rPr>
          <w:lang w:val="en-US"/>
        </w:rPr>
      </w:pPr>
    </w:p>
    <w:p w14:paraId="6C381F50" w14:textId="77777777" w:rsidR="00DF5263" w:rsidRPr="00D30114" w:rsidRDefault="00DF5263" w:rsidP="000C377B">
      <w:pPr>
        <w:rPr>
          <w:lang w:val="en-US"/>
        </w:rPr>
      </w:pPr>
    </w:p>
    <w:p w14:paraId="40163088" w14:textId="77777777" w:rsidR="00DF5263" w:rsidRPr="00D30114" w:rsidRDefault="00DF5263" w:rsidP="000C377B">
      <w:pPr>
        <w:rPr>
          <w:lang w:val="en-US"/>
        </w:rPr>
      </w:pPr>
    </w:p>
    <w:p w14:paraId="2E509D9C" w14:textId="77777777" w:rsidR="00DF5263" w:rsidRPr="00D30114" w:rsidRDefault="00DF5263" w:rsidP="000C377B">
      <w:pPr>
        <w:rPr>
          <w:lang w:val="en-US"/>
        </w:rPr>
      </w:pPr>
    </w:p>
    <w:p w14:paraId="65BB3918" w14:textId="77777777" w:rsidR="00DF5263" w:rsidRPr="00D30114" w:rsidRDefault="00DF5263" w:rsidP="000C377B">
      <w:pPr>
        <w:rPr>
          <w:lang w:val="en-US"/>
        </w:rPr>
      </w:pPr>
    </w:p>
    <w:p w14:paraId="5A8A3C3D" w14:textId="77777777" w:rsidR="00DF5263" w:rsidRPr="00D30114" w:rsidRDefault="00DF5263" w:rsidP="000C377B">
      <w:pPr>
        <w:rPr>
          <w:lang w:val="en-US"/>
        </w:rPr>
      </w:pPr>
    </w:p>
    <w:p w14:paraId="0435C6EE" w14:textId="77777777" w:rsidR="00DF5263" w:rsidRPr="00D30114" w:rsidRDefault="00DF5263" w:rsidP="000C377B">
      <w:pPr>
        <w:rPr>
          <w:lang w:val="en-US"/>
        </w:rPr>
      </w:pPr>
    </w:p>
    <w:p w14:paraId="1E1D58FA" w14:textId="77777777" w:rsidR="00DF5263" w:rsidRPr="00D30114" w:rsidRDefault="00DF5263" w:rsidP="000C377B">
      <w:pPr>
        <w:rPr>
          <w:lang w:val="en-US"/>
        </w:rPr>
      </w:pPr>
    </w:p>
    <w:p w14:paraId="66EB315B" w14:textId="77777777" w:rsidR="00DF5263" w:rsidRPr="00D30114" w:rsidRDefault="00DF5263" w:rsidP="000C377B">
      <w:pPr>
        <w:rPr>
          <w:lang w:val="en-US"/>
        </w:rPr>
      </w:pPr>
    </w:p>
    <w:p w14:paraId="67D15549" w14:textId="77777777" w:rsidR="00DF5263" w:rsidRPr="00D30114" w:rsidRDefault="00DF5263" w:rsidP="000C377B">
      <w:pPr>
        <w:rPr>
          <w:lang w:val="en-US"/>
        </w:rPr>
      </w:pPr>
    </w:p>
    <w:p w14:paraId="64C1BA91" w14:textId="77777777" w:rsidR="00DF5263" w:rsidRPr="00D30114" w:rsidRDefault="00DF5263" w:rsidP="000C377B">
      <w:pPr>
        <w:rPr>
          <w:lang w:val="en-US"/>
        </w:rPr>
      </w:pPr>
    </w:p>
    <w:p w14:paraId="771F3FD6" w14:textId="77777777" w:rsidR="00DF5263" w:rsidRPr="00D30114" w:rsidRDefault="00DF5263" w:rsidP="000C377B">
      <w:pPr>
        <w:rPr>
          <w:lang w:val="en-US"/>
        </w:rPr>
      </w:pPr>
    </w:p>
    <w:p w14:paraId="04E0FBEB" w14:textId="77777777" w:rsidR="00DF5263" w:rsidRPr="00D30114" w:rsidRDefault="00DF5263" w:rsidP="000C377B">
      <w:pPr>
        <w:rPr>
          <w:lang w:val="en-US"/>
        </w:rPr>
      </w:pPr>
    </w:p>
    <w:p w14:paraId="462D0D8F" w14:textId="77777777" w:rsidR="00DF5263" w:rsidRPr="00D30114" w:rsidRDefault="00DF5263" w:rsidP="000C377B">
      <w:pPr>
        <w:rPr>
          <w:lang w:val="en-US"/>
        </w:rPr>
      </w:pPr>
    </w:p>
    <w:p w14:paraId="496E00B7" w14:textId="77777777" w:rsidR="00DF5263" w:rsidRPr="00D30114" w:rsidRDefault="00DF5263" w:rsidP="000C377B">
      <w:pPr>
        <w:rPr>
          <w:lang w:val="en-US"/>
        </w:rPr>
      </w:pPr>
    </w:p>
    <w:p w14:paraId="1C1E3730" w14:textId="77777777" w:rsidR="00DF5263" w:rsidRPr="00D30114" w:rsidRDefault="00DF5263" w:rsidP="000C377B">
      <w:pPr>
        <w:rPr>
          <w:lang w:val="en-US"/>
        </w:rPr>
      </w:pPr>
    </w:p>
    <w:p w14:paraId="4E37E396" w14:textId="77777777" w:rsidR="00DF5263" w:rsidRPr="00D30114" w:rsidRDefault="00DF5263" w:rsidP="000C377B">
      <w:pPr>
        <w:rPr>
          <w:lang w:val="en-US"/>
        </w:rPr>
      </w:pPr>
    </w:p>
    <w:p w14:paraId="5122BF58" w14:textId="77777777" w:rsidR="00DF5263" w:rsidRPr="00D30114" w:rsidRDefault="00DF5263" w:rsidP="000C377B">
      <w:pPr>
        <w:rPr>
          <w:lang w:val="en-US"/>
        </w:rPr>
      </w:pPr>
    </w:p>
    <w:p w14:paraId="3D13623E" w14:textId="77777777" w:rsidR="00DF5263" w:rsidRPr="00D30114" w:rsidRDefault="00DF5263" w:rsidP="000C377B">
      <w:pPr>
        <w:rPr>
          <w:lang w:val="en-US"/>
        </w:rPr>
      </w:pPr>
    </w:p>
    <w:p w14:paraId="2BACC51C" w14:textId="77777777" w:rsidR="00DF5263" w:rsidRPr="00D30114" w:rsidRDefault="00DF5263" w:rsidP="000C377B">
      <w:pPr>
        <w:rPr>
          <w:lang w:val="en-US"/>
        </w:rPr>
      </w:pPr>
    </w:p>
    <w:p w14:paraId="1E127BD2" w14:textId="77777777" w:rsidR="00DF5263" w:rsidRPr="00D30114" w:rsidRDefault="00DF5263" w:rsidP="000C377B">
      <w:pPr>
        <w:rPr>
          <w:lang w:val="en-US"/>
        </w:rPr>
      </w:pPr>
    </w:p>
    <w:p w14:paraId="4624E70E" w14:textId="77777777" w:rsidR="00DF5263" w:rsidRPr="00D30114" w:rsidRDefault="00DF5263" w:rsidP="000C377B">
      <w:pPr>
        <w:rPr>
          <w:lang w:val="en-US"/>
        </w:rPr>
      </w:pPr>
    </w:p>
    <w:p w14:paraId="10C0CDAB" w14:textId="77777777" w:rsidR="00DF5263" w:rsidRPr="00D30114" w:rsidRDefault="00DF5263" w:rsidP="000C377B">
      <w:pPr>
        <w:rPr>
          <w:lang w:val="en-US"/>
        </w:rPr>
      </w:pPr>
    </w:p>
    <w:p w14:paraId="4F9EDAD5" w14:textId="77777777" w:rsidR="00DF5263" w:rsidRPr="00D30114" w:rsidRDefault="00DF5263" w:rsidP="000C377B">
      <w:pPr>
        <w:rPr>
          <w:lang w:val="en-US"/>
        </w:rPr>
      </w:pPr>
    </w:p>
    <w:p w14:paraId="1C3E02AF" w14:textId="77777777" w:rsidR="00DF5263" w:rsidRPr="00D30114" w:rsidRDefault="00DF5263" w:rsidP="000C377B">
      <w:pPr>
        <w:rPr>
          <w:lang w:val="en-US"/>
        </w:rPr>
      </w:pPr>
    </w:p>
    <w:p w14:paraId="11F9BD3B" w14:textId="77777777" w:rsidR="00DF5263" w:rsidRPr="00D30114" w:rsidRDefault="00DF5263" w:rsidP="000C377B">
      <w:pPr>
        <w:rPr>
          <w:lang w:val="en-US"/>
        </w:rPr>
      </w:pPr>
    </w:p>
    <w:p w14:paraId="34DD491D" w14:textId="77777777" w:rsidR="00DF5263" w:rsidRPr="00D30114" w:rsidRDefault="00DF5263" w:rsidP="000C377B">
      <w:pPr>
        <w:rPr>
          <w:lang w:val="en-US"/>
        </w:rPr>
      </w:pPr>
    </w:p>
    <w:p w14:paraId="284ABEB8" w14:textId="77777777" w:rsidR="00DF5263" w:rsidRPr="00D30114" w:rsidRDefault="00DF5263" w:rsidP="000C377B">
      <w:pPr>
        <w:rPr>
          <w:lang w:val="en-US"/>
        </w:rPr>
      </w:pPr>
    </w:p>
    <w:p w14:paraId="2888C8F3" w14:textId="77777777" w:rsidR="00DF5263" w:rsidRPr="00D30114" w:rsidRDefault="00DF5263" w:rsidP="000C377B">
      <w:pPr>
        <w:rPr>
          <w:lang w:val="en-US"/>
        </w:rPr>
      </w:pPr>
    </w:p>
    <w:p w14:paraId="58D77458" w14:textId="0385BEC4" w:rsidR="000C377B" w:rsidRPr="00D57519" w:rsidRDefault="000C377B" w:rsidP="00087CE5">
      <w:pPr>
        <w:pStyle w:val="otrotitu"/>
      </w:pPr>
      <w:bookmarkStart w:id="22" w:name="_Toc229935385"/>
      <w:bookmarkStart w:id="23" w:name="_Toc229935582"/>
      <w:bookmarkStart w:id="24" w:name="_Toc99969387"/>
      <w:r w:rsidRPr="00D57519">
        <w:lastRenderedPageBreak/>
        <w:t>Índice</w:t>
      </w:r>
      <w:bookmarkEnd w:id="22"/>
      <w:bookmarkEnd w:id="23"/>
      <w:bookmarkEnd w:id="24"/>
    </w:p>
    <w:p w14:paraId="4A353306" w14:textId="16848A0E" w:rsidR="004F2F11" w:rsidRDefault="00CC0F28">
      <w:pPr>
        <w:pStyle w:val="TDC1"/>
        <w:tabs>
          <w:tab w:val="right" w:pos="9338"/>
        </w:tabs>
        <w:rPr>
          <w:rFonts w:eastAsiaTheme="minorEastAsia"/>
          <w:b w:val="0"/>
          <w:noProof/>
          <w:spacing w:val="0"/>
          <w:lang w:eastAsia="es-ES"/>
        </w:rPr>
      </w:pPr>
      <w:r w:rsidRPr="00ED031A">
        <w:rPr>
          <w:szCs w:val="20"/>
          <w:lang w:val="es-ES_tradnl"/>
        </w:rPr>
        <w:fldChar w:fldCharType="begin"/>
      </w:r>
      <w:r w:rsidRPr="00D57519">
        <w:rPr>
          <w:szCs w:val="20"/>
        </w:rPr>
        <w:instrText xml:space="preserve"> TOC \o "1-3" </w:instrText>
      </w:r>
      <w:r w:rsidRPr="00ED031A">
        <w:rPr>
          <w:szCs w:val="20"/>
          <w:lang w:val="es-ES_tradnl"/>
        </w:rPr>
        <w:fldChar w:fldCharType="separate"/>
      </w:r>
      <w:r w:rsidR="004F2F11" w:rsidRPr="0030249D">
        <w:rPr>
          <w:noProof/>
          <w:lang w:val="es-ES_tradnl"/>
        </w:rPr>
        <w:t>Agradecimientos</w:t>
      </w:r>
      <w:r w:rsidR="004F2F11">
        <w:rPr>
          <w:noProof/>
        </w:rPr>
        <w:tab/>
      </w:r>
      <w:r w:rsidR="004F2F11">
        <w:rPr>
          <w:noProof/>
        </w:rPr>
        <w:fldChar w:fldCharType="begin"/>
      </w:r>
      <w:r w:rsidR="004F2F11">
        <w:rPr>
          <w:noProof/>
        </w:rPr>
        <w:instrText xml:space="preserve"> PAGEREF _Toc99969384 \h </w:instrText>
      </w:r>
      <w:r w:rsidR="004F2F11">
        <w:rPr>
          <w:noProof/>
        </w:rPr>
      </w:r>
      <w:r w:rsidR="004F2F11">
        <w:rPr>
          <w:noProof/>
        </w:rPr>
        <w:fldChar w:fldCharType="separate"/>
      </w:r>
      <w:r w:rsidR="004F2F11">
        <w:rPr>
          <w:noProof/>
        </w:rPr>
        <w:t>ix</w:t>
      </w:r>
      <w:r w:rsidR="004F2F11">
        <w:rPr>
          <w:noProof/>
        </w:rPr>
        <w:fldChar w:fldCharType="end"/>
      </w:r>
    </w:p>
    <w:p w14:paraId="75F34A76" w14:textId="11405702" w:rsidR="004F2F11" w:rsidRDefault="004F2F11">
      <w:pPr>
        <w:pStyle w:val="TDC1"/>
        <w:tabs>
          <w:tab w:val="right" w:pos="9338"/>
        </w:tabs>
        <w:rPr>
          <w:rFonts w:eastAsiaTheme="minorEastAsia"/>
          <w:b w:val="0"/>
          <w:noProof/>
          <w:spacing w:val="0"/>
          <w:lang w:eastAsia="es-ES"/>
        </w:rPr>
      </w:pPr>
      <w:r w:rsidRPr="0030249D">
        <w:rPr>
          <w:noProof/>
          <w:lang w:val="es-ES_tradnl"/>
        </w:rPr>
        <w:t>Resumen</w:t>
      </w:r>
      <w:r>
        <w:rPr>
          <w:noProof/>
        </w:rPr>
        <w:tab/>
      </w:r>
      <w:r>
        <w:rPr>
          <w:noProof/>
        </w:rPr>
        <w:fldChar w:fldCharType="begin"/>
      </w:r>
      <w:r>
        <w:rPr>
          <w:noProof/>
        </w:rPr>
        <w:instrText xml:space="preserve"> PAGEREF _Toc99969385 \h </w:instrText>
      </w:r>
      <w:r>
        <w:rPr>
          <w:noProof/>
        </w:rPr>
      </w:r>
      <w:r>
        <w:rPr>
          <w:noProof/>
        </w:rPr>
        <w:fldChar w:fldCharType="separate"/>
      </w:r>
      <w:r>
        <w:rPr>
          <w:noProof/>
        </w:rPr>
        <w:t>xi</w:t>
      </w:r>
      <w:r>
        <w:rPr>
          <w:noProof/>
        </w:rPr>
        <w:fldChar w:fldCharType="end"/>
      </w:r>
    </w:p>
    <w:p w14:paraId="117C968B" w14:textId="55316E7C" w:rsidR="004F2F11" w:rsidRDefault="004F2F11">
      <w:pPr>
        <w:pStyle w:val="TDC1"/>
        <w:tabs>
          <w:tab w:val="right" w:pos="9338"/>
        </w:tabs>
        <w:rPr>
          <w:rFonts w:eastAsiaTheme="minorEastAsia"/>
          <w:b w:val="0"/>
          <w:noProof/>
          <w:spacing w:val="0"/>
          <w:lang w:eastAsia="es-ES"/>
        </w:rPr>
      </w:pPr>
      <w:r w:rsidRPr="00C64755">
        <w:rPr>
          <w:noProof/>
        </w:rPr>
        <w:t>Abstract</w:t>
      </w:r>
      <w:r>
        <w:rPr>
          <w:noProof/>
        </w:rPr>
        <w:tab/>
      </w:r>
      <w:r>
        <w:rPr>
          <w:noProof/>
        </w:rPr>
        <w:fldChar w:fldCharType="begin"/>
      </w:r>
      <w:r>
        <w:rPr>
          <w:noProof/>
        </w:rPr>
        <w:instrText xml:space="preserve"> PAGEREF _Toc99969386 \h </w:instrText>
      </w:r>
      <w:r>
        <w:rPr>
          <w:noProof/>
        </w:rPr>
      </w:r>
      <w:r>
        <w:rPr>
          <w:noProof/>
        </w:rPr>
        <w:fldChar w:fldCharType="separate"/>
      </w:r>
      <w:r>
        <w:rPr>
          <w:noProof/>
        </w:rPr>
        <w:t>xiii</w:t>
      </w:r>
      <w:r>
        <w:rPr>
          <w:noProof/>
        </w:rPr>
        <w:fldChar w:fldCharType="end"/>
      </w:r>
    </w:p>
    <w:p w14:paraId="73A807C4" w14:textId="1BAD1569" w:rsidR="004F2F11" w:rsidRDefault="004F2F11">
      <w:pPr>
        <w:pStyle w:val="TDC1"/>
        <w:tabs>
          <w:tab w:val="right" w:pos="9338"/>
        </w:tabs>
        <w:rPr>
          <w:rFonts w:eastAsiaTheme="minorEastAsia"/>
          <w:b w:val="0"/>
          <w:noProof/>
          <w:spacing w:val="0"/>
          <w:lang w:eastAsia="es-ES"/>
        </w:rPr>
      </w:pPr>
      <w:r>
        <w:rPr>
          <w:noProof/>
        </w:rPr>
        <w:t>Índice</w:t>
      </w:r>
      <w:r>
        <w:rPr>
          <w:noProof/>
        </w:rPr>
        <w:tab/>
      </w:r>
      <w:r>
        <w:rPr>
          <w:noProof/>
        </w:rPr>
        <w:fldChar w:fldCharType="begin"/>
      </w:r>
      <w:r>
        <w:rPr>
          <w:noProof/>
        </w:rPr>
        <w:instrText xml:space="preserve"> PAGEREF _Toc99969387 \h </w:instrText>
      </w:r>
      <w:r>
        <w:rPr>
          <w:noProof/>
        </w:rPr>
      </w:r>
      <w:r>
        <w:rPr>
          <w:noProof/>
        </w:rPr>
        <w:fldChar w:fldCharType="separate"/>
      </w:r>
      <w:r>
        <w:rPr>
          <w:noProof/>
        </w:rPr>
        <w:t>xv</w:t>
      </w:r>
      <w:r>
        <w:rPr>
          <w:noProof/>
        </w:rPr>
        <w:fldChar w:fldCharType="end"/>
      </w:r>
    </w:p>
    <w:p w14:paraId="103EF007" w14:textId="0DB0C029" w:rsidR="004F2F11" w:rsidRDefault="004F2F11">
      <w:pPr>
        <w:pStyle w:val="TDC1"/>
        <w:tabs>
          <w:tab w:val="right" w:pos="9338"/>
        </w:tabs>
        <w:rPr>
          <w:rFonts w:eastAsiaTheme="minorEastAsia"/>
          <w:b w:val="0"/>
          <w:noProof/>
          <w:spacing w:val="0"/>
          <w:lang w:eastAsia="es-ES"/>
        </w:rPr>
      </w:pPr>
      <w:r w:rsidRPr="0030249D">
        <w:rPr>
          <w:noProof/>
          <w:lang w:val="es-ES_tradnl"/>
        </w:rPr>
        <w:t>Índice de Tablas</w:t>
      </w:r>
      <w:r>
        <w:rPr>
          <w:noProof/>
        </w:rPr>
        <w:tab/>
      </w:r>
      <w:r>
        <w:rPr>
          <w:noProof/>
        </w:rPr>
        <w:fldChar w:fldCharType="begin"/>
      </w:r>
      <w:r>
        <w:rPr>
          <w:noProof/>
        </w:rPr>
        <w:instrText xml:space="preserve"> PAGEREF _Toc99969388 \h </w:instrText>
      </w:r>
      <w:r>
        <w:rPr>
          <w:noProof/>
        </w:rPr>
      </w:r>
      <w:r>
        <w:rPr>
          <w:noProof/>
        </w:rPr>
        <w:fldChar w:fldCharType="separate"/>
      </w:r>
      <w:r>
        <w:rPr>
          <w:noProof/>
        </w:rPr>
        <w:t>xvii</w:t>
      </w:r>
      <w:r>
        <w:rPr>
          <w:noProof/>
        </w:rPr>
        <w:fldChar w:fldCharType="end"/>
      </w:r>
    </w:p>
    <w:p w14:paraId="598AFFE7" w14:textId="7ECA3E9C" w:rsidR="004F2F11" w:rsidRDefault="004F2F11">
      <w:pPr>
        <w:pStyle w:val="TDC1"/>
        <w:tabs>
          <w:tab w:val="right" w:pos="9338"/>
        </w:tabs>
        <w:rPr>
          <w:rFonts w:eastAsiaTheme="minorEastAsia"/>
          <w:b w:val="0"/>
          <w:noProof/>
          <w:spacing w:val="0"/>
          <w:lang w:eastAsia="es-ES"/>
        </w:rPr>
      </w:pPr>
      <w:r w:rsidRPr="0030249D">
        <w:rPr>
          <w:noProof/>
          <w:lang w:val="es-ES_tradnl"/>
        </w:rPr>
        <w:t>Índice de ilustraciones</w:t>
      </w:r>
      <w:r>
        <w:rPr>
          <w:noProof/>
        </w:rPr>
        <w:tab/>
      </w:r>
      <w:r>
        <w:rPr>
          <w:noProof/>
        </w:rPr>
        <w:fldChar w:fldCharType="begin"/>
      </w:r>
      <w:r>
        <w:rPr>
          <w:noProof/>
        </w:rPr>
        <w:instrText xml:space="preserve"> PAGEREF _Toc99969389 \h </w:instrText>
      </w:r>
      <w:r>
        <w:rPr>
          <w:noProof/>
        </w:rPr>
      </w:r>
      <w:r>
        <w:rPr>
          <w:noProof/>
        </w:rPr>
        <w:fldChar w:fldCharType="separate"/>
      </w:r>
      <w:r>
        <w:rPr>
          <w:noProof/>
        </w:rPr>
        <w:t>xix</w:t>
      </w:r>
      <w:r>
        <w:rPr>
          <w:noProof/>
        </w:rPr>
        <w:fldChar w:fldCharType="end"/>
      </w:r>
    </w:p>
    <w:p w14:paraId="44882612" w14:textId="5B990248" w:rsidR="004F2F11" w:rsidRDefault="004F2F11">
      <w:pPr>
        <w:pStyle w:val="TDC1"/>
        <w:tabs>
          <w:tab w:val="left" w:pos="400"/>
          <w:tab w:val="right" w:pos="9338"/>
        </w:tabs>
        <w:rPr>
          <w:rFonts w:eastAsiaTheme="minorEastAsia"/>
          <w:b w:val="0"/>
          <w:noProof/>
          <w:spacing w:val="0"/>
          <w:lang w:eastAsia="es-ES"/>
        </w:rPr>
      </w:pPr>
      <w:r w:rsidRPr="0030249D">
        <w:rPr>
          <w:noProof/>
          <w:lang w:val="es-ES_tradnl"/>
        </w:rPr>
        <w:t>1</w:t>
      </w:r>
      <w:r>
        <w:rPr>
          <w:rFonts w:eastAsiaTheme="minorEastAsia"/>
          <w:b w:val="0"/>
          <w:noProof/>
          <w:spacing w:val="0"/>
          <w:lang w:eastAsia="es-ES"/>
        </w:rPr>
        <w:tab/>
      </w:r>
      <w:r w:rsidRPr="0030249D">
        <w:rPr>
          <w:noProof/>
          <w:lang w:val="es-ES_tradnl"/>
        </w:rPr>
        <w:t>Introducción</w:t>
      </w:r>
      <w:r>
        <w:rPr>
          <w:noProof/>
        </w:rPr>
        <w:tab/>
      </w:r>
      <w:r>
        <w:rPr>
          <w:noProof/>
        </w:rPr>
        <w:fldChar w:fldCharType="begin"/>
      </w:r>
      <w:r>
        <w:rPr>
          <w:noProof/>
        </w:rPr>
        <w:instrText xml:space="preserve"> PAGEREF _Toc99969390 \h </w:instrText>
      </w:r>
      <w:r>
        <w:rPr>
          <w:noProof/>
        </w:rPr>
      </w:r>
      <w:r>
        <w:rPr>
          <w:noProof/>
        </w:rPr>
        <w:fldChar w:fldCharType="separate"/>
      </w:r>
      <w:r>
        <w:rPr>
          <w:noProof/>
        </w:rPr>
        <w:t>1</w:t>
      </w:r>
      <w:r>
        <w:rPr>
          <w:noProof/>
        </w:rPr>
        <w:fldChar w:fldCharType="end"/>
      </w:r>
    </w:p>
    <w:p w14:paraId="3629629F" w14:textId="787BA658" w:rsidR="004F2F11" w:rsidRDefault="004F2F11">
      <w:pPr>
        <w:pStyle w:val="TDC1"/>
        <w:tabs>
          <w:tab w:val="left" w:pos="400"/>
          <w:tab w:val="right" w:pos="9338"/>
        </w:tabs>
        <w:rPr>
          <w:rFonts w:eastAsiaTheme="minorEastAsia"/>
          <w:b w:val="0"/>
          <w:noProof/>
          <w:spacing w:val="0"/>
          <w:lang w:eastAsia="es-ES"/>
        </w:rPr>
      </w:pPr>
      <w:r w:rsidRPr="0030249D">
        <w:rPr>
          <w:noProof/>
          <w:lang w:val="es-ES_tradnl"/>
        </w:rPr>
        <w:t>2</w:t>
      </w:r>
      <w:r>
        <w:rPr>
          <w:rFonts w:eastAsiaTheme="minorEastAsia"/>
          <w:b w:val="0"/>
          <w:noProof/>
          <w:spacing w:val="0"/>
          <w:lang w:eastAsia="es-ES"/>
        </w:rPr>
        <w:tab/>
      </w:r>
      <w:r w:rsidRPr="0030249D">
        <w:rPr>
          <w:noProof/>
          <w:lang w:val="es-ES_tradnl"/>
        </w:rPr>
        <w:t>Contexto: Zona de Estudio y tipología de la cuenca.</w:t>
      </w:r>
      <w:r>
        <w:rPr>
          <w:noProof/>
        </w:rPr>
        <w:tab/>
      </w:r>
      <w:r>
        <w:rPr>
          <w:noProof/>
        </w:rPr>
        <w:fldChar w:fldCharType="begin"/>
      </w:r>
      <w:r>
        <w:rPr>
          <w:noProof/>
        </w:rPr>
        <w:instrText xml:space="preserve"> PAGEREF _Toc99969391 \h </w:instrText>
      </w:r>
      <w:r>
        <w:rPr>
          <w:noProof/>
        </w:rPr>
      </w:r>
      <w:r>
        <w:rPr>
          <w:noProof/>
        </w:rPr>
        <w:fldChar w:fldCharType="separate"/>
      </w:r>
      <w:r>
        <w:rPr>
          <w:noProof/>
        </w:rPr>
        <w:t>11</w:t>
      </w:r>
      <w:r>
        <w:rPr>
          <w:noProof/>
        </w:rPr>
        <w:fldChar w:fldCharType="end"/>
      </w:r>
    </w:p>
    <w:p w14:paraId="6CB93EAF" w14:textId="25A79A9F" w:rsidR="004F2F11" w:rsidRDefault="004F2F11">
      <w:pPr>
        <w:pStyle w:val="TDC2"/>
        <w:tabs>
          <w:tab w:val="right" w:pos="9338"/>
        </w:tabs>
        <w:rPr>
          <w:rFonts w:eastAsiaTheme="minorEastAsia"/>
          <w:i w:val="0"/>
          <w:noProof/>
          <w:spacing w:val="0"/>
          <w:lang w:eastAsia="es-ES"/>
        </w:rPr>
      </w:pPr>
      <w:r w:rsidRPr="0030249D">
        <w:rPr>
          <w:noProof/>
          <w:lang w:val="es-ES_tradnl"/>
        </w:rPr>
        <w:t>2.3.</w:t>
      </w:r>
      <w:r>
        <w:rPr>
          <w:noProof/>
        </w:rPr>
        <w:t xml:space="preserve"> Tipología de la Cuenca</w:t>
      </w:r>
      <w:r>
        <w:rPr>
          <w:noProof/>
        </w:rPr>
        <w:tab/>
      </w:r>
      <w:r>
        <w:rPr>
          <w:noProof/>
        </w:rPr>
        <w:fldChar w:fldCharType="begin"/>
      </w:r>
      <w:r>
        <w:rPr>
          <w:noProof/>
        </w:rPr>
        <w:instrText xml:space="preserve"> PAGEREF _Toc99969392 \h </w:instrText>
      </w:r>
      <w:r>
        <w:rPr>
          <w:noProof/>
        </w:rPr>
      </w:r>
      <w:r>
        <w:rPr>
          <w:noProof/>
        </w:rPr>
        <w:fldChar w:fldCharType="separate"/>
      </w:r>
      <w:r>
        <w:rPr>
          <w:noProof/>
        </w:rPr>
        <w:t>11</w:t>
      </w:r>
      <w:r>
        <w:rPr>
          <w:noProof/>
        </w:rPr>
        <w:fldChar w:fldCharType="end"/>
      </w:r>
    </w:p>
    <w:p w14:paraId="19A6A002" w14:textId="434FBFBE" w:rsidR="004F2F11" w:rsidRDefault="004F2F11">
      <w:pPr>
        <w:pStyle w:val="TDC3"/>
        <w:tabs>
          <w:tab w:val="left" w:pos="1200"/>
          <w:tab w:val="right" w:pos="9338"/>
        </w:tabs>
        <w:rPr>
          <w:rFonts w:eastAsiaTheme="minorEastAsia"/>
          <w:noProof/>
          <w:spacing w:val="0"/>
          <w:lang w:eastAsia="es-ES"/>
        </w:rPr>
      </w:pPr>
      <w:r w:rsidRPr="0030249D">
        <w:rPr>
          <w:noProof/>
        </w:rPr>
        <w:t>2.1.1</w:t>
      </w:r>
      <w:r>
        <w:rPr>
          <w:rFonts w:eastAsiaTheme="minorEastAsia"/>
          <w:noProof/>
          <w:spacing w:val="0"/>
          <w:lang w:eastAsia="es-ES"/>
        </w:rPr>
        <w:tab/>
      </w:r>
      <w:r w:rsidRPr="0030249D">
        <w:rPr>
          <w:noProof/>
        </w:rPr>
        <w:t>Características geométricas de la cuenca</w:t>
      </w:r>
      <w:r>
        <w:rPr>
          <w:noProof/>
        </w:rPr>
        <w:tab/>
      </w:r>
      <w:r>
        <w:rPr>
          <w:noProof/>
        </w:rPr>
        <w:fldChar w:fldCharType="begin"/>
      </w:r>
      <w:r>
        <w:rPr>
          <w:noProof/>
        </w:rPr>
        <w:instrText xml:space="preserve"> PAGEREF _Toc99969393 \h </w:instrText>
      </w:r>
      <w:r>
        <w:rPr>
          <w:noProof/>
        </w:rPr>
      </w:r>
      <w:r>
        <w:rPr>
          <w:noProof/>
        </w:rPr>
        <w:fldChar w:fldCharType="separate"/>
      </w:r>
      <w:r>
        <w:rPr>
          <w:noProof/>
        </w:rPr>
        <w:t>12</w:t>
      </w:r>
      <w:r>
        <w:rPr>
          <w:noProof/>
        </w:rPr>
        <w:fldChar w:fldCharType="end"/>
      </w:r>
    </w:p>
    <w:p w14:paraId="28553DE0" w14:textId="4BF37833" w:rsidR="004F2F11" w:rsidRDefault="004F2F11">
      <w:pPr>
        <w:pStyle w:val="TDC1"/>
        <w:tabs>
          <w:tab w:val="left" w:pos="400"/>
          <w:tab w:val="right" w:pos="9338"/>
        </w:tabs>
        <w:rPr>
          <w:rFonts w:eastAsiaTheme="minorEastAsia"/>
          <w:b w:val="0"/>
          <w:noProof/>
          <w:spacing w:val="0"/>
          <w:lang w:eastAsia="es-ES"/>
        </w:rPr>
      </w:pPr>
      <w:r>
        <w:rPr>
          <w:noProof/>
        </w:rPr>
        <w:t>3</w:t>
      </w:r>
      <w:r>
        <w:rPr>
          <w:rFonts w:eastAsiaTheme="minorEastAsia"/>
          <w:b w:val="0"/>
          <w:noProof/>
          <w:spacing w:val="0"/>
          <w:lang w:eastAsia="es-ES"/>
        </w:rPr>
        <w:tab/>
      </w:r>
      <w:r>
        <w:rPr>
          <w:noProof/>
        </w:rPr>
        <w:t>Metodología seguida para la zona de estudio.</w:t>
      </w:r>
      <w:r>
        <w:rPr>
          <w:noProof/>
        </w:rPr>
        <w:tab/>
      </w:r>
      <w:r>
        <w:rPr>
          <w:noProof/>
        </w:rPr>
        <w:fldChar w:fldCharType="begin"/>
      </w:r>
      <w:r>
        <w:rPr>
          <w:noProof/>
        </w:rPr>
        <w:instrText xml:space="preserve"> PAGEREF _Toc99969394 \h </w:instrText>
      </w:r>
      <w:r>
        <w:rPr>
          <w:noProof/>
        </w:rPr>
      </w:r>
      <w:r>
        <w:rPr>
          <w:noProof/>
        </w:rPr>
        <w:fldChar w:fldCharType="separate"/>
      </w:r>
      <w:r>
        <w:rPr>
          <w:noProof/>
        </w:rPr>
        <w:t>16</w:t>
      </w:r>
      <w:r>
        <w:rPr>
          <w:noProof/>
        </w:rPr>
        <w:fldChar w:fldCharType="end"/>
      </w:r>
    </w:p>
    <w:p w14:paraId="69338959" w14:textId="4CBEAC9C" w:rsidR="004F2F11" w:rsidRDefault="004F2F11">
      <w:pPr>
        <w:pStyle w:val="TDC2"/>
        <w:tabs>
          <w:tab w:val="left" w:pos="800"/>
          <w:tab w:val="right" w:pos="9338"/>
        </w:tabs>
        <w:rPr>
          <w:rFonts w:eastAsiaTheme="minorEastAsia"/>
          <w:i w:val="0"/>
          <w:noProof/>
          <w:spacing w:val="0"/>
          <w:lang w:eastAsia="es-ES"/>
        </w:rPr>
      </w:pPr>
      <w:r w:rsidRPr="0030249D">
        <w:rPr>
          <w:noProof/>
        </w:rPr>
        <w:t>3.1</w:t>
      </w:r>
      <w:r>
        <w:rPr>
          <w:rFonts w:eastAsiaTheme="minorEastAsia"/>
          <w:i w:val="0"/>
          <w:noProof/>
          <w:spacing w:val="0"/>
          <w:lang w:eastAsia="es-ES"/>
        </w:rPr>
        <w:tab/>
      </w:r>
      <w:r w:rsidRPr="0030249D">
        <w:rPr>
          <w:noProof/>
        </w:rPr>
        <w:t>Calibración previa de los parámetros asociados al Qt, Qp y Tp</w:t>
      </w:r>
      <w:r>
        <w:rPr>
          <w:noProof/>
        </w:rPr>
        <w:tab/>
      </w:r>
      <w:r>
        <w:rPr>
          <w:noProof/>
        </w:rPr>
        <w:fldChar w:fldCharType="begin"/>
      </w:r>
      <w:r>
        <w:rPr>
          <w:noProof/>
        </w:rPr>
        <w:instrText xml:space="preserve"> PAGEREF _Toc99969395 \h </w:instrText>
      </w:r>
      <w:r>
        <w:rPr>
          <w:noProof/>
        </w:rPr>
      </w:r>
      <w:r>
        <w:rPr>
          <w:noProof/>
        </w:rPr>
        <w:fldChar w:fldCharType="separate"/>
      </w:r>
      <w:r>
        <w:rPr>
          <w:noProof/>
        </w:rPr>
        <w:t>16</w:t>
      </w:r>
      <w:r>
        <w:rPr>
          <w:noProof/>
        </w:rPr>
        <w:fldChar w:fldCharType="end"/>
      </w:r>
    </w:p>
    <w:p w14:paraId="79290667" w14:textId="70C9D55E" w:rsidR="004F2F11" w:rsidRDefault="004F2F11">
      <w:pPr>
        <w:pStyle w:val="TDC3"/>
        <w:tabs>
          <w:tab w:val="left" w:pos="1200"/>
          <w:tab w:val="right" w:pos="9338"/>
        </w:tabs>
        <w:rPr>
          <w:rFonts w:eastAsiaTheme="minorEastAsia"/>
          <w:noProof/>
          <w:spacing w:val="0"/>
          <w:lang w:eastAsia="es-ES"/>
        </w:rPr>
      </w:pPr>
      <w:r w:rsidRPr="0030249D">
        <w:rPr>
          <w:noProof/>
        </w:rPr>
        <w:t>3.1.1</w:t>
      </w:r>
      <w:r>
        <w:rPr>
          <w:rFonts w:eastAsiaTheme="minorEastAsia"/>
          <w:noProof/>
          <w:spacing w:val="0"/>
          <w:lang w:eastAsia="es-ES"/>
        </w:rPr>
        <w:tab/>
      </w:r>
      <w:r w:rsidRPr="0030249D">
        <w:rPr>
          <w:noProof/>
        </w:rPr>
        <w:t>Número de curva (CN). Método de las Abstracciones</w:t>
      </w:r>
      <w:r>
        <w:rPr>
          <w:noProof/>
        </w:rPr>
        <w:tab/>
      </w:r>
      <w:r>
        <w:rPr>
          <w:noProof/>
        </w:rPr>
        <w:fldChar w:fldCharType="begin"/>
      </w:r>
      <w:r>
        <w:rPr>
          <w:noProof/>
        </w:rPr>
        <w:instrText xml:space="preserve"> PAGEREF _Toc99969396 \h </w:instrText>
      </w:r>
      <w:r>
        <w:rPr>
          <w:noProof/>
        </w:rPr>
      </w:r>
      <w:r>
        <w:rPr>
          <w:noProof/>
        </w:rPr>
        <w:fldChar w:fldCharType="separate"/>
      </w:r>
      <w:r>
        <w:rPr>
          <w:noProof/>
        </w:rPr>
        <w:t>16</w:t>
      </w:r>
      <w:r>
        <w:rPr>
          <w:noProof/>
        </w:rPr>
        <w:fldChar w:fldCharType="end"/>
      </w:r>
    </w:p>
    <w:p w14:paraId="35E78CEA" w14:textId="42DCCE92" w:rsidR="004F2F11" w:rsidRDefault="004F2F11">
      <w:pPr>
        <w:pStyle w:val="TDC3"/>
        <w:tabs>
          <w:tab w:val="left" w:pos="1200"/>
          <w:tab w:val="right" w:pos="9338"/>
        </w:tabs>
        <w:rPr>
          <w:rFonts w:eastAsiaTheme="minorEastAsia"/>
          <w:noProof/>
          <w:spacing w:val="0"/>
          <w:lang w:eastAsia="es-ES"/>
        </w:rPr>
      </w:pPr>
      <w:r w:rsidRPr="0030249D">
        <w:rPr>
          <w:noProof/>
          <w:lang w:eastAsia="es-ES"/>
        </w:rPr>
        <w:t>3.1.2</w:t>
      </w:r>
      <w:r>
        <w:rPr>
          <w:rFonts w:eastAsiaTheme="minorEastAsia"/>
          <w:noProof/>
          <w:spacing w:val="0"/>
          <w:lang w:eastAsia="es-ES"/>
        </w:rPr>
        <w:tab/>
      </w:r>
      <w:r w:rsidRPr="0030249D">
        <w:rPr>
          <w:noProof/>
        </w:rPr>
        <w:t xml:space="preserve">Calibración de </w:t>
      </w:r>
      <w:r w:rsidRPr="0030249D">
        <w:rPr>
          <w:rFonts w:cs="Times New Roman"/>
          <w:noProof/>
          <w:lang w:eastAsia="es-ES"/>
        </w:rPr>
        <w:t>ղ, Ө</w:t>
      </w:r>
      <w:r w:rsidRPr="0030249D">
        <w:rPr>
          <w:noProof/>
          <w:vertAlign w:val="subscript"/>
          <w:lang w:eastAsia="es-ES"/>
        </w:rPr>
        <w:t xml:space="preserve">e </w:t>
      </w:r>
      <w:r w:rsidRPr="0030249D">
        <w:rPr>
          <w:noProof/>
          <w:lang w:eastAsia="es-ES"/>
        </w:rPr>
        <w:t>y K. Método de Green-Ampt</w:t>
      </w:r>
      <w:r>
        <w:rPr>
          <w:noProof/>
        </w:rPr>
        <w:tab/>
      </w:r>
      <w:r>
        <w:rPr>
          <w:noProof/>
        </w:rPr>
        <w:fldChar w:fldCharType="begin"/>
      </w:r>
      <w:r>
        <w:rPr>
          <w:noProof/>
        </w:rPr>
        <w:instrText xml:space="preserve"> PAGEREF _Toc99969397 \h </w:instrText>
      </w:r>
      <w:r>
        <w:rPr>
          <w:noProof/>
        </w:rPr>
      </w:r>
      <w:r>
        <w:rPr>
          <w:noProof/>
        </w:rPr>
        <w:fldChar w:fldCharType="separate"/>
      </w:r>
      <w:r>
        <w:rPr>
          <w:noProof/>
        </w:rPr>
        <w:t>17</w:t>
      </w:r>
      <w:r>
        <w:rPr>
          <w:noProof/>
        </w:rPr>
        <w:fldChar w:fldCharType="end"/>
      </w:r>
    </w:p>
    <w:p w14:paraId="0F15AB47" w14:textId="095FE847" w:rsidR="004F2F11" w:rsidRDefault="004F2F11">
      <w:pPr>
        <w:pStyle w:val="TDC3"/>
        <w:tabs>
          <w:tab w:val="left" w:pos="1200"/>
          <w:tab w:val="right" w:pos="9338"/>
        </w:tabs>
        <w:rPr>
          <w:rFonts w:eastAsiaTheme="minorEastAsia"/>
          <w:noProof/>
          <w:spacing w:val="0"/>
          <w:lang w:eastAsia="es-ES"/>
        </w:rPr>
      </w:pPr>
      <w:r w:rsidRPr="0030249D">
        <w:rPr>
          <w:noProof/>
        </w:rPr>
        <w:t>3.1.3</w:t>
      </w:r>
      <w:r>
        <w:rPr>
          <w:rFonts w:eastAsiaTheme="minorEastAsia"/>
          <w:noProof/>
          <w:spacing w:val="0"/>
          <w:lang w:eastAsia="es-ES"/>
        </w:rPr>
        <w:tab/>
      </w:r>
      <w:r w:rsidRPr="0030249D">
        <w:rPr>
          <w:noProof/>
        </w:rPr>
        <w:t>Coef 1 y Coef 2. Ajuste del tlag</w:t>
      </w:r>
      <w:r>
        <w:rPr>
          <w:noProof/>
        </w:rPr>
        <w:tab/>
      </w:r>
      <w:r>
        <w:rPr>
          <w:noProof/>
        </w:rPr>
        <w:fldChar w:fldCharType="begin"/>
      </w:r>
      <w:r>
        <w:rPr>
          <w:noProof/>
        </w:rPr>
        <w:instrText xml:space="preserve"> PAGEREF _Toc99969398 \h </w:instrText>
      </w:r>
      <w:r>
        <w:rPr>
          <w:noProof/>
        </w:rPr>
      </w:r>
      <w:r>
        <w:rPr>
          <w:noProof/>
        </w:rPr>
        <w:fldChar w:fldCharType="separate"/>
      </w:r>
      <w:r>
        <w:rPr>
          <w:noProof/>
        </w:rPr>
        <w:t>17</w:t>
      </w:r>
      <w:r>
        <w:rPr>
          <w:noProof/>
        </w:rPr>
        <w:fldChar w:fldCharType="end"/>
      </w:r>
    </w:p>
    <w:p w14:paraId="4D587418" w14:textId="2BF73AC1" w:rsidR="004F2F11" w:rsidRDefault="004F2F11">
      <w:pPr>
        <w:pStyle w:val="TDC2"/>
        <w:tabs>
          <w:tab w:val="left" w:pos="800"/>
          <w:tab w:val="right" w:pos="9338"/>
        </w:tabs>
        <w:rPr>
          <w:rFonts w:eastAsiaTheme="minorEastAsia"/>
          <w:i w:val="0"/>
          <w:noProof/>
          <w:spacing w:val="0"/>
          <w:lang w:eastAsia="es-ES"/>
        </w:rPr>
      </w:pPr>
      <w:r w:rsidRPr="0030249D">
        <w:rPr>
          <w:noProof/>
        </w:rPr>
        <w:t>3.2</w:t>
      </w:r>
      <w:r>
        <w:rPr>
          <w:rFonts w:eastAsiaTheme="minorEastAsia"/>
          <w:i w:val="0"/>
          <w:noProof/>
          <w:spacing w:val="0"/>
          <w:lang w:eastAsia="es-ES"/>
        </w:rPr>
        <w:tab/>
      </w:r>
      <w:r w:rsidRPr="0030249D">
        <w:rPr>
          <w:noProof/>
        </w:rPr>
        <w:t>Estudio de alternativas entre las diferentes metodologías de estudio</w:t>
      </w:r>
      <w:r>
        <w:rPr>
          <w:noProof/>
        </w:rPr>
        <w:tab/>
      </w:r>
      <w:r>
        <w:rPr>
          <w:noProof/>
        </w:rPr>
        <w:fldChar w:fldCharType="begin"/>
      </w:r>
      <w:r>
        <w:rPr>
          <w:noProof/>
        </w:rPr>
        <w:instrText xml:space="preserve"> PAGEREF _Toc99969399 \h </w:instrText>
      </w:r>
      <w:r>
        <w:rPr>
          <w:noProof/>
        </w:rPr>
      </w:r>
      <w:r>
        <w:rPr>
          <w:noProof/>
        </w:rPr>
        <w:fldChar w:fldCharType="separate"/>
      </w:r>
      <w:r>
        <w:rPr>
          <w:noProof/>
        </w:rPr>
        <w:t>18</w:t>
      </w:r>
      <w:r>
        <w:rPr>
          <w:noProof/>
        </w:rPr>
        <w:fldChar w:fldCharType="end"/>
      </w:r>
    </w:p>
    <w:p w14:paraId="556AAA7D" w14:textId="3B3590EB" w:rsidR="004F2F11" w:rsidRDefault="004F2F11">
      <w:pPr>
        <w:pStyle w:val="TDC1"/>
        <w:tabs>
          <w:tab w:val="left" w:pos="400"/>
          <w:tab w:val="right" w:pos="9338"/>
        </w:tabs>
        <w:rPr>
          <w:rFonts w:eastAsiaTheme="minorEastAsia"/>
          <w:b w:val="0"/>
          <w:noProof/>
          <w:spacing w:val="0"/>
          <w:lang w:eastAsia="es-ES"/>
        </w:rPr>
      </w:pPr>
      <w:r>
        <w:rPr>
          <w:noProof/>
        </w:rPr>
        <w:t>4</w:t>
      </w:r>
      <w:r>
        <w:rPr>
          <w:rFonts w:eastAsiaTheme="minorEastAsia"/>
          <w:b w:val="0"/>
          <w:noProof/>
          <w:spacing w:val="0"/>
          <w:lang w:eastAsia="es-ES"/>
        </w:rPr>
        <w:tab/>
      </w:r>
      <w:r>
        <w:rPr>
          <w:noProof/>
        </w:rPr>
        <w:t>Bloque I: Calibración y validación de los parámetros necesarios.</w:t>
      </w:r>
      <w:r>
        <w:rPr>
          <w:noProof/>
        </w:rPr>
        <w:tab/>
      </w:r>
      <w:r>
        <w:rPr>
          <w:noProof/>
        </w:rPr>
        <w:fldChar w:fldCharType="begin"/>
      </w:r>
      <w:r>
        <w:rPr>
          <w:noProof/>
        </w:rPr>
        <w:instrText xml:space="preserve"> PAGEREF _Toc99969400 \h </w:instrText>
      </w:r>
      <w:r>
        <w:rPr>
          <w:noProof/>
        </w:rPr>
      </w:r>
      <w:r>
        <w:rPr>
          <w:noProof/>
        </w:rPr>
        <w:fldChar w:fldCharType="separate"/>
      </w:r>
      <w:r>
        <w:rPr>
          <w:noProof/>
        </w:rPr>
        <w:t>19</w:t>
      </w:r>
      <w:r>
        <w:rPr>
          <w:noProof/>
        </w:rPr>
        <w:fldChar w:fldCharType="end"/>
      </w:r>
    </w:p>
    <w:p w14:paraId="781B5B38" w14:textId="46D16A77" w:rsidR="004F2F11" w:rsidRDefault="004F2F11">
      <w:pPr>
        <w:pStyle w:val="TDC2"/>
        <w:tabs>
          <w:tab w:val="left" w:pos="800"/>
          <w:tab w:val="right" w:pos="9338"/>
        </w:tabs>
        <w:rPr>
          <w:rFonts w:eastAsiaTheme="minorEastAsia"/>
          <w:i w:val="0"/>
          <w:noProof/>
          <w:spacing w:val="0"/>
          <w:lang w:eastAsia="es-ES"/>
        </w:rPr>
      </w:pPr>
      <w:r w:rsidRPr="0030249D">
        <w:rPr>
          <w:noProof/>
          <w:lang w:eastAsia="es-ES"/>
        </w:rPr>
        <w:t>4.1</w:t>
      </w:r>
      <w:r>
        <w:rPr>
          <w:rFonts w:eastAsiaTheme="minorEastAsia"/>
          <w:i w:val="0"/>
          <w:noProof/>
          <w:spacing w:val="0"/>
          <w:lang w:eastAsia="es-ES"/>
        </w:rPr>
        <w:tab/>
      </w:r>
      <w:r w:rsidRPr="0030249D">
        <w:rPr>
          <w:noProof/>
          <w:lang w:eastAsia="es-ES"/>
        </w:rPr>
        <w:t>Ajuste de los parámetros para los Métodos de Infiltración</w:t>
      </w:r>
      <w:r>
        <w:rPr>
          <w:noProof/>
        </w:rPr>
        <w:tab/>
      </w:r>
      <w:r>
        <w:rPr>
          <w:noProof/>
        </w:rPr>
        <w:fldChar w:fldCharType="begin"/>
      </w:r>
      <w:r>
        <w:rPr>
          <w:noProof/>
        </w:rPr>
        <w:instrText xml:space="preserve"> PAGEREF _Toc99969401 \h </w:instrText>
      </w:r>
      <w:r>
        <w:rPr>
          <w:noProof/>
        </w:rPr>
      </w:r>
      <w:r>
        <w:rPr>
          <w:noProof/>
        </w:rPr>
        <w:fldChar w:fldCharType="separate"/>
      </w:r>
      <w:r>
        <w:rPr>
          <w:noProof/>
        </w:rPr>
        <w:t>20</w:t>
      </w:r>
      <w:r>
        <w:rPr>
          <w:noProof/>
        </w:rPr>
        <w:fldChar w:fldCharType="end"/>
      </w:r>
    </w:p>
    <w:p w14:paraId="4C875D11" w14:textId="6692D5F7" w:rsidR="004F2F11" w:rsidRDefault="004F2F11">
      <w:pPr>
        <w:pStyle w:val="TDC3"/>
        <w:tabs>
          <w:tab w:val="left" w:pos="1200"/>
          <w:tab w:val="right" w:pos="9338"/>
        </w:tabs>
        <w:rPr>
          <w:rFonts w:eastAsiaTheme="minorEastAsia"/>
          <w:noProof/>
          <w:spacing w:val="0"/>
          <w:lang w:eastAsia="es-ES"/>
        </w:rPr>
      </w:pPr>
      <w:r w:rsidRPr="0030249D">
        <w:rPr>
          <w:noProof/>
          <w:lang w:eastAsia="es-ES"/>
        </w:rPr>
        <w:t>4.1.1</w:t>
      </w:r>
      <w:r>
        <w:rPr>
          <w:rFonts w:eastAsiaTheme="minorEastAsia"/>
          <w:noProof/>
          <w:spacing w:val="0"/>
          <w:lang w:eastAsia="es-ES"/>
        </w:rPr>
        <w:tab/>
      </w:r>
      <w:r w:rsidRPr="0030249D">
        <w:rPr>
          <w:noProof/>
          <w:lang w:eastAsia="es-ES"/>
        </w:rPr>
        <w:t>Calibración del CN. Método de Infiltración: SCS-CN</w:t>
      </w:r>
      <w:r>
        <w:rPr>
          <w:noProof/>
        </w:rPr>
        <w:tab/>
      </w:r>
      <w:r>
        <w:rPr>
          <w:noProof/>
        </w:rPr>
        <w:fldChar w:fldCharType="begin"/>
      </w:r>
      <w:r>
        <w:rPr>
          <w:noProof/>
        </w:rPr>
        <w:instrText xml:space="preserve"> PAGEREF _Toc99969402 \h </w:instrText>
      </w:r>
      <w:r>
        <w:rPr>
          <w:noProof/>
        </w:rPr>
      </w:r>
      <w:r>
        <w:rPr>
          <w:noProof/>
        </w:rPr>
        <w:fldChar w:fldCharType="separate"/>
      </w:r>
      <w:r>
        <w:rPr>
          <w:noProof/>
        </w:rPr>
        <w:t>21</w:t>
      </w:r>
      <w:r>
        <w:rPr>
          <w:noProof/>
        </w:rPr>
        <w:fldChar w:fldCharType="end"/>
      </w:r>
    </w:p>
    <w:p w14:paraId="000A3A68" w14:textId="4CB5B9C1" w:rsidR="004F2F11" w:rsidRDefault="004F2F11">
      <w:pPr>
        <w:pStyle w:val="TDC3"/>
        <w:tabs>
          <w:tab w:val="left" w:pos="1200"/>
          <w:tab w:val="right" w:pos="9338"/>
        </w:tabs>
        <w:rPr>
          <w:rFonts w:eastAsiaTheme="minorEastAsia"/>
          <w:noProof/>
          <w:spacing w:val="0"/>
          <w:lang w:eastAsia="es-ES"/>
        </w:rPr>
      </w:pPr>
      <w:r w:rsidRPr="0030249D">
        <w:rPr>
          <w:noProof/>
          <w:lang w:eastAsia="es-ES"/>
        </w:rPr>
        <w:t>4.1.2</w:t>
      </w:r>
      <w:r>
        <w:rPr>
          <w:rFonts w:eastAsiaTheme="minorEastAsia"/>
          <w:noProof/>
          <w:spacing w:val="0"/>
          <w:lang w:eastAsia="es-ES"/>
        </w:rPr>
        <w:tab/>
      </w:r>
      <w:r w:rsidRPr="0030249D">
        <w:rPr>
          <w:noProof/>
          <w:lang w:eastAsia="es-ES"/>
        </w:rPr>
        <w:t xml:space="preserve">Calibración de </w:t>
      </w:r>
      <w:r w:rsidRPr="0030249D">
        <w:rPr>
          <w:rFonts w:cs="Times New Roman"/>
          <w:noProof/>
          <w:lang w:eastAsia="es-ES"/>
        </w:rPr>
        <w:t>ղ, Ө</w:t>
      </w:r>
      <w:r w:rsidRPr="0030249D">
        <w:rPr>
          <w:noProof/>
          <w:vertAlign w:val="subscript"/>
          <w:lang w:eastAsia="es-ES"/>
        </w:rPr>
        <w:t xml:space="preserve">e </w:t>
      </w:r>
      <w:r w:rsidRPr="0030249D">
        <w:rPr>
          <w:noProof/>
          <w:lang w:eastAsia="es-ES"/>
        </w:rPr>
        <w:t>y K. Método de infiltración: Green-Ampt</w:t>
      </w:r>
      <w:r>
        <w:rPr>
          <w:noProof/>
        </w:rPr>
        <w:tab/>
      </w:r>
      <w:r>
        <w:rPr>
          <w:noProof/>
        </w:rPr>
        <w:fldChar w:fldCharType="begin"/>
      </w:r>
      <w:r>
        <w:rPr>
          <w:noProof/>
        </w:rPr>
        <w:instrText xml:space="preserve"> PAGEREF _Toc99969403 \h </w:instrText>
      </w:r>
      <w:r>
        <w:rPr>
          <w:noProof/>
        </w:rPr>
      </w:r>
      <w:r>
        <w:rPr>
          <w:noProof/>
        </w:rPr>
        <w:fldChar w:fldCharType="separate"/>
      </w:r>
      <w:r>
        <w:rPr>
          <w:noProof/>
        </w:rPr>
        <w:t>23</w:t>
      </w:r>
      <w:r>
        <w:rPr>
          <w:noProof/>
        </w:rPr>
        <w:fldChar w:fldCharType="end"/>
      </w:r>
    </w:p>
    <w:p w14:paraId="236F6A78" w14:textId="497F90B9" w:rsidR="004F2F11" w:rsidRDefault="004F2F11">
      <w:pPr>
        <w:pStyle w:val="TDC2"/>
        <w:tabs>
          <w:tab w:val="left" w:pos="800"/>
          <w:tab w:val="right" w:pos="9338"/>
        </w:tabs>
        <w:rPr>
          <w:rFonts w:eastAsiaTheme="minorEastAsia"/>
          <w:i w:val="0"/>
          <w:noProof/>
          <w:spacing w:val="0"/>
          <w:lang w:eastAsia="es-ES"/>
        </w:rPr>
      </w:pPr>
      <w:r w:rsidRPr="0030249D">
        <w:rPr>
          <w:noProof/>
          <w:lang w:eastAsia="es-ES"/>
        </w:rPr>
        <w:t>4.2</w:t>
      </w:r>
      <w:r>
        <w:rPr>
          <w:rFonts w:eastAsiaTheme="minorEastAsia"/>
          <w:i w:val="0"/>
          <w:noProof/>
          <w:spacing w:val="0"/>
          <w:lang w:eastAsia="es-ES"/>
        </w:rPr>
        <w:tab/>
      </w:r>
      <w:r w:rsidRPr="0030249D">
        <w:rPr>
          <w:noProof/>
          <w:lang w:eastAsia="es-ES"/>
        </w:rPr>
        <w:t>Calibración del Tiempo pico (Tp). Parámetros empleados: Coef1 y Coef2.</w:t>
      </w:r>
      <w:r>
        <w:rPr>
          <w:noProof/>
        </w:rPr>
        <w:tab/>
      </w:r>
      <w:r>
        <w:rPr>
          <w:noProof/>
        </w:rPr>
        <w:fldChar w:fldCharType="begin"/>
      </w:r>
      <w:r>
        <w:rPr>
          <w:noProof/>
        </w:rPr>
        <w:instrText xml:space="preserve"> PAGEREF _Toc99969404 \h </w:instrText>
      </w:r>
      <w:r>
        <w:rPr>
          <w:noProof/>
        </w:rPr>
      </w:r>
      <w:r>
        <w:rPr>
          <w:noProof/>
        </w:rPr>
        <w:fldChar w:fldCharType="separate"/>
      </w:r>
      <w:r>
        <w:rPr>
          <w:noProof/>
        </w:rPr>
        <w:t>25</w:t>
      </w:r>
      <w:r>
        <w:rPr>
          <w:noProof/>
        </w:rPr>
        <w:fldChar w:fldCharType="end"/>
      </w:r>
    </w:p>
    <w:p w14:paraId="04544A67" w14:textId="2188768B" w:rsidR="004F2F11" w:rsidRDefault="004F2F11">
      <w:pPr>
        <w:pStyle w:val="TDC3"/>
        <w:tabs>
          <w:tab w:val="left" w:pos="1200"/>
          <w:tab w:val="right" w:pos="9338"/>
        </w:tabs>
        <w:rPr>
          <w:rFonts w:eastAsiaTheme="minorEastAsia"/>
          <w:noProof/>
          <w:spacing w:val="0"/>
          <w:lang w:eastAsia="es-ES"/>
        </w:rPr>
      </w:pPr>
      <w:r w:rsidRPr="0030249D">
        <w:rPr>
          <w:noProof/>
          <w:lang w:eastAsia="es-ES"/>
        </w:rPr>
        <w:t>4.2.1</w:t>
      </w:r>
      <w:r>
        <w:rPr>
          <w:rFonts w:eastAsiaTheme="minorEastAsia"/>
          <w:noProof/>
          <w:spacing w:val="0"/>
          <w:lang w:eastAsia="es-ES"/>
        </w:rPr>
        <w:tab/>
      </w:r>
      <w:r w:rsidRPr="0030249D">
        <w:rPr>
          <w:noProof/>
          <w:lang w:eastAsia="es-ES"/>
        </w:rPr>
        <w:t>Conclusión. Resumen de hidrogramas para los tres episodios usados en la calibración.</w:t>
      </w:r>
      <w:r>
        <w:rPr>
          <w:noProof/>
        </w:rPr>
        <w:tab/>
      </w:r>
      <w:r>
        <w:rPr>
          <w:noProof/>
        </w:rPr>
        <w:fldChar w:fldCharType="begin"/>
      </w:r>
      <w:r>
        <w:rPr>
          <w:noProof/>
        </w:rPr>
        <w:instrText xml:space="preserve"> PAGEREF _Toc99969405 \h </w:instrText>
      </w:r>
      <w:r>
        <w:rPr>
          <w:noProof/>
        </w:rPr>
      </w:r>
      <w:r>
        <w:rPr>
          <w:noProof/>
        </w:rPr>
        <w:fldChar w:fldCharType="separate"/>
      </w:r>
      <w:r>
        <w:rPr>
          <w:noProof/>
        </w:rPr>
        <w:t>27</w:t>
      </w:r>
      <w:r>
        <w:rPr>
          <w:noProof/>
        </w:rPr>
        <w:fldChar w:fldCharType="end"/>
      </w:r>
    </w:p>
    <w:p w14:paraId="30B6F323" w14:textId="4F94B382" w:rsidR="004F2F11" w:rsidRDefault="004F2F11">
      <w:pPr>
        <w:pStyle w:val="TDC1"/>
        <w:tabs>
          <w:tab w:val="left" w:pos="400"/>
          <w:tab w:val="right" w:pos="9338"/>
        </w:tabs>
        <w:rPr>
          <w:rFonts w:eastAsiaTheme="minorEastAsia"/>
          <w:b w:val="0"/>
          <w:noProof/>
          <w:spacing w:val="0"/>
          <w:lang w:eastAsia="es-ES"/>
        </w:rPr>
      </w:pPr>
      <w:r>
        <w:rPr>
          <w:noProof/>
        </w:rPr>
        <w:t>5</w:t>
      </w:r>
      <w:r>
        <w:rPr>
          <w:rFonts w:eastAsiaTheme="minorEastAsia"/>
          <w:b w:val="0"/>
          <w:noProof/>
          <w:spacing w:val="0"/>
          <w:lang w:eastAsia="es-ES"/>
        </w:rPr>
        <w:tab/>
      </w:r>
      <w:r>
        <w:rPr>
          <w:noProof/>
        </w:rPr>
        <w:t>Bloque II: Metodología seguida en el análisis de sensibilidad</w:t>
      </w:r>
      <w:r>
        <w:rPr>
          <w:noProof/>
        </w:rPr>
        <w:tab/>
      </w:r>
      <w:r>
        <w:rPr>
          <w:noProof/>
        </w:rPr>
        <w:fldChar w:fldCharType="begin"/>
      </w:r>
      <w:r>
        <w:rPr>
          <w:noProof/>
        </w:rPr>
        <w:instrText xml:space="preserve"> PAGEREF _Toc99969406 \h </w:instrText>
      </w:r>
      <w:r>
        <w:rPr>
          <w:noProof/>
        </w:rPr>
      </w:r>
      <w:r>
        <w:rPr>
          <w:noProof/>
        </w:rPr>
        <w:fldChar w:fldCharType="separate"/>
      </w:r>
      <w:r>
        <w:rPr>
          <w:noProof/>
        </w:rPr>
        <w:t>32</w:t>
      </w:r>
      <w:r>
        <w:rPr>
          <w:noProof/>
        </w:rPr>
        <w:fldChar w:fldCharType="end"/>
      </w:r>
    </w:p>
    <w:p w14:paraId="759A5583" w14:textId="2A06C3CD" w:rsidR="004F2F11" w:rsidRDefault="004F2F11">
      <w:pPr>
        <w:pStyle w:val="TDC2"/>
        <w:tabs>
          <w:tab w:val="left" w:pos="800"/>
          <w:tab w:val="right" w:pos="9338"/>
        </w:tabs>
        <w:rPr>
          <w:rFonts w:eastAsiaTheme="minorEastAsia"/>
          <w:i w:val="0"/>
          <w:noProof/>
          <w:spacing w:val="0"/>
          <w:lang w:eastAsia="es-ES"/>
        </w:rPr>
      </w:pPr>
      <w:r>
        <w:rPr>
          <w:noProof/>
        </w:rPr>
        <w:t>5.1</w:t>
      </w:r>
      <w:r>
        <w:rPr>
          <w:rFonts w:eastAsiaTheme="minorEastAsia"/>
          <w:i w:val="0"/>
          <w:noProof/>
          <w:spacing w:val="0"/>
          <w:lang w:eastAsia="es-ES"/>
        </w:rPr>
        <w:tab/>
      </w:r>
      <w:r>
        <w:rPr>
          <w:noProof/>
        </w:rPr>
        <w:t>Introducción</w:t>
      </w:r>
      <w:r>
        <w:rPr>
          <w:noProof/>
        </w:rPr>
        <w:tab/>
      </w:r>
      <w:r>
        <w:rPr>
          <w:noProof/>
        </w:rPr>
        <w:fldChar w:fldCharType="begin"/>
      </w:r>
      <w:r>
        <w:rPr>
          <w:noProof/>
        </w:rPr>
        <w:instrText xml:space="preserve"> PAGEREF _Toc99969407 \h </w:instrText>
      </w:r>
      <w:r>
        <w:rPr>
          <w:noProof/>
        </w:rPr>
      </w:r>
      <w:r>
        <w:rPr>
          <w:noProof/>
        </w:rPr>
        <w:fldChar w:fldCharType="separate"/>
      </w:r>
      <w:r>
        <w:rPr>
          <w:noProof/>
        </w:rPr>
        <w:t>32</w:t>
      </w:r>
      <w:r>
        <w:rPr>
          <w:noProof/>
        </w:rPr>
        <w:fldChar w:fldCharType="end"/>
      </w:r>
    </w:p>
    <w:p w14:paraId="3CCF6D97" w14:textId="1E781287" w:rsidR="004F2F11" w:rsidRDefault="004F2F11">
      <w:pPr>
        <w:pStyle w:val="TDC2"/>
        <w:tabs>
          <w:tab w:val="left" w:pos="800"/>
          <w:tab w:val="right" w:pos="9338"/>
        </w:tabs>
        <w:rPr>
          <w:rFonts w:eastAsiaTheme="minorEastAsia"/>
          <w:i w:val="0"/>
          <w:noProof/>
          <w:spacing w:val="0"/>
          <w:lang w:eastAsia="es-ES"/>
        </w:rPr>
      </w:pPr>
      <w:r>
        <w:rPr>
          <w:noProof/>
        </w:rPr>
        <w:t>5.2</w:t>
      </w:r>
      <w:r>
        <w:rPr>
          <w:rFonts w:eastAsiaTheme="minorEastAsia"/>
          <w:i w:val="0"/>
          <w:noProof/>
          <w:spacing w:val="0"/>
          <w:lang w:eastAsia="es-ES"/>
        </w:rPr>
        <w:tab/>
      </w:r>
      <w:r>
        <w:rPr>
          <w:noProof/>
        </w:rPr>
        <w:t>Estudio de precipitaciones</w:t>
      </w:r>
      <w:r>
        <w:rPr>
          <w:noProof/>
        </w:rPr>
        <w:tab/>
      </w:r>
      <w:r>
        <w:rPr>
          <w:noProof/>
        </w:rPr>
        <w:fldChar w:fldCharType="begin"/>
      </w:r>
      <w:r>
        <w:rPr>
          <w:noProof/>
        </w:rPr>
        <w:instrText xml:space="preserve"> PAGEREF _Toc99969408 \h </w:instrText>
      </w:r>
      <w:r>
        <w:rPr>
          <w:noProof/>
        </w:rPr>
      </w:r>
      <w:r>
        <w:rPr>
          <w:noProof/>
        </w:rPr>
        <w:fldChar w:fldCharType="separate"/>
      </w:r>
      <w:r>
        <w:rPr>
          <w:noProof/>
        </w:rPr>
        <w:t>33</w:t>
      </w:r>
      <w:r>
        <w:rPr>
          <w:noProof/>
        </w:rPr>
        <w:fldChar w:fldCharType="end"/>
      </w:r>
    </w:p>
    <w:p w14:paraId="7CABFC04" w14:textId="28F11888" w:rsidR="004F2F11" w:rsidRDefault="004F2F11">
      <w:pPr>
        <w:pStyle w:val="TDC2"/>
        <w:tabs>
          <w:tab w:val="left" w:pos="800"/>
          <w:tab w:val="right" w:pos="9338"/>
        </w:tabs>
        <w:rPr>
          <w:rFonts w:eastAsiaTheme="minorEastAsia"/>
          <w:i w:val="0"/>
          <w:noProof/>
          <w:spacing w:val="0"/>
          <w:lang w:eastAsia="es-ES"/>
        </w:rPr>
      </w:pPr>
      <w:r>
        <w:rPr>
          <w:noProof/>
        </w:rPr>
        <w:t>5.3</w:t>
      </w:r>
      <w:r>
        <w:rPr>
          <w:rFonts w:eastAsiaTheme="minorEastAsia"/>
          <w:i w:val="0"/>
          <w:noProof/>
          <w:spacing w:val="0"/>
          <w:lang w:eastAsia="es-ES"/>
        </w:rPr>
        <w:tab/>
      </w:r>
      <w:r>
        <w:rPr>
          <w:noProof/>
        </w:rPr>
        <w:t>Hietogramas</w:t>
      </w:r>
      <w:r>
        <w:rPr>
          <w:noProof/>
        </w:rPr>
        <w:tab/>
      </w:r>
      <w:r>
        <w:rPr>
          <w:noProof/>
        </w:rPr>
        <w:fldChar w:fldCharType="begin"/>
      </w:r>
      <w:r>
        <w:rPr>
          <w:noProof/>
        </w:rPr>
        <w:instrText xml:space="preserve"> PAGEREF _Toc99969409 \h </w:instrText>
      </w:r>
      <w:r>
        <w:rPr>
          <w:noProof/>
        </w:rPr>
      </w:r>
      <w:r>
        <w:rPr>
          <w:noProof/>
        </w:rPr>
        <w:fldChar w:fldCharType="separate"/>
      </w:r>
      <w:r>
        <w:rPr>
          <w:noProof/>
        </w:rPr>
        <w:t>36</w:t>
      </w:r>
      <w:r>
        <w:rPr>
          <w:noProof/>
        </w:rPr>
        <w:fldChar w:fldCharType="end"/>
      </w:r>
    </w:p>
    <w:p w14:paraId="6CF00E33" w14:textId="3E20993F" w:rsidR="004F2F11" w:rsidRDefault="004F2F11">
      <w:pPr>
        <w:pStyle w:val="TDC3"/>
        <w:tabs>
          <w:tab w:val="left" w:pos="1200"/>
          <w:tab w:val="right" w:pos="9338"/>
        </w:tabs>
        <w:rPr>
          <w:rFonts w:eastAsiaTheme="minorEastAsia"/>
          <w:noProof/>
          <w:spacing w:val="0"/>
          <w:lang w:eastAsia="es-ES"/>
        </w:rPr>
      </w:pPr>
      <w:r>
        <w:rPr>
          <w:noProof/>
        </w:rPr>
        <w:t>5.3.1</w:t>
      </w:r>
      <w:r>
        <w:rPr>
          <w:rFonts w:eastAsiaTheme="minorEastAsia"/>
          <w:noProof/>
          <w:spacing w:val="0"/>
          <w:lang w:eastAsia="es-ES"/>
        </w:rPr>
        <w:tab/>
      </w:r>
      <w:r>
        <w:rPr>
          <w:noProof/>
        </w:rPr>
        <w:t>Método de los bloques alternos</w:t>
      </w:r>
      <w:r>
        <w:rPr>
          <w:noProof/>
        </w:rPr>
        <w:tab/>
      </w:r>
      <w:r>
        <w:rPr>
          <w:noProof/>
        </w:rPr>
        <w:fldChar w:fldCharType="begin"/>
      </w:r>
      <w:r>
        <w:rPr>
          <w:noProof/>
        </w:rPr>
        <w:instrText xml:space="preserve"> PAGEREF _Toc99969410 \h </w:instrText>
      </w:r>
      <w:r>
        <w:rPr>
          <w:noProof/>
        </w:rPr>
      </w:r>
      <w:r>
        <w:rPr>
          <w:noProof/>
        </w:rPr>
        <w:fldChar w:fldCharType="separate"/>
      </w:r>
      <w:r>
        <w:rPr>
          <w:noProof/>
        </w:rPr>
        <w:t>36</w:t>
      </w:r>
      <w:r>
        <w:rPr>
          <w:noProof/>
        </w:rPr>
        <w:fldChar w:fldCharType="end"/>
      </w:r>
    </w:p>
    <w:p w14:paraId="505DB855" w14:textId="2E214B78" w:rsidR="004F2F11" w:rsidRDefault="004F2F11">
      <w:pPr>
        <w:pStyle w:val="TDC3"/>
        <w:tabs>
          <w:tab w:val="left" w:pos="1200"/>
          <w:tab w:val="right" w:pos="9338"/>
        </w:tabs>
        <w:rPr>
          <w:rFonts w:eastAsiaTheme="minorEastAsia"/>
          <w:noProof/>
          <w:spacing w:val="0"/>
          <w:lang w:eastAsia="es-ES"/>
        </w:rPr>
      </w:pPr>
      <w:r>
        <w:rPr>
          <w:noProof/>
        </w:rPr>
        <w:t>5.3.2</w:t>
      </w:r>
      <w:r>
        <w:rPr>
          <w:rFonts w:eastAsiaTheme="minorEastAsia"/>
          <w:noProof/>
          <w:spacing w:val="0"/>
          <w:lang w:eastAsia="es-ES"/>
        </w:rPr>
        <w:tab/>
      </w:r>
      <w:r>
        <w:rPr>
          <w:noProof/>
        </w:rPr>
        <w:t>Método de las 7am-7am</w:t>
      </w:r>
      <w:r>
        <w:rPr>
          <w:noProof/>
        </w:rPr>
        <w:tab/>
      </w:r>
      <w:r>
        <w:rPr>
          <w:noProof/>
        </w:rPr>
        <w:fldChar w:fldCharType="begin"/>
      </w:r>
      <w:r>
        <w:rPr>
          <w:noProof/>
        </w:rPr>
        <w:instrText xml:space="preserve"> PAGEREF _Toc99969411 \h </w:instrText>
      </w:r>
      <w:r>
        <w:rPr>
          <w:noProof/>
        </w:rPr>
      </w:r>
      <w:r>
        <w:rPr>
          <w:noProof/>
        </w:rPr>
        <w:fldChar w:fldCharType="separate"/>
      </w:r>
      <w:r>
        <w:rPr>
          <w:noProof/>
        </w:rPr>
        <w:t>37</w:t>
      </w:r>
      <w:r>
        <w:rPr>
          <w:noProof/>
        </w:rPr>
        <w:fldChar w:fldCharType="end"/>
      </w:r>
    </w:p>
    <w:p w14:paraId="36756DD2" w14:textId="1A20CFC8" w:rsidR="004F2F11" w:rsidRDefault="004F2F11">
      <w:pPr>
        <w:pStyle w:val="TDC3"/>
        <w:tabs>
          <w:tab w:val="left" w:pos="1200"/>
          <w:tab w:val="right" w:pos="9338"/>
        </w:tabs>
        <w:rPr>
          <w:rFonts w:eastAsiaTheme="minorEastAsia"/>
          <w:noProof/>
          <w:spacing w:val="0"/>
          <w:lang w:eastAsia="es-ES"/>
        </w:rPr>
      </w:pPr>
      <w:r>
        <w:rPr>
          <w:noProof/>
        </w:rPr>
        <w:t>5.3.3</w:t>
      </w:r>
      <w:r>
        <w:rPr>
          <w:rFonts w:eastAsiaTheme="minorEastAsia"/>
          <w:noProof/>
          <w:spacing w:val="0"/>
          <w:lang w:eastAsia="es-ES"/>
        </w:rPr>
        <w:tab/>
      </w:r>
      <w:r>
        <w:rPr>
          <w:noProof/>
        </w:rPr>
        <w:t>Método Alternativo del percentil 80</w:t>
      </w:r>
      <w:r>
        <w:rPr>
          <w:noProof/>
        </w:rPr>
        <w:tab/>
      </w:r>
      <w:r>
        <w:rPr>
          <w:noProof/>
        </w:rPr>
        <w:fldChar w:fldCharType="begin"/>
      </w:r>
      <w:r>
        <w:rPr>
          <w:noProof/>
        </w:rPr>
        <w:instrText xml:space="preserve"> PAGEREF _Toc99969412 \h </w:instrText>
      </w:r>
      <w:r>
        <w:rPr>
          <w:noProof/>
        </w:rPr>
      </w:r>
      <w:r>
        <w:rPr>
          <w:noProof/>
        </w:rPr>
        <w:fldChar w:fldCharType="separate"/>
      </w:r>
      <w:r>
        <w:rPr>
          <w:noProof/>
        </w:rPr>
        <w:t>38</w:t>
      </w:r>
      <w:r>
        <w:rPr>
          <w:noProof/>
        </w:rPr>
        <w:fldChar w:fldCharType="end"/>
      </w:r>
    </w:p>
    <w:p w14:paraId="5202DC11" w14:textId="4F173359" w:rsidR="004F2F11" w:rsidRDefault="004F2F11">
      <w:pPr>
        <w:pStyle w:val="TDC2"/>
        <w:tabs>
          <w:tab w:val="left" w:pos="800"/>
          <w:tab w:val="right" w:pos="9338"/>
        </w:tabs>
        <w:rPr>
          <w:rFonts w:eastAsiaTheme="minorEastAsia"/>
          <w:i w:val="0"/>
          <w:noProof/>
          <w:spacing w:val="0"/>
          <w:lang w:eastAsia="es-ES"/>
        </w:rPr>
      </w:pPr>
      <w:r>
        <w:rPr>
          <w:noProof/>
        </w:rPr>
        <w:t>5.4</w:t>
      </w:r>
      <w:r>
        <w:rPr>
          <w:rFonts w:eastAsiaTheme="minorEastAsia"/>
          <w:i w:val="0"/>
          <w:noProof/>
          <w:spacing w:val="0"/>
          <w:lang w:eastAsia="es-ES"/>
        </w:rPr>
        <w:tab/>
      </w:r>
      <w:r>
        <w:rPr>
          <w:noProof/>
        </w:rPr>
        <w:t>Estudio de infiltraciones</w:t>
      </w:r>
      <w:r>
        <w:rPr>
          <w:noProof/>
        </w:rPr>
        <w:tab/>
      </w:r>
      <w:r>
        <w:rPr>
          <w:noProof/>
        </w:rPr>
        <w:fldChar w:fldCharType="begin"/>
      </w:r>
      <w:r>
        <w:rPr>
          <w:noProof/>
        </w:rPr>
        <w:instrText xml:space="preserve"> PAGEREF _Toc99969413 \h </w:instrText>
      </w:r>
      <w:r>
        <w:rPr>
          <w:noProof/>
        </w:rPr>
      </w:r>
      <w:r>
        <w:rPr>
          <w:noProof/>
        </w:rPr>
        <w:fldChar w:fldCharType="separate"/>
      </w:r>
      <w:r>
        <w:rPr>
          <w:noProof/>
        </w:rPr>
        <w:t>40</w:t>
      </w:r>
      <w:r>
        <w:rPr>
          <w:noProof/>
        </w:rPr>
        <w:fldChar w:fldCharType="end"/>
      </w:r>
    </w:p>
    <w:p w14:paraId="52C15CA7" w14:textId="2148B52D" w:rsidR="004F2F11" w:rsidRDefault="004F2F11">
      <w:pPr>
        <w:pStyle w:val="TDC3"/>
        <w:tabs>
          <w:tab w:val="left" w:pos="1200"/>
          <w:tab w:val="right" w:pos="9338"/>
        </w:tabs>
        <w:rPr>
          <w:rFonts w:eastAsiaTheme="minorEastAsia"/>
          <w:noProof/>
          <w:spacing w:val="0"/>
          <w:lang w:eastAsia="es-ES"/>
        </w:rPr>
      </w:pPr>
      <w:r>
        <w:rPr>
          <w:noProof/>
        </w:rPr>
        <w:t>5.4.1</w:t>
      </w:r>
      <w:r>
        <w:rPr>
          <w:rFonts w:eastAsiaTheme="minorEastAsia"/>
          <w:noProof/>
          <w:spacing w:val="0"/>
          <w:lang w:eastAsia="es-ES"/>
        </w:rPr>
        <w:tab/>
      </w:r>
      <w:r>
        <w:rPr>
          <w:noProof/>
        </w:rPr>
        <w:t>Método de las Abstracciones</w:t>
      </w:r>
      <w:r>
        <w:rPr>
          <w:noProof/>
        </w:rPr>
        <w:tab/>
      </w:r>
      <w:r>
        <w:rPr>
          <w:noProof/>
        </w:rPr>
        <w:fldChar w:fldCharType="begin"/>
      </w:r>
      <w:r>
        <w:rPr>
          <w:noProof/>
        </w:rPr>
        <w:instrText xml:space="preserve"> PAGEREF _Toc99969414 \h </w:instrText>
      </w:r>
      <w:r>
        <w:rPr>
          <w:noProof/>
        </w:rPr>
      </w:r>
      <w:r>
        <w:rPr>
          <w:noProof/>
        </w:rPr>
        <w:fldChar w:fldCharType="separate"/>
      </w:r>
      <w:r>
        <w:rPr>
          <w:noProof/>
        </w:rPr>
        <w:t>40</w:t>
      </w:r>
      <w:r>
        <w:rPr>
          <w:noProof/>
        </w:rPr>
        <w:fldChar w:fldCharType="end"/>
      </w:r>
    </w:p>
    <w:p w14:paraId="5F0C62C2" w14:textId="3EC36453" w:rsidR="004F2F11" w:rsidRDefault="004F2F11">
      <w:pPr>
        <w:pStyle w:val="TDC3"/>
        <w:tabs>
          <w:tab w:val="left" w:pos="1200"/>
          <w:tab w:val="right" w:pos="9338"/>
        </w:tabs>
        <w:rPr>
          <w:rFonts w:eastAsiaTheme="minorEastAsia"/>
          <w:noProof/>
          <w:spacing w:val="0"/>
          <w:lang w:eastAsia="es-ES"/>
        </w:rPr>
      </w:pPr>
      <w:r>
        <w:rPr>
          <w:noProof/>
        </w:rPr>
        <w:t>5.4.2</w:t>
      </w:r>
      <w:r>
        <w:rPr>
          <w:rFonts w:eastAsiaTheme="minorEastAsia"/>
          <w:noProof/>
          <w:spacing w:val="0"/>
          <w:lang w:eastAsia="es-ES"/>
        </w:rPr>
        <w:tab/>
      </w:r>
      <w:r>
        <w:rPr>
          <w:noProof/>
        </w:rPr>
        <w:t>Método de Green-Ampt</w:t>
      </w:r>
      <w:r>
        <w:rPr>
          <w:noProof/>
        </w:rPr>
        <w:tab/>
      </w:r>
      <w:r>
        <w:rPr>
          <w:noProof/>
        </w:rPr>
        <w:fldChar w:fldCharType="begin"/>
      </w:r>
      <w:r>
        <w:rPr>
          <w:noProof/>
        </w:rPr>
        <w:instrText xml:space="preserve"> PAGEREF _Toc99969415 \h </w:instrText>
      </w:r>
      <w:r>
        <w:rPr>
          <w:noProof/>
        </w:rPr>
      </w:r>
      <w:r>
        <w:rPr>
          <w:noProof/>
        </w:rPr>
        <w:fldChar w:fldCharType="separate"/>
      </w:r>
      <w:r>
        <w:rPr>
          <w:noProof/>
        </w:rPr>
        <w:t>43</w:t>
      </w:r>
      <w:r>
        <w:rPr>
          <w:noProof/>
        </w:rPr>
        <w:fldChar w:fldCharType="end"/>
      </w:r>
    </w:p>
    <w:p w14:paraId="7935A27C" w14:textId="0FC77D99" w:rsidR="004F2F11" w:rsidRDefault="004F2F11">
      <w:pPr>
        <w:pStyle w:val="TDC2"/>
        <w:tabs>
          <w:tab w:val="left" w:pos="800"/>
          <w:tab w:val="right" w:pos="9338"/>
        </w:tabs>
        <w:rPr>
          <w:rFonts w:eastAsiaTheme="minorEastAsia"/>
          <w:i w:val="0"/>
          <w:noProof/>
          <w:spacing w:val="0"/>
          <w:lang w:eastAsia="es-ES"/>
        </w:rPr>
      </w:pPr>
      <w:r>
        <w:rPr>
          <w:noProof/>
        </w:rPr>
        <w:t>5.5</w:t>
      </w:r>
      <w:r>
        <w:rPr>
          <w:rFonts w:eastAsiaTheme="minorEastAsia"/>
          <w:i w:val="0"/>
          <w:noProof/>
          <w:spacing w:val="0"/>
          <w:lang w:eastAsia="es-ES"/>
        </w:rPr>
        <w:tab/>
      </w:r>
      <w:r>
        <w:rPr>
          <w:noProof/>
        </w:rPr>
        <w:t>Hidrogramas</w:t>
      </w:r>
      <w:r>
        <w:rPr>
          <w:noProof/>
        </w:rPr>
        <w:tab/>
      </w:r>
      <w:r>
        <w:rPr>
          <w:noProof/>
        </w:rPr>
        <w:fldChar w:fldCharType="begin"/>
      </w:r>
      <w:r>
        <w:rPr>
          <w:noProof/>
        </w:rPr>
        <w:instrText xml:space="preserve"> PAGEREF _Toc99969416 \h </w:instrText>
      </w:r>
      <w:r>
        <w:rPr>
          <w:noProof/>
        </w:rPr>
      </w:r>
      <w:r>
        <w:rPr>
          <w:noProof/>
        </w:rPr>
        <w:fldChar w:fldCharType="separate"/>
      </w:r>
      <w:r>
        <w:rPr>
          <w:noProof/>
        </w:rPr>
        <w:t>43</w:t>
      </w:r>
      <w:r>
        <w:rPr>
          <w:noProof/>
        </w:rPr>
        <w:fldChar w:fldCharType="end"/>
      </w:r>
    </w:p>
    <w:p w14:paraId="19A77279" w14:textId="018FD03F" w:rsidR="004F2F11" w:rsidRDefault="004F2F11">
      <w:pPr>
        <w:pStyle w:val="TDC1"/>
        <w:tabs>
          <w:tab w:val="left" w:pos="400"/>
          <w:tab w:val="right" w:pos="9338"/>
        </w:tabs>
        <w:rPr>
          <w:rFonts w:eastAsiaTheme="minorEastAsia"/>
          <w:b w:val="0"/>
          <w:noProof/>
          <w:spacing w:val="0"/>
          <w:lang w:eastAsia="es-ES"/>
        </w:rPr>
      </w:pPr>
      <w:r w:rsidRPr="0030249D">
        <w:rPr>
          <w:noProof/>
          <w:lang w:val="es-ES_tradnl"/>
        </w:rPr>
        <w:t>6</w:t>
      </w:r>
      <w:r>
        <w:rPr>
          <w:rFonts w:eastAsiaTheme="minorEastAsia"/>
          <w:b w:val="0"/>
          <w:noProof/>
          <w:spacing w:val="0"/>
          <w:lang w:eastAsia="es-ES"/>
        </w:rPr>
        <w:tab/>
      </w:r>
      <w:r w:rsidRPr="0030249D">
        <w:rPr>
          <w:noProof/>
          <w:lang w:val="es-ES_tradnl"/>
        </w:rPr>
        <w:t>Previsión climática a 100 años: Corrección de los resultados en base a las proyecciones.</w:t>
      </w:r>
      <w:r>
        <w:rPr>
          <w:noProof/>
        </w:rPr>
        <w:tab/>
      </w:r>
      <w:r>
        <w:rPr>
          <w:noProof/>
        </w:rPr>
        <w:fldChar w:fldCharType="begin"/>
      </w:r>
      <w:r>
        <w:rPr>
          <w:noProof/>
        </w:rPr>
        <w:instrText xml:space="preserve"> PAGEREF _Toc99969417 \h </w:instrText>
      </w:r>
      <w:r>
        <w:rPr>
          <w:noProof/>
        </w:rPr>
      </w:r>
      <w:r>
        <w:rPr>
          <w:noProof/>
        </w:rPr>
        <w:fldChar w:fldCharType="separate"/>
      </w:r>
      <w:r>
        <w:rPr>
          <w:noProof/>
        </w:rPr>
        <w:t>46</w:t>
      </w:r>
      <w:r>
        <w:rPr>
          <w:noProof/>
        </w:rPr>
        <w:fldChar w:fldCharType="end"/>
      </w:r>
    </w:p>
    <w:p w14:paraId="47DF5683" w14:textId="17FD5D32" w:rsidR="004F2F11" w:rsidRDefault="004F2F11">
      <w:pPr>
        <w:pStyle w:val="TDC1"/>
        <w:tabs>
          <w:tab w:val="left" w:pos="400"/>
          <w:tab w:val="right" w:pos="9338"/>
        </w:tabs>
        <w:rPr>
          <w:rFonts w:eastAsiaTheme="minorEastAsia"/>
          <w:b w:val="0"/>
          <w:noProof/>
          <w:spacing w:val="0"/>
          <w:lang w:eastAsia="es-ES"/>
        </w:rPr>
      </w:pPr>
      <w:r w:rsidRPr="0030249D">
        <w:rPr>
          <w:noProof/>
          <w:lang w:val="es-ES_tradnl"/>
        </w:rPr>
        <w:t>7</w:t>
      </w:r>
      <w:r>
        <w:rPr>
          <w:rFonts w:eastAsiaTheme="minorEastAsia"/>
          <w:b w:val="0"/>
          <w:noProof/>
          <w:spacing w:val="0"/>
          <w:lang w:eastAsia="es-ES"/>
        </w:rPr>
        <w:tab/>
      </w:r>
      <w:r w:rsidRPr="0030249D">
        <w:rPr>
          <w:noProof/>
          <w:lang w:val="es-ES_tradnl"/>
        </w:rPr>
        <w:t>Resumen y Conclusiones del estudio</w:t>
      </w:r>
      <w:r>
        <w:rPr>
          <w:noProof/>
        </w:rPr>
        <w:tab/>
      </w:r>
      <w:r>
        <w:rPr>
          <w:noProof/>
        </w:rPr>
        <w:fldChar w:fldCharType="begin"/>
      </w:r>
      <w:r>
        <w:rPr>
          <w:noProof/>
        </w:rPr>
        <w:instrText xml:space="preserve"> PAGEREF _Toc99969418 \h </w:instrText>
      </w:r>
      <w:r>
        <w:rPr>
          <w:noProof/>
        </w:rPr>
      </w:r>
      <w:r>
        <w:rPr>
          <w:noProof/>
        </w:rPr>
        <w:fldChar w:fldCharType="separate"/>
      </w:r>
      <w:r>
        <w:rPr>
          <w:noProof/>
        </w:rPr>
        <w:t>47</w:t>
      </w:r>
      <w:r>
        <w:rPr>
          <w:noProof/>
        </w:rPr>
        <w:fldChar w:fldCharType="end"/>
      </w:r>
    </w:p>
    <w:p w14:paraId="5E06AF2A" w14:textId="5BDAE24D" w:rsidR="004F2F11" w:rsidRDefault="004F2F11">
      <w:pPr>
        <w:pStyle w:val="TDC1"/>
        <w:tabs>
          <w:tab w:val="left" w:pos="400"/>
          <w:tab w:val="right" w:pos="9338"/>
        </w:tabs>
        <w:rPr>
          <w:rFonts w:eastAsiaTheme="minorEastAsia"/>
          <w:b w:val="0"/>
          <w:noProof/>
          <w:spacing w:val="0"/>
          <w:lang w:eastAsia="es-ES"/>
        </w:rPr>
      </w:pPr>
      <w:r>
        <w:rPr>
          <w:noProof/>
        </w:rPr>
        <w:t>8</w:t>
      </w:r>
      <w:r>
        <w:rPr>
          <w:rFonts w:eastAsiaTheme="minorEastAsia"/>
          <w:b w:val="0"/>
          <w:noProof/>
          <w:spacing w:val="0"/>
          <w:lang w:eastAsia="es-ES"/>
        </w:rPr>
        <w:tab/>
      </w:r>
      <w:r>
        <w:rPr>
          <w:noProof/>
        </w:rPr>
        <w:t>Anexo 1: Histograma de diseño</w:t>
      </w:r>
      <w:r>
        <w:rPr>
          <w:noProof/>
        </w:rPr>
        <w:tab/>
      </w:r>
      <w:r>
        <w:rPr>
          <w:noProof/>
        </w:rPr>
        <w:fldChar w:fldCharType="begin"/>
      </w:r>
      <w:r>
        <w:rPr>
          <w:noProof/>
        </w:rPr>
        <w:instrText xml:space="preserve"> PAGEREF _Toc99969419 \h </w:instrText>
      </w:r>
      <w:r>
        <w:rPr>
          <w:noProof/>
        </w:rPr>
      </w:r>
      <w:r>
        <w:rPr>
          <w:noProof/>
        </w:rPr>
        <w:fldChar w:fldCharType="separate"/>
      </w:r>
      <w:r>
        <w:rPr>
          <w:noProof/>
        </w:rPr>
        <w:t>51</w:t>
      </w:r>
      <w:r>
        <w:rPr>
          <w:noProof/>
        </w:rPr>
        <w:fldChar w:fldCharType="end"/>
      </w:r>
    </w:p>
    <w:p w14:paraId="417AB45A" w14:textId="2A04517F" w:rsidR="004F2F11" w:rsidRDefault="004F2F11">
      <w:pPr>
        <w:pStyle w:val="TDC1"/>
        <w:tabs>
          <w:tab w:val="left" w:pos="400"/>
          <w:tab w:val="right" w:pos="9338"/>
        </w:tabs>
        <w:rPr>
          <w:rFonts w:eastAsiaTheme="minorEastAsia"/>
          <w:b w:val="0"/>
          <w:noProof/>
          <w:spacing w:val="0"/>
          <w:lang w:eastAsia="es-ES"/>
        </w:rPr>
      </w:pPr>
      <w:r>
        <w:rPr>
          <w:noProof/>
        </w:rPr>
        <w:t>9</w:t>
      </w:r>
      <w:r>
        <w:rPr>
          <w:rFonts w:eastAsiaTheme="minorEastAsia"/>
          <w:b w:val="0"/>
          <w:noProof/>
          <w:spacing w:val="0"/>
          <w:lang w:eastAsia="es-ES"/>
        </w:rPr>
        <w:tab/>
      </w:r>
      <w:r>
        <w:rPr>
          <w:noProof/>
        </w:rPr>
        <w:t>Anexo 2: Pérdidas de precipitación</w:t>
      </w:r>
      <w:r>
        <w:rPr>
          <w:noProof/>
        </w:rPr>
        <w:tab/>
      </w:r>
      <w:r>
        <w:rPr>
          <w:noProof/>
        </w:rPr>
        <w:fldChar w:fldCharType="begin"/>
      </w:r>
      <w:r>
        <w:rPr>
          <w:noProof/>
        </w:rPr>
        <w:instrText xml:space="preserve"> PAGEREF _Toc99969420 \h </w:instrText>
      </w:r>
      <w:r>
        <w:rPr>
          <w:noProof/>
        </w:rPr>
      </w:r>
      <w:r>
        <w:rPr>
          <w:noProof/>
        </w:rPr>
        <w:fldChar w:fldCharType="separate"/>
      </w:r>
      <w:r>
        <w:rPr>
          <w:noProof/>
        </w:rPr>
        <w:t>53</w:t>
      </w:r>
      <w:r>
        <w:rPr>
          <w:noProof/>
        </w:rPr>
        <w:fldChar w:fldCharType="end"/>
      </w:r>
    </w:p>
    <w:p w14:paraId="1B65AF39" w14:textId="2224991B" w:rsidR="004F2F11" w:rsidRDefault="004F2F11">
      <w:pPr>
        <w:pStyle w:val="TDC1"/>
        <w:tabs>
          <w:tab w:val="left" w:pos="600"/>
          <w:tab w:val="right" w:pos="9338"/>
        </w:tabs>
        <w:rPr>
          <w:rFonts w:eastAsiaTheme="minorEastAsia"/>
          <w:b w:val="0"/>
          <w:noProof/>
          <w:spacing w:val="0"/>
          <w:lang w:eastAsia="es-ES"/>
        </w:rPr>
      </w:pPr>
      <w:r w:rsidRPr="0030249D">
        <w:rPr>
          <w:noProof/>
          <w:lang w:val="es-ES_tradnl"/>
        </w:rPr>
        <w:t>10</w:t>
      </w:r>
      <w:r>
        <w:rPr>
          <w:rFonts w:eastAsiaTheme="minorEastAsia"/>
          <w:b w:val="0"/>
          <w:noProof/>
          <w:spacing w:val="0"/>
          <w:lang w:eastAsia="es-ES"/>
        </w:rPr>
        <w:tab/>
      </w:r>
      <w:r w:rsidRPr="0030249D">
        <w:rPr>
          <w:noProof/>
          <w:lang w:val="es-ES_tradnl"/>
        </w:rPr>
        <w:t>Anexo 3: Tabla de valores del Método SCS para hidrogramas.</w:t>
      </w:r>
      <w:r>
        <w:rPr>
          <w:noProof/>
        </w:rPr>
        <w:tab/>
      </w:r>
      <w:r>
        <w:rPr>
          <w:noProof/>
        </w:rPr>
        <w:fldChar w:fldCharType="begin"/>
      </w:r>
      <w:r>
        <w:rPr>
          <w:noProof/>
        </w:rPr>
        <w:instrText xml:space="preserve"> PAGEREF _Toc99969421 \h </w:instrText>
      </w:r>
      <w:r>
        <w:rPr>
          <w:noProof/>
        </w:rPr>
      </w:r>
      <w:r>
        <w:rPr>
          <w:noProof/>
        </w:rPr>
        <w:fldChar w:fldCharType="separate"/>
      </w:r>
      <w:r>
        <w:rPr>
          <w:noProof/>
        </w:rPr>
        <w:t>56</w:t>
      </w:r>
      <w:r>
        <w:rPr>
          <w:noProof/>
        </w:rPr>
        <w:fldChar w:fldCharType="end"/>
      </w:r>
    </w:p>
    <w:p w14:paraId="26FFDEF9" w14:textId="42CFF66C" w:rsidR="004F2F11" w:rsidRDefault="004F2F11">
      <w:pPr>
        <w:pStyle w:val="TDC1"/>
        <w:tabs>
          <w:tab w:val="left" w:pos="600"/>
          <w:tab w:val="right" w:pos="9338"/>
        </w:tabs>
        <w:rPr>
          <w:rFonts w:eastAsiaTheme="minorEastAsia"/>
          <w:b w:val="0"/>
          <w:noProof/>
          <w:spacing w:val="0"/>
          <w:lang w:eastAsia="es-ES"/>
        </w:rPr>
      </w:pPr>
      <w:r w:rsidRPr="0030249D">
        <w:rPr>
          <w:noProof/>
          <w:lang w:val="es-ES_tradnl"/>
        </w:rPr>
        <w:lastRenderedPageBreak/>
        <w:t>11</w:t>
      </w:r>
      <w:r>
        <w:rPr>
          <w:rFonts w:eastAsiaTheme="minorEastAsia"/>
          <w:b w:val="0"/>
          <w:noProof/>
          <w:spacing w:val="0"/>
          <w:lang w:eastAsia="es-ES"/>
        </w:rPr>
        <w:tab/>
      </w:r>
      <w:r w:rsidRPr="0030249D">
        <w:rPr>
          <w:noProof/>
          <w:lang w:val="es-ES_tradnl"/>
        </w:rPr>
        <w:t>Anexo 4: Resultados de la calibración del método de Green-Ampt.</w:t>
      </w:r>
      <w:r>
        <w:rPr>
          <w:noProof/>
        </w:rPr>
        <w:tab/>
      </w:r>
      <w:r>
        <w:rPr>
          <w:noProof/>
        </w:rPr>
        <w:fldChar w:fldCharType="begin"/>
      </w:r>
      <w:r>
        <w:rPr>
          <w:noProof/>
        </w:rPr>
        <w:instrText xml:space="preserve"> PAGEREF _Toc99969422 \h </w:instrText>
      </w:r>
      <w:r>
        <w:rPr>
          <w:noProof/>
        </w:rPr>
      </w:r>
      <w:r>
        <w:rPr>
          <w:noProof/>
        </w:rPr>
        <w:fldChar w:fldCharType="separate"/>
      </w:r>
      <w:r>
        <w:rPr>
          <w:noProof/>
        </w:rPr>
        <w:t>57</w:t>
      </w:r>
      <w:r>
        <w:rPr>
          <w:noProof/>
        </w:rPr>
        <w:fldChar w:fldCharType="end"/>
      </w:r>
    </w:p>
    <w:p w14:paraId="4119B1F3" w14:textId="4729DA2D" w:rsidR="004F2F11" w:rsidRDefault="004F2F11">
      <w:pPr>
        <w:pStyle w:val="TDC1"/>
        <w:tabs>
          <w:tab w:val="left" w:pos="600"/>
          <w:tab w:val="right" w:pos="9338"/>
        </w:tabs>
        <w:rPr>
          <w:rFonts w:eastAsiaTheme="minorEastAsia"/>
          <w:b w:val="0"/>
          <w:noProof/>
          <w:spacing w:val="0"/>
          <w:lang w:eastAsia="es-ES"/>
        </w:rPr>
      </w:pPr>
      <w:r>
        <w:rPr>
          <w:noProof/>
        </w:rPr>
        <w:t>12</w:t>
      </w:r>
      <w:r>
        <w:rPr>
          <w:rFonts w:eastAsiaTheme="minorEastAsia"/>
          <w:b w:val="0"/>
          <w:noProof/>
          <w:spacing w:val="0"/>
          <w:lang w:eastAsia="es-ES"/>
        </w:rPr>
        <w:tab/>
      </w:r>
      <w:r>
        <w:rPr>
          <w:noProof/>
        </w:rPr>
        <w:t>Anexo 5: Resumen de los resultados obtenidos por los modelos estadísticos del estudio.</w:t>
      </w:r>
      <w:r>
        <w:rPr>
          <w:noProof/>
        </w:rPr>
        <w:tab/>
      </w:r>
      <w:r>
        <w:rPr>
          <w:noProof/>
        </w:rPr>
        <w:fldChar w:fldCharType="begin"/>
      </w:r>
      <w:r>
        <w:rPr>
          <w:noProof/>
        </w:rPr>
        <w:instrText xml:space="preserve"> PAGEREF _Toc99969423 \h </w:instrText>
      </w:r>
      <w:r>
        <w:rPr>
          <w:noProof/>
        </w:rPr>
      </w:r>
      <w:r>
        <w:rPr>
          <w:noProof/>
        </w:rPr>
        <w:fldChar w:fldCharType="separate"/>
      </w:r>
      <w:r>
        <w:rPr>
          <w:noProof/>
        </w:rPr>
        <w:t>59</w:t>
      </w:r>
      <w:r>
        <w:rPr>
          <w:noProof/>
        </w:rPr>
        <w:fldChar w:fldCharType="end"/>
      </w:r>
    </w:p>
    <w:p w14:paraId="11CC99A9" w14:textId="2A48C963" w:rsidR="004F2F11" w:rsidRDefault="004F2F11">
      <w:pPr>
        <w:pStyle w:val="TDC1"/>
        <w:tabs>
          <w:tab w:val="left" w:pos="600"/>
          <w:tab w:val="right" w:pos="9338"/>
        </w:tabs>
        <w:rPr>
          <w:rFonts w:eastAsiaTheme="minorEastAsia"/>
          <w:b w:val="0"/>
          <w:noProof/>
          <w:spacing w:val="0"/>
          <w:lang w:eastAsia="es-ES"/>
        </w:rPr>
      </w:pPr>
      <w:r>
        <w:rPr>
          <w:noProof/>
        </w:rPr>
        <w:t>13</w:t>
      </w:r>
      <w:r>
        <w:rPr>
          <w:rFonts w:eastAsiaTheme="minorEastAsia"/>
          <w:b w:val="0"/>
          <w:noProof/>
          <w:spacing w:val="0"/>
          <w:lang w:eastAsia="es-ES"/>
        </w:rPr>
        <w:tab/>
      </w:r>
      <w:r>
        <w:rPr>
          <w:noProof/>
        </w:rPr>
        <w:t>Anexo 6: Episodios de precipitación usados en el Método Alternativo del Percentil 80</w:t>
      </w:r>
      <w:r>
        <w:rPr>
          <w:noProof/>
        </w:rPr>
        <w:tab/>
      </w:r>
      <w:r>
        <w:rPr>
          <w:noProof/>
        </w:rPr>
        <w:fldChar w:fldCharType="begin"/>
      </w:r>
      <w:r>
        <w:rPr>
          <w:noProof/>
        </w:rPr>
        <w:instrText xml:space="preserve"> PAGEREF _Toc99969424 \h </w:instrText>
      </w:r>
      <w:r>
        <w:rPr>
          <w:noProof/>
        </w:rPr>
      </w:r>
      <w:r>
        <w:rPr>
          <w:noProof/>
        </w:rPr>
        <w:fldChar w:fldCharType="separate"/>
      </w:r>
      <w:r>
        <w:rPr>
          <w:noProof/>
        </w:rPr>
        <w:t>61</w:t>
      </w:r>
      <w:r>
        <w:rPr>
          <w:noProof/>
        </w:rPr>
        <w:fldChar w:fldCharType="end"/>
      </w:r>
    </w:p>
    <w:p w14:paraId="712FAED3" w14:textId="298D83B5" w:rsidR="004F2F11" w:rsidRDefault="004F2F11">
      <w:pPr>
        <w:pStyle w:val="TDC1"/>
        <w:tabs>
          <w:tab w:val="right" w:pos="9338"/>
        </w:tabs>
        <w:rPr>
          <w:rFonts w:eastAsiaTheme="minorEastAsia"/>
          <w:b w:val="0"/>
          <w:noProof/>
          <w:spacing w:val="0"/>
          <w:lang w:eastAsia="es-ES"/>
        </w:rPr>
      </w:pPr>
      <w:r w:rsidRPr="0030249D">
        <w:rPr>
          <w:noProof/>
          <w:lang w:val="es-ES_tradnl"/>
        </w:rPr>
        <w:t>Referencias</w:t>
      </w:r>
      <w:r>
        <w:rPr>
          <w:noProof/>
        </w:rPr>
        <w:tab/>
      </w:r>
      <w:r>
        <w:rPr>
          <w:noProof/>
        </w:rPr>
        <w:fldChar w:fldCharType="begin"/>
      </w:r>
      <w:r>
        <w:rPr>
          <w:noProof/>
        </w:rPr>
        <w:instrText xml:space="preserve"> PAGEREF _Toc99969425 \h </w:instrText>
      </w:r>
      <w:r>
        <w:rPr>
          <w:noProof/>
        </w:rPr>
      </w:r>
      <w:r>
        <w:rPr>
          <w:noProof/>
        </w:rPr>
        <w:fldChar w:fldCharType="separate"/>
      </w:r>
      <w:r>
        <w:rPr>
          <w:noProof/>
        </w:rPr>
        <w:t>63</w:t>
      </w:r>
      <w:r>
        <w:rPr>
          <w:noProof/>
        </w:rPr>
        <w:fldChar w:fldCharType="end"/>
      </w:r>
    </w:p>
    <w:p w14:paraId="4D52CAF7" w14:textId="2FAEF885" w:rsidR="004F2F11" w:rsidRDefault="004F2F11">
      <w:pPr>
        <w:pStyle w:val="TDC1"/>
        <w:tabs>
          <w:tab w:val="right" w:pos="9338"/>
        </w:tabs>
        <w:rPr>
          <w:rFonts w:eastAsiaTheme="minorEastAsia"/>
          <w:b w:val="0"/>
          <w:noProof/>
          <w:spacing w:val="0"/>
          <w:lang w:eastAsia="es-ES"/>
        </w:rPr>
      </w:pPr>
      <w:r w:rsidRPr="00C64755">
        <w:rPr>
          <w:noProof/>
        </w:rPr>
        <w:t>Glosario</w:t>
      </w:r>
      <w:r>
        <w:rPr>
          <w:noProof/>
        </w:rPr>
        <w:tab/>
      </w:r>
      <w:r>
        <w:rPr>
          <w:noProof/>
        </w:rPr>
        <w:fldChar w:fldCharType="begin"/>
      </w:r>
      <w:r>
        <w:rPr>
          <w:noProof/>
        </w:rPr>
        <w:instrText xml:space="preserve"> PAGEREF _Toc99969426 \h </w:instrText>
      </w:r>
      <w:r>
        <w:rPr>
          <w:noProof/>
        </w:rPr>
      </w:r>
      <w:r>
        <w:rPr>
          <w:noProof/>
        </w:rPr>
        <w:fldChar w:fldCharType="separate"/>
      </w:r>
      <w:r>
        <w:rPr>
          <w:noProof/>
        </w:rPr>
        <w:t>65</w:t>
      </w:r>
      <w:r>
        <w:rPr>
          <w:noProof/>
        </w:rPr>
        <w:fldChar w:fldCharType="end"/>
      </w:r>
    </w:p>
    <w:p w14:paraId="43AB39F9" w14:textId="7C41385F" w:rsidR="008F3F2E" w:rsidRPr="00ED031A" w:rsidRDefault="00CC0F28" w:rsidP="00CC0F28">
      <w:pPr>
        <w:rPr>
          <w:szCs w:val="20"/>
          <w:lang w:val="es-ES_tradnl"/>
        </w:rPr>
      </w:pPr>
      <w:r w:rsidRPr="00ED031A">
        <w:rPr>
          <w:szCs w:val="20"/>
          <w:lang w:val="es-ES_tradnl"/>
        </w:rPr>
        <w:fldChar w:fldCharType="end"/>
      </w:r>
    </w:p>
    <w:p w14:paraId="74DBBC78" w14:textId="77777777" w:rsidR="000C2A33" w:rsidRPr="00ED031A" w:rsidRDefault="000C2A33" w:rsidP="000C2A33">
      <w:pPr>
        <w:rPr>
          <w:lang w:val="es-ES_tradnl"/>
        </w:rPr>
      </w:pPr>
    </w:p>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357AAC89" w14:textId="77777777" w:rsidR="00DF5263" w:rsidRDefault="00DF5263" w:rsidP="000C2A33">
      <w:pPr>
        <w:rPr>
          <w:lang w:val="es-ES_tradnl"/>
        </w:rPr>
      </w:pPr>
    </w:p>
    <w:p w14:paraId="3E39E268" w14:textId="77777777" w:rsidR="00DF5263" w:rsidRDefault="00DF5263" w:rsidP="000C2A33">
      <w:pPr>
        <w:rPr>
          <w:lang w:val="es-ES_tradnl"/>
        </w:rPr>
      </w:pPr>
    </w:p>
    <w:p w14:paraId="4DAF7311" w14:textId="77777777" w:rsidR="00DF5263" w:rsidRDefault="00DF5263" w:rsidP="000C2A33">
      <w:pPr>
        <w:rPr>
          <w:lang w:val="es-ES_tradnl"/>
        </w:rPr>
      </w:pPr>
    </w:p>
    <w:p w14:paraId="5EDE315C" w14:textId="77777777" w:rsidR="00DF5263" w:rsidRDefault="00DF5263" w:rsidP="000C2A33">
      <w:pPr>
        <w:rPr>
          <w:lang w:val="es-ES_tradnl"/>
        </w:rPr>
      </w:pPr>
    </w:p>
    <w:p w14:paraId="0D187CA1" w14:textId="77777777" w:rsidR="00DF5263" w:rsidRDefault="00DF5263" w:rsidP="000C2A33">
      <w:pPr>
        <w:rPr>
          <w:lang w:val="es-ES_tradnl"/>
        </w:rPr>
      </w:pPr>
    </w:p>
    <w:p w14:paraId="7F71D6AB" w14:textId="77777777" w:rsidR="00DF5263" w:rsidRDefault="00DF5263" w:rsidP="000C2A33">
      <w:pPr>
        <w:rPr>
          <w:lang w:val="es-ES_tradnl"/>
        </w:rPr>
      </w:pPr>
    </w:p>
    <w:p w14:paraId="4D456870" w14:textId="77777777" w:rsidR="00DF5263" w:rsidRDefault="00DF5263" w:rsidP="000C2A33">
      <w:pPr>
        <w:rPr>
          <w:lang w:val="es-ES_tradnl"/>
        </w:rPr>
      </w:pPr>
    </w:p>
    <w:p w14:paraId="7AC47683" w14:textId="77777777" w:rsidR="00DF5263" w:rsidRDefault="00DF5263" w:rsidP="000C2A33">
      <w:pPr>
        <w:rPr>
          <w:lang w:val="es-ES_tradnl"/>
        </w:rPr>
      </w:pPr>
    </w:p>
    <w:p w14:paraId="5E037A05" w14:textId="77777777" w:rsidR="00DF5263" w:rsidRDefault="00DF5263" w:rsidP="000C2A33">
      <w:pPr>
        <w:rPr>
          <w:lang w:val="es-ES_tradnl"/>
        </w:rPr>
      </w:pPr>
    </w:p>
    <w:p w14:paraId="466D0A87" w14:textId="77777777" w:rsidR="00DF5263" w:rsidRDefault="00DF5263" w:rsidP="000C2A33">
      <w:pPr>
        <w:rPr>
          <w:lang w:val="es-ES_tradnl"/>
        </w:rPr>
      </w:pPr>
    </w:p>
    <w:p w14:paraId="041C2D28" w14:textId="6EBFF584" w:rsidR="00C46D21" w:rsidRDefault="00C46D21" w:rsidP="00C46D21">
      <w:pPr>
        <w:widowControl/>
        <w:tabs>
          <w:tab w:val="clear" w:pos="8789"/>
        </w:tabs>
        <w:spacing w:before="0" w:after="200" w:line="276" w:lineRule="auto"/>
        <w:jc w:val="left"/>
        <w:rPr>
          <w:lang w:val="es-ES_tradnl"/>
        </w:rPr>
      </w:pPr>
      <w:r>
        <w:rPr>
          <w:lang w:val="es-ES_tradnl"/>
        </w:rPr>
        <w:br w:type="page"/>
      </w:r>
    </w:p>
    <w:p w14:paraId="296BBB89" w14:textId="77777777" w:rsidR="00DF5263" w:rsidRDefault="00DF5263" w:rsidP="000C2A33">
      <w:pPr>
        <w:rPr>
          <w:lang w:val="es-ES_tradnl"/>
        </w:rPr>
      </w:pPr>
    </w:p>
    <w:p w14:paraId="33186E3A" w14:textId="77777777" w:rsidR="00DF5263" w:rsidRPr="00ED031A" w:rsidRDefault="00DF5263" w:rsidP="000C2A33">
      <w:pPr>
        <w:rPr>
          <w:lang w:val="es-ES_tradnl"/>
        </w:rPr>
      </w:pPr>
    </w:p>
    <w:p w14:paraId="3BB93488" w14:textId="21DDFEB6" w:rsidR="009C6297" w:rsidRPr="00ED031A" w:rsidRDefault="009C6297" w:rsidP="009C6297">
      <w:pPr>
        <w:pStyle w:val="Ttulo1"/>
        <w:numPr>
          <w:ilvl w:val="0"/>
          <w:numId w:val="0"/>
        </w:numPr>
        <w:rPr>
          <w:rStyle w:val="Ttulo1Car"/>
          <w:b/>
          <w:smallCaps/>
          <w:lang w:val="es-ES_tradnl"/>
        </w:rPr>
      </w:pPr>
      <w:bookmarkStart w:id="25" w:name="_Toc99969388"/>
      <w:r w:rsidRPr="00ED031A">
        <w:rPr>
          <w:rStyle w:val="Ttulo1Car"/>
          <w:b/>
          <w:smallCaps/>
          <w:lang w:val="es-ES_tradnl"/>
        </w:rPr>
        <w:t xml:space="preserve">Índice de </w:t>
      </w:r>
      <w:r w:rsidR="000B1CDF" w:rsidRPr="00ED031A">
        <w:rPr>
          <w:rStyle w:val="Ttulo1Car"/>
          <w:b/>
          <w:smallCaps/>
          <w:lang w:val="es-ES_tradnl"/>
        </w:rPr>
        <w:t>Tablas</w:t>
      </w:r>
      <w:bookmarkEnd w:id="25"/>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4681E792" w14:textId="15157E66" w:rsidR="004F2F11" w:rsidRDefault="000B1CDF">
      <w:pPr>
        <w:pStyle w:val="Tabladeilustraciones"/>
        <w:rPr>
          <w:rFonts w:asciiTheme="minorHAnsi" w:eastAsiaTheme="minorEastAsia" w:hAnsiTheme="minorHAnsi"/>
          <w:noProof/>
          <w:spacing w:val="0"/>
          <w:lang w:eastAsia="es-ES"/>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4F2F11">
        <w:rPr>
          <w:noProof/>
        </w:rPr>
        <w:t>Tabla 1. Resumen de las precipitaciones máximas anuales.</w:t>
      </w:r>
      <w:r w:rsidR="004F2F11">
        <w:rPr>
          <w:noProof/>
        </w:rPr>
        <w:tab/>
      </w:r>
      <w:r w:rsidR="004F2F11">
        <w:rPr>
          <w:noProof/>
        </w:rPr>
        <w:fldChar w:fldCharType="begin"/>
      </w:r>
      <w:r w:rsidR="004F2F11">
        <w:rPr>
          <w:noProof/>
        </w:rPr>
        <w:instrText xml:space="preserve"> PAGEREF _Toc99969427 \h </w:instrText>
      </w:r>
      <w:r w:rsidR="004F2F11">
        <w:rPr>
          <w:noProof/>
        </w:rPr>
      </w:r>
      <w:r w:rsidR="004F2F11">
        <w:rPr>
          <w:noProof/>
        </w:rPr>
        <w:fldChar w:fldCharType="separate"/>
      </w:r>
      <w:r w:rsidR="004F2F11">
        <w:rPr>
          <w:noProof/>
        </w:rPr>
        <w:t>12</w:t>
      </w:r>
      <w:r w:rsidR="004F2F11">
        <w:rPr>
          <w:noProof/>
        </w:rPr>
        <w:fldChar w:fldCharType="end"/>
      </w:r>
    </w:p>
    <w:p w14:paraId="009DA761" w14:textId="1AD78FFF" w:rsidR="004F2F11" w:rsidRDefault="004F2F11">
      <w:pPr>
        <w:pStyle w:val="Tabladeilustraciones"/>
        <w:rPr>
          <w:rFonts w:asciiTheme="minorHAnsi" w:eastAsiaTheme="minorEastAsia" w:hAnsiTheme="minorHAnsi"/>
          <w:noProof/>
          <w:spacing w:val="0"/>
          <w:lang w:eastAsia="es-ES"/>
        </w:rPr>
      </w:pPr>
      <w:r>
        <w:rPr>
          <w:noProof/>
        </w:rPr>
        <w:t>Tabla 2. Condiciones geométricas de la zona.</w:t>
      </w:r>
      <w:r>
        <w:rPr>
          <w:noProof/>
        </w:rPr>
        <w:tab/>
      </w:r>
      <w:r>
        <w:rPr>
          <w:noProof/>
        </w:rPr>
        <w:fldChar w:fldCharType="begin"/>
      </w:r>
      <w:r>
        <w:rPr>
          <w:noProof/>
        </w:rPr>
        <w:instrText xml:space="preserve"> PAGEREF _Toc99969428 \h </w:instrText>
      </w:r>
      <w:r>
        <w:rPr>
          <w:noProof/>
        </w:rPr>
      </w:r>
      <w:r>
        <w:rPr>
          <w:noProof/>
        </w:rPr>
        <w:fldChar w:fldCharType="separate"/>
      </w:r>
      <w:r>
        <w:rPr>
          <w:noProof/>
        </w:rPr>
        <w:t>12</w:t>
      </w:r>
      <w:r>
        <w:rPr>
          <w:noProof/>
        </w:rPr>
        <w:fldChar w:fldCharType="end"/>
      </w:r>
    </w:p>
    <w:p w14:paraId="3B2AF7D3" w14:textId="275A0BC4" w:rsidR="004F2F11" w:rsidRDefault="004F2F11">
      <w:pPr>
        <w:pStyle w:val="Tabladeilustraciones"/>
        <w:rPr>
          <w:rFonts w:asciiTheme="minorHAnsi" w:eastAsiaTheme="minorEastAsia" w:hAnsiTheme="minorHAnsi"/>
          <w:noProof/>
          <w:spacing w:val="0"/>
          <w:lang w:eastAsia="es-ES"/>
        </w:rPr>
      </w:pPr>
      <w:r>
        <w:rPr>
          <w:noProof/>
        </w:rPr>
        <w:t>Tabla 3. Parámetros de interés sobre la cuenca.</w:t>
      </w:r>
      <w:r>
        <w:rPr>
          <w:noProof/>
        </w:rPr>
        <w:tab/>
      </w:r>
      <w:r>
        <w:rPr>
          <w:noProof/>
        </w:rPr>
        <w:fldChar w:fldCharType="begin"/>
      </w:r>
      <w:r>
        <w:rPr>
          <w:noProof/>
        </w:rPr>
        <w:instrText xml:space="preserve"> PAGEREF _Toc99969429 \h </w:instrText>
      </w:r>
      <w:r>
        <w:rPr>
          <w:noProof/>
        </w:rPr>
      </w:r>
      <w:r>
        <w:rPr>
          <w:noProof/>
        </w:rPr>
        <w:fldChar w:fldCharType="separate"/>
      </w:r>
      <w:r>
        <w:rPr>
          <w:noProof/>
        </w:rPr>
        <w:t>13</w:t>
      </w:r>
      <w:r>
        <w:rPr>
          <w:noProof/>
        </w:rPr>
        <w:fldChar w:fldCharType="end"/>
      </w:r>
    </w:p>
    <w:p w14:paraId="7A722D58" w14:textId="183B99FF" w:rsidR="004F2F11" w:rsidRDefault="004F2F11">
      <w:pPr>
        <w:pStyle w:val="Tabladeilustraciones"/>
        <w:rPr>
          <w:rFonts w:asciiTheme="minorHAnsi" w:eastAsiaTheme="minorEastAsia" w:hAnsiTheme="minorHAnsi"/>
          <w:noProof/>
          <w:spacing w:val="0"/>
          <w:lang w:eastAsia="es-ES"/>
        </w:rPr>
      </w:pPr>
      <w:r>
        <w:rPr>
          <w:noProof/>
        </w:rPr>
        <w:t>Tabla 4. Precipitación histórica a los 15 y 30 días previos a la lluvia.</w:t>
      </w:r>
      <w:r>
        <w:rPr>
          <w:noProof/>
        </w:rPr>
        <w:tab/>
      </w:r>
      <w:r>
        <w:rPr>
          <w:noProof/>
        </w:rPr>
        <w:fldChar w:fldCharType="begin"/>
      </w:r>
      <w:r>
        <w:rPr>
          <w:noProof/>
        </w:rPr>
        <w:instrText xml:space="preserve"> PAGEREF _Toc99969430 \h </w:instrText>
      </w:r>
      <w:r>
        <w:rPr>
          <w:noProof/>
        </w:rPr>
      </w:r>
      <w:r>
        <w:rPr>
          <w:noProof/>
        </w:rPr>
        <w:fldChar w:fldCharType="separate"/>
      </w:r>
      <w:r>
        <w:rPr>
          <w:noProof/>
        </w:rPr>
        <w:t>21</w:t>
      </w:r>
      <w:r>
        <w:rPr>
          <w:noProof/>
        </w:rPr>
        <w:fldChar w:fldCharType="end"/>
      </w:r>
    </w:p>
    <w:p w14:paraId="09429085" w14:textId="275F321C" w:rsidR="004F2F11" w:rsidRDefault="004F2F11">
      <w:pPr>
        <w:pStyle w:val="Tabladeilustraciones"/>
        <w:rPr>
          <w:rFonts w:asciiTheme="minorHAnsi" w:eastAsiaTheme="minorEastAsia" w:hAnsiTheme="minorHAnsi"/>
          <w:noProof/>
          <w:spacing w:val="0"/>
          <w:lang w:eastAsia="es-ES"/>
        </w:rPr>
      </w:pPr>
      <w:r>
        <w:rPr>
          <w:noProof/>
        </w:rPr>
        <w:t>Tabla 5. Resumen de los parámetros que intervienen en el Método de las Abstracciones.</w:t>
      </w:r>
      <w:r>
        <w:rPr>
          <w:noProof/>
        </w:rPr>
        <w:tab/>
      </w:r>
      <w:r>
        <w:rPr>
          <w:noProof/>
        </w:rPr>
        <w:fldChar w:fldCharType="begin"/>
      </w:r>
      <w:r>
        <w:rPr>
          <w:noProof/>
        </w:rPr>
        <w:instrText xml:space="preserve"> PAGEREF _Toc99969431 \h </w:instrText>
      </w:r>
      <w:r>
        <w:rPr>
          <w:noProof/>
        </w:rPr>
      </w:r>
      <w:r>
        <w:rPr>
          <w:noProof/>
        </w:rPr>
        <w:fldChar w:fldCharType="separate"/>
      </w:r>
      <w:r>
        <w:rPr>
          <w:noProof/>
        </w:rPr>
        <w:t>22</w:t>
      </w:r>
      <w:r>
        <w:rPr>
          <w:noProof/>
        </w:rPr>
        <w:fldChar w:fldCharType="end"/>
      </w:r>
    </w:p>
    <w:p w14:paraId="59AEE20E" w14:textId="1D16DF73" w:rsidR="004F2F11" w:rsidRDefault="004F2F11">
      <w:pPr>
        <w:pStyle w:val="Tabladeilustraciones"/>
        <w:rPr>
          <w:rFonts w:asciiTheme="minorHAnsi" w:eastAsiaTheme="minorEastAsia" w:hAnsiTheme="minorHAnsi"/>
          <w:noProof/>
          <w:spacing w:val="0"/>
          <w:lang w:eastAsia="es-ES"/>
        </w:rPr>
      </w:pPr>
      <w:r>
        <w:rPr>
          <w:noProof/>
        </w:rPr>
        <w:t>Tabla 6. Parámetros de interés para el Método de Green-Ampt</w:t>
      </w:r>
      <w:r>
        <w:rPr>
          <w:noProof/>
        </w:rPr>
        <w:tab/>
      </w:r>
      <w:r>
        <w:rPr>
          <w:noProof/>
        </w:rPr>
        <w:fldChar w:fldCharType="begin"/>
      </w:r>
      <w:r>
        <w:rPr>
          <w:noProof/>
        </w:rPr>
        <w:instrText xml:space="preserve"> PAGEREF _Toc99969432 \h </w:instrText>
      </w:r>
      <w:r>
        <w:rPr>
          <w:noProof/>
        </w:rPr>
      </w:r>
      <w:r>
        <w:rPr>
          <w:noProof/>
        </w:rPr>
        <w:fldChar w:fldCharType="separate"/>
      </w:r>
      <w:r>
        <w:rPr>
          <w:noProof/>
        </w:rPr>
        <w:t>23</w:t>
      </w:r>
      <w:r>
        <w:rPr>
          <w:noProof/>
        </w:rPr>
        <w:fldChar w:fldCharType="end"/>
      </w:r>
    </w:p>
    <w:p w14:paraId="25232594" w14:textId="4CD553D9" w:rsidR="004F2F11" w:rsidRDefault="004F2F11">
      <w:pPr>
        <w:pStyle w:val="Tabladeilustraciones"/>
        <w:rPr>
          <w:rFonts w:asciiTheme="minorHAnsi" w:eastAsiaTheme="minorEastAsia" w:hAnsiTheme="minorHAnsi"/>
          <w:noProof/>
          <w:spacing w:val="0"/>
          <w:lang w:eastAsia="es-ES"/>
        </w:rPr>
      </w:pPr>
      <w:r>
        <w:rPr>
          <w:noProof/>
        </w:rPr>
        <w:t xml:space="preserve">Tabla 7. Resumen de parámetros usados de la Tabla 4.2. del Libro </w:t>
      </w:r>
      <w:r w:rsidRPr="004C42DA">
        <w:rPr>
          <w:i/>
          <w:iCs/>
          <w:noProof/>
        </w:rPr>
        <w:t xml:space="preserve">Ingeniería Hidrológica </w:t>
      </w:r>
      <w:r>
        <w:rPr>
          <w:noProof/>
        </w:rPr>
        <w:t>[6]</w:t>
      </w:r>
      <w:r>
        <w:rPr>
          <w:noProof/>
        </w:rPr>
        <w:tab/>
      </w:r>
      <w:r>
        <w:rPr>
          <w:noProof/>
        </w:rPr>
        <w:fldChar w:fldCharType="begin"/>
      </w:r>
      <w:r>
        <w:rPr>
          <w:noProof/>
        </w:rPr>
        <w:instrText xml:space="preserve"> PAGEREF _Toc99969433 \h </w:instrText>
      </w:r>
      <w:r>
        <w:rPr>
          <w:noProof/>
        </w:rPr>
      </w:r>
      <w:r>
        <w:rPr>
          <w:noProof/>
        </w:rPr>
        <w:fldChar w:fldCharType="separate"/>
      </w:r>
      <w:r>
        <w:rPr>
          <w:noProof/>
        </w:rPr>
        <w:t>23</w:t>
      </w:r>
      <w:r>
        <w:rPr>
          <w:noProof/>
        </w:rPr>
        <w:fldChar w:fldCharType="end"/>
      </w:r>
    </w:p>
    <w:p w14:paraId="50656738" w14:textId="474714C6" w:rsidR="004F2F11" w:rsidRDefault="004F2F11">
      <w:pPr>
        <w:pStyle w:val="Tabladeilustraciones"/>
        <w:rPr>
          <w:rFonts w:asciiTheme="minorHAnsi" w:eastAsiaTheme="minorEastAsia" w:hAnsiTheme="minorHAnsi"/>
          <w:noProof/>
          <w:spacing w:val="0"/>
          <w:lang w:eastAsia="es-ES"/>
        </w:rPr>
      </w:pPr>
      <w:r>
        <w:rPr>
          <w:noProof/>
        </w:rPr>
        <w:t>Tabla 8. Resumen de diferencias en la Pe y su repercusión sobre Qt</w:t>
      </w:r>
      <w:r>
        <w:rPr>
          <w:noProof/>
        </w:rPr>
        <w:tab/>
      </w:r>
      <w:r>
        <w:rPr>
          <w:noProof/>
        </w:rPr>
        <w:fldChar w:fldCharType="begin"/>
      </w:r>
      <w:r>
        <w:rPr>
          <w:noProof/>
        </w:rPr>
        <w:instrText xml:space="preserve"> PAGEREF _Toc99969434 \h </w:instrText>
      </w:r>
      <w:r>
        <w:rPr>
          <w:noProof/>
        </w:rPr>
      </w:r>
      <w:r>
        <w:rPr>
          <w:noProof/>
        </w:rPr>
        <w:fldChar w:fldCharType="separate"/>
      </w:r>
      <w:r>
        <w:rPr>
          <w:noProof/>
        </w:rPr>
        <w:t>25</w:t>
      </w:r>
      <w:r>
        <w:rPr>
          <w:noProof/>
        </w:rPr>
        <w:fldChar w:fldCharType="end"/>
      </w:r>
    </w:p>
    <w:p w14:paraId="5D35C1FC" w14:textId="76793AFD" w:rsidR="004F2F11" w:rsidRDefault="004F2F11">
      <w:pPr>
        <w:pStyle w:val="Tabladeilustraciones"/>
        <w:rPr>
          <w:rFonts w:asciiTheme="minorHAnsi" w:eastAsiaTheme="minorEastAsia" w:hAnsiTheme="minorHAnsi"/>
          <w:noProof/>
          <w:spacing w:val="0"/>
          <w:lang w:eastAsia="es-ES"/>
        </w:rPr>
      </w:pPr>
      <w:r>
        <w:rPr>
          <w:noProof/>
        </w:rPr>
        <w:t>Tabla 9. Resumen de los valores de Tp para los tres tipos de suelo.</w:t>
      </w:r>
      <w:r>
        <w:rPr>
          <w:noProof/>
        </w:rPr>
        <w:tab/>
      </w:r>
      <w:r>
        <w:rPr>
          <w:noProof/>
        </w:rPr>
        <w:fldChar w:fldCharType="begin"/>
      </w:r>
      <w:r>
        <w:rPr>
          <w:noProof/>
        </w:rPr>
        <w:instrText xml:space="preserve"> PAGEREF _Toc99969435 \h </w:instrText>
      </w:r>
      <w:r>
        <w:rPr>
          <w:noProof/>
        </w:rPr>
      </w:r>
      <w:r>
        <w:rPr>
          <w:noProof/>
        </w:rPr>
        <w:fldChar w:fldCharType="separate"/>
      </w:r>
      <w:r>
        <w:rPr>
          <w:noProof/>
        </w:rPr>
        <w:t>28</w:t>
      </w:r>
      <w:r>
        <w:rPr>
          <w:noProof/>
        </w:rPr>
        <w:fldChar w:fldCharType="end"/>
      </w:r>
    </w:p>
    <w:p w14:paraId="725FB6F0" w14:textId="41051AC5" w:rsidR="004F2F11" w:rsidRDefault="004F2F11">
      <w:pPr>
        <w:pStyle w:val="Tabladeilustraciones"/>
        <w:rPr>
          <w:rFonts w:asciiTheme="minorHAnsi" w:eastAsiaTheme="minorEastAsia" w:hAnsiTheme="minorHAnsi"/>
          <w:noProof/>
          <w:spacing w:val="0"/>
          <w:lang w:eastAsia="es-ES"/>
        </w:rPr>
      </w:pPr>
      <w:r>
        <w:rPr>
          <w:noProof/>
        </w:rPr>
        <w:t>Tabla 10. Valores del Mapa de Máximas Lluvias Peninsulares para la estación pluviométrica A10_Anzur</w:t>
      </w:r>
      <w:r>
        <w:rPr>
          <w:noProof/>
        </w:rPr>
        <w:tab/>
      </w:r>
      <w:r>
        <w:rPr>
          <w:noProof/>
        </w:rPr>
        <w:fldChar w:fldCharType="begin"/>
      </w:r>
      <w:r>
        <w:rPr>
          <w:noProof/>
        </w:rPr>
        <w:instrText xml:space="preserve"> PAGEREF _Toc99969436 \h </w:instrText>
      </w:r>
      <w:r>
        <w:rPr>
          <w:noProof/>
        </w:rPr>
      </w:r>
      <w:r>
        <w:rPr>
          <w:noProof/>
        </w:rPr>
        <w:fldChar w:fldCharType="separate"/>
      </w:r>
      <w:r>
        <w:rPr>
          <w:noProof/>
        </w:rPr>
        <w:t>34</w:t>
      </w:r>
      <w:r>
        <w:rPr>
          <w:noProof/>
        </w:rPr>
        <w:fldChar w:fldCharType="end"/>
      </w:r>
    </w:p>
    <w:p w14:paraId="5CF9FF96" w14:textId="547EBD30" w:rsidR="004F2F11" w:rsidRDefault="004F2F11">
      <w:pPr>
        <w:pStyle w:val="Tabladeilustraciones"/>
        <w:rPr>
          <w:rFonts w:asciiTheme="minorHAnsi" w:eastAsiaTheme="minorEastAsia" w:hAnsiTheme="minorHAnsi"/>
          <w:noProof/>
          <w:spacing w:val="0"/>
          <w:lang w:eastAsia="es-ES"/>
        </w:rPr>
      </w:pPr>
      <w:r>
        <w:rPr>
          <w:noProof/>
        </w:rPr>
        <w:t>Tabla 11. Valores de Dmax y Dmed porcentual para el estudio estadístico.</w:t>
      </w:r>
      <w:r>
        <w:rPr>
          <w:noProof/>
        </w:rPr>
        <w:tab/>
      </w:r>
      <w:r>
        <w:rPr>
          <w:noProof/>
        </w:rPr>
        <w:fldChar w:fldCharType="begin"/>
      </w:r>
      <w:r>
        <w:rPr>
          <w:noProof/>
        </w:rPr>
        <w:instrText xml:space="preserve"> PAGEREF _Toc99969437 \h </w:instrText>
      </w:r>
      <w:r>
        <w:rPr>
          <w:noProof/>
        </w:rPr>
      </w:r>
      <w:r>
        <w:rPr>
          <w:noProof/>
        </w:rPr>
        <w:fldChar w:fldCharType="separate"/>
      </w:r>
      <w:r>
        <w:rPr>
          <w:noProof/>
        </w:rPr>
        <w:t>36</w:t>
      </w:r>
      <w:r>
        <w:rPr>
          <w:noProof/>
        </w:rPr>
        <w:fldChar w:fldCharType="end"/>
      </w:r>
    </w:p>
    <w:p w14:paraId="7DCEF4A1" w14:textId="3867C4C0" w:rsidR="004F2F11" w:rsidRDefault="004F2F11">
      <w:pPr>
        <w:pStyle w:val="Tabladeilustraciones"/>
        <w:rPr>
          <w:rFonts w:asciiTheme="minorHAnsi" w:eastAsiaTheme="minorEastAsia" w:hAnsiTheme="minorHAnsi"/>
          <w:noProof/>
          <w:spacing w:val="0"/>
          <w:lang w:eastAsia="es-ES"/>
        </w:rPr>
      </w:pPr>
      <w:r>
        <w:rPr>
          <w:noProof/>
        </w:rPr>
        <w:t>Tabla 12. Resumen de la pérdida de información del Método de las 7am-7am</w:t>
      </w:r>
      <w:r>
        <w:rPr>
          <w:noProof/>
        </w:rPr>
        <w:tab/>
      </w:r>
      <w:r>
        <w:rPr>
          <w:noProof/>
        </w:rPr>
        <w:fldChar w:fldCharType="begin"/>
      </w:r>
      <w:r>
        <w:rPr>
          <w:noProof/>
        </w:rPr>
        <w:instrText xml:space="preserve"> PAGEREF _Toc99969438 \h </w:instrText>
      </w:r>
      <w:r>
        <w:rPr>
          <w:noProof/>
        </w:rPr>
      </w:r>
      <w:r>
        <w:rPr>
          <w:noProof/>
        </w:rPr>
        <w:fldChar w:fldCharType="separate"/>
      </w:r>
      <w:r>
        <w:rPr>
          <w:noProof/>
        </w:rPr>
        <w:t>38</w:t>
      </w:r>
      <w:r>
        <w:rPr>
          <w:noProof/>
        </w:rPr>
        <w:fldChar w:fldCharType="end"/>
      </w:r>
    </w:p>
    <w:p w14:paraId="078BCE36" w14:textId="39B88A16" w:rsidR="004F2F11" w:rsidRDefault="004F2F11">
      <w:pPr>
        <w:pStyle w:val="Tabladeilustraciones"/>
        <w:rPr>
          <w:rFonts w:asciiTheme="minorHAnsi" w:eastAsiaTheme="minorEastAsia" w:hAnsiTheme="minorHAnsi"/>
          <w:noProof/>
          <w:spacing w:val="0"/>
          <w:lang w:eastAsia="es-ES"/>
        </w:rPr>
      </w:pPr>
      <w:r>
        <w:rPr>
          <w:noProof/>
        </w:rPr>
        <w:t>Tabla 13. Relación de Pmax/Ptotal para los dos Métods de hietogramas del estudio</w:t>
      </w:r>
      <w:r>
        <w:rPr>
          <w:noProof/>
        </w:rPr>
        <w:tab/>
      </w:r>
      <w:r>
        <w:rPr>
          <w:noProof/>
        </w:rPr>
        <w:fldChar w:fldCharType="begin"/>
      </w:r>
      <w:r>
        <w:rPr>
          <w:noProof/>
        </w:rPr>
        <w:instrText xml:space="preserve"> PAGEREF _Toc99969439 \h </w:instrText>
      </w:r>
      <w:r>
        <w:rPr>
          <w:noProof/>
        </w:rPr>
      </w:r>
      <w:r>
        <w:rPr>
          <w:noProof/>
        </w:rPr>
        <w:fldChar w:fldCharType="separate"/>
      </w:r>
      <w:r>
        <w:rPr>
          <w:noProof/>
        </w:rPr>
        <w:t>39</w:t>
      </w:r>
      <w:r>
        <w:rPr>
          <w:noProof/>
        </w:rPr>
        <w:fldChar w:fldCharType="end"/>
      </w:r>
    </w:p>
    <w:p w14:paraId="19729BB3" w14:textId="399971DC" w:rsidR="004F2F11" w:rsidRDefault="004F2F11">
      <w:pPr>
        <w:pStyle w:val="Tabladeilustraciones"/>
        <w:rPr>
          <w:rFonts w:asciiTheme="minorHAnsi" w:eastAsiaTheme="minorEastAsia" w:hAnsiTheme="minorHAnsi"/>
          <w:noProof/>
          <w:spacing w:val="0"/>
          <w:lang w:eastAsia="es-ES"/>
        </w:rPr>
      </w:pPr>
      <w:r>
        <w:rPr>
          <w:noProof/>
        </w:rPr>
        <w:t>Tabla 14. Resumen de los valores Qp, Qt, Tp para cada una de las metodologías empleadas.</w:t>
      </w:r>
      <w:r>
        <w:rPr>
          <w:noProof/>
        </w:rPr>
        <w:tab/>
      </w:r>
      <w:r>
        <w:rPr>
          <w:noProof/>
        </w:rPr>
        <w:fldChar w:fldCharType="begin"/>
      </w:r>
      <w:r>
        <w:rPr>
          <w:noProof/>
        </w:rPr>
        <w:instrText xml:space="preserve"> PAGEREF _Toc99969440 \h </w:instrText>
      </w:r>
      <w:r>
        <w:rPr>
          <w:noProof/>
        </w:rPr>
      </w:r>
      <w:r>
        <w:rPr>
          <w:noProof/>
        </w:rPr>
        <w:fldChar w:fldCharType="separate"/>
      </w:r>
      <w:r>
        <w:rPr>
          <w:noProof/>
        </w:rPr>
        <w:t>48</w:t>
      </w:r>
      <w:r>
        <w:rPr>
          <w:noProof/>
        </w:rPr>
        <w:fldChar w:fldCharType="end"/>
      </w:r>
    </w:p>
    <w:p w14:paraId="5CCBF0B3" w14:textId="3481FA1F" w:rsidR="004F2F11" w:rsidRDefault="004F2F11">
      <w:pPr>
        <w:pStyle w:val="Tabladeilustraciones"/>
        <w:rPr>
          <w:rFonts w:asciiTheme="minorHAnsi" w:eastAsiaTheme="minorEastAsia" w:hAnsiTheme="minorHAnsi"/>
          <w:noProof/>
          <w:spacing w:val="0"/>
          <w:lang w:eastAsia="es-ES"/>
        </w:rPr>
      </w:pPr>
      <w:r>
        <w:rPr>
          <w:noProof/>
        </w:rPr>
        <w:t>Tabla 15. Resumen de los valores Qp, Qt, Tp actualizados para la acción climática prevista.</w:t>
      </w:r>
      <w:r>
        <w:rPr>
          <w:noProof/>
        </w:rPr>
        <w:tab/>
      </w:r>
      <w:r>
        <w:rPr>
          <w:noProof/>
        </w:rPr>
        <w:fldChar w:fldCharType="begin"/>
      </w:r>
      <w:r>
        <w:rPr>
          <w:noProof/>
        </w:rPr>
        <w:instrText xml:space="preserve"> PAGEREF _Toc99969441 \h </w:instrText>
      </w:r>
      <w:r>
        <w:rPr>
          <w:noProof/>
        </w:rPr>
      </w:r>
      <w:r>
        <w:rPr>
          <w:noProof/>
        </w:rPr>
        <w:fldChar w:fldCharType="separate"/>
      </w:r>
      <w:r>
        <w:rPr>
          <w:noProof/>
        </w:rPr>
        <w:t>48</w:t>
      </w:r>
      <w:r>
        <w:rPr>
          <w:noProof/>
        </w:rPr>
        <w:fldChar w:fldCharType="end"/>
      </w:r>
    </w:p>
    <w:p w14:paraId="16DDF898" w14:textId="78621AED" w:rsidR="004F2F11" w:rsidRDefault="004F2F11">
      <w:pPr>
        <w:pStyle w:val="Tabladeilustraciones"/>
        <w:rPr>
          <w:rFonts w:asciiTheme="minorHAnsi" w:eastAsiaTheme="minorEastAsia" w:hAnsiTheme="minorHAnsi"/>
          <w:noProof/>
          <w:spacing w:val="0"/>
          <w:lang w:eastAsia="es-ES"/>
        </w:rPr>
      </w:pPr>
      <w:r>
        <w:rPr>
          <w:noProof/>
        </w:rPr>
        <w:t>Tabla 16 Diferencia de variación de Qp en cada una de las metodologías empleadas.</w:t>
      </w:r>
      <w:r>
        <w:rPr>
          <w:noProof/>
        </w:rPr>
        <w:tab/>
      </w:r>
      <w:r>
        <w:rPr>
          <w:noProof/>
        </w:rPr>
        <w:fldChar w:fldCharType="begin"/>
      </w:r>
      <w:r>
        <w:rPr>
          <w:noProof/>
        </w:rPr>
        <w:instrText xml:space="preserve"> PAGEREF _Toc99969442 \h </w:instrText>
      </w:r>
      <w:r>
        <w:rPr>
          <w:noProof/>
        </w:rPr>
      </w:r>
      <w:r>
        <w:rPr>
          <w:noProof/>
        </w:rPr>
        <w:fldChar w:fldCharType="separate"/>
      </w:r>
      <w:r>
        <w:rPr>
          <w:noProof/>
        </w:rPr>
        <w:t>49</w:t>
      </w:r>
      <w:r>
        <w:rPr>
          <w:noProof/>
        </w:rPr>
        <w:fldChar w:fldCharType="end"/>
      </w:r>
    </w:p>
    <w:p w14:paraId="5C969278" w14:textId="159EF44F" w:rsidR="004F2F11" w:rsidRDefault="004F2F11">
      <w:pPr>
        <w:pStyle w:val="Tabladeilustraciones"/>
        <w:rPr>
          <w:rFonts w:asciiTheme="minorHAnsi" w:eastAsiaTheme="minorEastAsia" w:hAnsiTheme="minorHAnsi"/>
          <w:noProof/>
          <w:spacing w:val="0"/>
          <w:lang w:eastAsia="es-ES"/>
        </w:rPr>
      </w:pPr>
      <w:r>
        <w:rPr>
          <w:noProof/>
        </w:rPr>
        <w:t>Tabla 17. Diferencia de variación de Qtotal en cada una de las metodologías empleadas.</w:t>
      </w:r>
      <w:r>
        <w:rPr>
          <w:noProof/>
        </w:rPr>
        <w:tab/>
      </w:r>
      <w:r>
        <w:rPr>
          <w:noProof/>
        </w:rPr>
        <w:fldChar w:fldCharType="begin"/>
      </w:r>
      <w:r>
        <w:rPr>
          <w:noProof/>
        </w:rPr>
        <w:instrText xml:space="preserve"> PAGEREF _Toc99969443 \h </w:instrText>
      </w:r>
      <w:r>
        <w:rPr>
          <w:noProof/>
        </w:rPr>
      </w:r>
      <w:r>
        <w:rPr>
          <w:noProof/>
        </w:rPr>
        <w:fldChar w:fldCharType="separate"/>
      </w:r>
      <w:r>
        <w:rPr>
          <w:noProof/>
        </w:rPr>
        <w:t>49</w:t>
      </w:r>
      <w:r>
        <w:rPr>
          <w:noProof/>
        </w:rPr>
        <w:fldChar w:fldCharType="end"/>
      </w:r>
    </w:p>
    <w:p w14:paraId="177DE8BA" w14:textId="0AF64F5D" w:rsidR="004F2F11" w:rsidRDefault="004F2F11">
      <w:pPr>
        <w:pStyle w:val="Tabladeilustraciones"/>
        <w:rPr>
          <w:rFonts w:asciiTheme="minorHAnsi" w:eastAsiaTheme="minorEastAsia" w:hAnsiTheme="minorHAnsi"/>
          <w:noProof/>
          <w:spacing w:val="0"/>
          <w:lang w:eastAsia="es-ES"/>
        </w:rPr>
      </w:pPr>
      <w:r>
        <w:rPr>
          <w:noProof/>
        </w:rPr>
        <w:t>Tabla 18. Diferencia de variación de Tp en cada una de las metodologías empleadas.</w:t>
      </w:r>
      <w:r>
        <w:rPr>
          <w:noProof/>
        </w:rPr>
        <w:tab/>
      </w:r>
      <w:r>
        <w:rPr>
          <w:noProof/>
        </w:rPr>
        <w:fldChar w:fldCharType="begin"/>
      </w:r>
      <w:r>
        <w:rPr>
          <w:noProof/>
        </w:rPr>
        <w:instrText xml:space="preserve"> PAGEREF _Toc99969444 \h </w:instrText>
      </w:r>
      <w:r>
        <w:rPr>
          <w:noProof/>
        </w:rPr>
      </w:r>
      <w:r>
        <w:rPr>
          <w:noProof/>
        </w:rPr>
        <w:fldChar w:fldCharType="separate"/>
      </w:r>
      <w:r>
        <w:rPr>
          <w:noProof/>
        </w:rPr>
        <w:t>49</w:t>
      </w:r>
      <w:r>
        <w:rPr>
          <w:noProof/>
        </w:rPr>
        <w:fldChar w:fldCharType="end"/>
      </w:r>
    </w:p>
    <w:p w14:paraId="5455E6F5" w14:textId="06013C1D" w:rsidR="004F2F11" w:rsidRDefault="004F2F11">
      <w:pPr>
        <w:pStyle w:val="Tabladeilustraciones"/>
        <w:rPr>
          <w:rFonts w:asciiTheme="minorHAnsi" w:eastAsiaTheme="minorEastAsia" w:hAnsiTheme="minorHAnsi"/>
          <w:noProof/>
          <w:spacing w:val="0"/>
          <w:lang w:eastAsia="es-ES"/>
        </w:rPr>
      </w:pPr>
      <w:r>
        <w:rPr>
          <w:noProof/>
        </w:rPr>
        <w:t>Tabla 19. Histograma de diseño</w:t>
      </w:r>
      <w:r>
        <w:rPr>
          <w:noProof/>
        </w:rPr>
        <w:tab/>
      </w:r>
      <w:r>
        <w:rPr>
          <w:noProof/>
        </w:rPr>
        <w:fldChar w:fldCharType="begin"/>
      </w:r>
      <w:r>
        <w:rPr>
          <w:noProof/>
        </w:rPr>
        <w:instrText xml:space="preserve"> PAGEREF _Toc99969445 \h </w:instrText>
      </w:r>
      <w:r>
        <w:rPr>
          <w:noProof/>
        </w:rPr>
      </w:r>
      <w:r>
        <w:rPr>
          <w:noProof/>
        </w:rPr>
        <w:fldChar w:fldCharType="separate"/>
      </w:r>
      <w:r>
        <w:rPr>
          <w:noProof/>
        </w:rPr>
        <w:t>52</w:t>
      </w:r>
      <w:r>
        <w:rPr>
          <w:noProof/>
        </w:rPr>
        <w:fldChar w:fldCharType="end"/>
      </w:r>
    </w:p>
    <w:p w14:paraId="7E8A3877" w14:textId="3FCDED64" w:rsidR="004F2F11" w:rsidRDefault="004F2F11">
      <w:pPr>
        <w:pStyle w:val="Tabladeilustraciones"/>
        <w:rPr>
          <w:rFonts w:asciiTheme="minorHAnsi" w:eastAsiaTheme="minorEastAsia" w:hAnsiTheme="minorHAnsi"/>
          <w:noProof/>
          <w:spacing w:val="0"/>
          <w:lang w:eastAsia="es-ES"/>
        </w:rPr>
      </w:pPr>
      <w:r>
        <w:rPr>
          <w:noProof/>
        </w:rPr>
        <w:t>Tabla 20. Pérdidas de precipitación según el Método de los Bloques Alternos.</w:t>
      </w:r>
      <w:r>
        <w:rPr>
          <w:noProof/>
        </w:rPr>
        <w:tab/>
      </w:r>
      <w:r>
        <w:rPr>
          <w:noProof/>
        </w:rPr>
        <w:fldChar w:fldCharType="begin"/>
      </w:r>
      <w:r>
        <w:rPr>
          <w:noProof/>
        </w:rPr>
        <w:instrText xml:space="preserve"> PAGEREF _Toc99969446 \h </w:instrText>
      </w:r>
      <w:r>
        <w:rPr>
          <w:noProof/>
        </w:rPr>
      </w:r>
      <w:r>
        <w:rPr>
          <w:noProof/>
        </w:rPr>
        <w:fldChar w:fldCharType="separate"/>
      </w:r>
      <w:r>
        <w:rPr>
          <w:noProof/>
        </w:rPr>
        <w:t>54</w:t>
      </w:r>
      <w:r>
        <w:rPr>
          <w:noProof/>
        </w:rPr>
        <w:fldChar w:fldCharType="end"/>
      </w:r>
    </w:p>
    <w:p w14:paraId="17A529EA" w14:textId="1146AACD" w:rsidR="004F2F11" w:rsidRDefault="004F2F11">
      <w:pPr>
        <w:pStyle w:val="Tabladeilustraciones"/>
        <w:rPr>
          <w:rFonts w:asciiTheme="minorHAnsi" w:eastAsiaTheme="minorEastAsia" w:hAnsiTheme="minorHAnsi"/>
          <w:noProof/>
          <w:spacing w:val="0"/>
          <w:lang w:eastAsia="es-ES"/>
        </w:rPr>
      </w:pPr>
      <w:r>
        <w:rPr>
          <w:noProof/>
        </w:rPr>
        <w:t>Tabla 21. Pérdidas de precipitación según el Método Alternativo</w:t>
      </w:r>
      <w:r>
        <w:rPr>
          <w:noProof/>
        </w:rPr>
        <w:tab/>
      </w:r>
      <w:r>
        <w:rPr>
          <w:noProof/>
        </w:rPr>
        <w:fldChar w:fldCharType="begin"/>
      </w:r>
      <w:r>
        <w:rPr>
          <w:noProof/>
        </w:rPr>
        <w:instrText xml:space="preserve"> PAGEREF _Toc99969447 \h </w:instrText>
      </w:r>
      <w:r>
        <w:rPr>
          <w:noProof/>
        </w:rPr>
      </w:r>
      <w:r>
        <w:rPr>
          <w:noProof/>
        </w:rPr>
        <w:fldChar w:fldCharType="separate"/>
      </w:r>
      <w:r>
        <w:rPr>
          <w:noProof/>
        </w:rPr>
        <w:t>55</w:t>
      </w:r>
      <w:r>
        <w:rPr>
          <w:noProof/>
        </w:rPr>
        <w:fldChar w:fldCharType="end"/>
      </w:r>
    </w:p>
    <w:p w14:paraId="3645B313" w14:textId="1007317E" w:rsidR="004F2F11" w:rsidRDefault="004F2F11">
      <w:pPr>
        <w:pStyle w:val="Tabladeilustraciones"/>
        <w:rPr>
          <w:rFonts w:asciiTheme="minorHAnsi" w:eastAsiaTheme="minorEastAsia" w:hAnsiTheme="minorHAnsi"/>
          <w:noProof/>
          <w:spacing w:val="0"/>
          <w:lang w:eastAsia="es-ES"/>
        </w:rPr>
      </w:pPr>
      <w:r>
        <w:rPr>
          <w:noProof/>
        </w:rPr>
        <w:t>Tabla 22. Diagrama de valores para el Método SCS</w:t>
      </w:r>
      <w:r>
        <w:rPr>
          <w:noProof/>
        </w:rPr>
        <w:tab/>
      </w:r>
      <w:r>
        <w:rPr>
          <w:noProof/>
        </w:rPr>
        <w:fldChar w:fldCharType="begin"/>
      </w:r>
      <w:r>
        <w:rPr>
          <w:noProof/>
        </w:rPr>
        <w:instrText xml:space="preserve"> PAGEREF _Toc99969448 \h </w:instrText>
      </w:r>
      <w:r>
        <w:rPr>
          <w:noProof/>
        </w:rPr>
      </w:r>
      <w:r>
        <w:rPr>
          <w:noProof/>
        </w:rPr>
        <w:fldChar w:fldCharType="separate"/>
      </w:r>
      <w:r>
        <w:rPr>
          <w:noProof/>
        </w:rPr>
        <w:t>56</w:t>
      </w:r>
      <w:r>
        <w:rPr>
          <w:noProof/>
        </w:rPr>
        <w:fldChar w:fldCharType="end"/>
      </w:r>
    </w:p>
    <w:p w14:paraId="2AF3BB2B" w14:textId="75FF5168" w:rsidR="004F2F11" w:rsidRDefault="004F2F11">
      <w:pPr>
        <w:pStyle w:val="Tabladeilustraciones"/>
        <w:rPr>
          <w:rFonts w:asciiTheme="minorHAnsi" w:eastAsiaTheme="minorEastAsia" w:hAnsiTheme="minorHAnsi"/>
          <w:noProof/>
          <w:spacing w:val="0"/>
          <w:lang w:eastAsia="es-ES"/>
        </w:rPr>
      </w:pPr>
      <w:r>
        <w:rPr>
          <w:noProof/>
        </w:rPr>
        <w:t>Tabla 23. Resultados de escorrentía (1) frente a la infiltración total (0).</w:t>
      </w:r>
      <w:r>
        <w:rPr>
          <w:noProof/>
        </w:rPr>
        <w:tab/>
      </w:r>
      <w:r>
        <w:rPr>
          <w:noProof/>
        </w:rPr>
        <w:fldChar w:fldCharType="begin"/>
      </w:r>
      <w:r>
        <w:rPr>
          <w:noProof/>
        </w:rPr>
        <w:instrText xml:space="preserve"> PAGEREF _Toc99969449 \h </w:instrText>
      </w:r>
      <w:r>
        <w:rPr>
          <w:noProof/>
        </w:rPr>
      </w:r>
      <w:r>
        <w:rPr>
          <w:noProof/>
        </w:rPr>
        <w:fldChar w:fldCharType="separate"/>
      </w:r>
      <w:r>
        <w:rPr>
          <w:noProof/>
        </w:rPr>
        <w:t>58</w:t>
      </w:r>
      <w:r>
        <w:rPr>
          <w:noProof/>
        </w:rPr>
        <w:fldChar w:fldCharType="end"/>
      </w:r>
    </w:p>
    <w:p w14:paraId="63601D3C" w14:textId="50EBCDA3" w:rsidR="004F2F11" w:rsidRDefault="004F2F11">
      <w:pPr>
        <w:pStyle w:val="Tabladeilustraciones"/>
        <w:rPr>
          <w:rFonts w:asciiTheme="minorHAnsi" w:eastAsiaTheme="minorEastAsia" w:hAnsiTheme="minorHAnsi"/>
          <w:noProof/>
          <w:spacing w:val="0"/>
          <w:lang w:eastAsia="es-ES"/>
        </w:rPr>
      </w:pPr>
      <w:r>
        <w:rPr>
          <w:noProof/>
        </w:rPr>
        <w:t>Tabla 24. Resultados de las funciones de distribución para cada función estadística.</w:t>
      </w:r>
      <w:r>
        <w:rPr>
          <w:noProof/>
        </w:rPr>
        <w:tab/>
      </w:r>
      <w:r>
        <w:rPr>
          <w:noProof/>
        </w:rPr>
        <w:fldChar w:fldCharType="begin"/>
      </w:r>
      <w:r>
        <w:rPr>
          <w:noProof/>
        </w:rPr>
        <w:instrText xml:space="preserve"> PAGEREF _Toc99969450 \h </w:instrText>
      </w:r>
      <w:r>
        <w:rPr>
          <w:noProof/>
        </w:rPr>
      </w:r>
      <w:r>
        <w:rPr>
          <w:noProof/>
        </w:rPr>
        <w:fldChar w:fldCharType="separate"/>
      </w:r>
      <w:r>
        <w:rPr>
          <w:noProof/>
        </w:rPr>
        <w:t>59</w:t>
      </w:r>
      <w:r>
        <w:rPr>
          <w:noProof/>
        </w:rPr>
        <w:fldChar w:fldCharType="end"/>
      </w:r>
    </w:p>
    <w:p w14:paraId="794E84F9" w14:textId="6267FAB4" w:rsidR="004F2F11" w:rsidRDefault="004F2F11">
      <w:pPr>
        <w:pStyle w:val="Tabladeilustraciones"/>
        <w:rPr>
          <w:rFonts w:asciiTheme="minorHAnsi" w:eastAsiaTheme="minorEastAsia" w:hAnsiTheme="minorHAnsi"/>
          <w:noProof/>
          <w:spacing w:val="0"/>
          <w:lang w:eastAsia="es-ES"/>
        </w:rPr>
      </w:pPr>
      <w:r>
        <w:rPr>
          <w:noProof/>
        </w:rPr>
        <w:t>Tabla 25. Resumen comparativo de las diferentes funciones estadísticas.</w:t>
      </w:r>
      <w:r>
        <w:rPr>
          <w:noProof/>
        </w:rPr>
        <w:tab/>
      </w:r>
      <w:r>
        <w:rPr>
          <w:noProof/>
        </w:rPr>
        <w:fldChar w:fldCharType="begin"/>
      </w:r>
      <w:r>
        <w:rPr>
          <w:noProof/>
        </w:rPr>
        <w:instrText xml:space="preserve"> PAGEREF _Toc99969451 \h </w:instrText>
      </w:r>
      <w:r>
        <w:rPr>
          <w:noProof/>
        </w:rPr>
      </w:r>
      <w:r>
        <w:rPr>
          <w:noProof/>
        </w:rPr>
        <w:fldChar w:fldCharType="separate"/>
      </w:r>
      <w:r>
        <w:rPr>
          <w:noProof/>
        </w:rPr>
        <w:t>60</w:t>
      </w:r>
      <w:r>
        <w:rPr>
          <w:noProof/>
        </w:rPr>
        <w:fldChar w:fldCharType="end"/>
      </w:r>
    </w:p>
    <w:p w14:paraId="5450402A" w14:textId="48DAD8A8" w:rsidR="004F2F11" w:rsidRDefault="004F2F11">
      <w:pPr>
        <w:pStyle w:val="Tabladeilustraciones"/>
        <w:rPr>
          <w:rFonts w:asciiTheme="minorHAnsi" w:eastAsiaTheme="minorEastAsia" w:hAnsiTheme="minorHAnsi"/>
          <w:noProof/>
          <w:spacing w:val="0"/>
          <w:lang w:eastAsia="es-ES"/>
        </w:rPr>
      </w:pPr>
      <w:r>
        <w:rPr>
          <w:noProof/>
        </w:rPr>
        <w:t>Tabla 26. Precipitaciones usadas en el Método Alternativo del percentil 80.</w:t>
      </w:r>
      <w:r>
        <w:rPr>
          <w:noProof/>
        </w:rPr>
        <w:tab/>
      </w:r>
      <w:r>
        <w:rPr>
          <w:noProof/>
        </w:rPr>
        <w:fldChar w:fldCharType="begin"/>
      </w:r>
      <w:r>
        <w:rPr>
          <w:noProof/>
        </w:rPr>
        <w:instrText xml:space="preserve"> PAGEREF _Toc99969452 \h </w:instrText>
      </w:r>
      <w:r>
        <w:rPr>
          <w:noProof/>
        </w:rPr>
      </w:r>
      <w:r>
        <w:rPr>
          <w:noProof/>
        </w:rPr>
        <w:fldChar w:fldCharType="separate"/>
      </w:r>
      <w:r>
        <w:rPr>
          <w:noProof/>
        </w:rPr>
        <w:t>62</w:t>
      </w:r>
      <w:r>
        <w:rPr>
          <w:noProof/>
        </w:rPr>
        <w:fldChar w:fldCharType="end"/>
      </w:r>
    </w:p>
    <w:p w14:paraId="37B1F19F" w14:textId="25BA60E7" w:rsidR="009C6297" w:rsidRDefault="000B1CDF" w:rsidP="009C6297">
      <w:pPr>
        <w:widowControl/>
        <w:spacing w:before="0" w:after="200" w:line="276" w:lineRule="auto"/>
        <w:jc w:val="left"/>
        <w:rPr>
          <w:lang w:val="es-ES_tradnl"/>
        </w:rPr>
      </w:pP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3365C4C5" w14:textId="0A754D1E" w:rsidR="00C46D21" w:rsidRDefault="00C46D21">
      <w:pPr>
        <w:widowControl/>
        <w:tabs>
          <w:tab w:val="clear" w:pos="8789"/>
        </w:tabs>
        <w:spacing w:before="0" w:after="200" w:line="276" w:lineRule="auto"/>
        <w:jc w:val="left"/>
        <w:rPr>
          <w:lang w:val="es-ES_tradnl"/>
        </w:rPr>
      </w:pPr>
      <w:r>
        <w:rPr>
          <w:lang w:val="es-ES_tradnl"/>
        </w:rPr>
        <w:br w:type="page"/>
      </w:r>
    </w:p>
    <w:p w14:paraId="511C315E" w14:textId="77777777" w:rsidR="00DF5263" w:rsidRPr="00ED031A" w:rsidRDefault="00DF5263" w:rsidP="009C6297">
      <w:pPr>
        <w:widowControl/>
        <w:spacing w:before="0" w:after="200" w:line="276" w:lineRule="auto"/>
        <w:jc w:val="left"/>
        <w:rPr>
          <w:lang w:val="es-ES_tradnl"/>
        </w:rPr>
      </w:pPr>
    </w:p>
    <w:p w14:paraId="0D4C1468" w14:textId="0EA152E8" w:rsidR="000B1CDF" w:rsidRPr="00ED031A" w:rsidRDefault="000B1CDF" w:rsidP="000B1CDF">
      <w:pPr>
        <w:pStyle w:val="Ttulo1"/>
        <w:numPr>
          <w:ilvl w:val="0"/>
          <w:numId w:val="0"/>
        </w:numPr>
        <w:rPr>
          <w:rStyle w:val="Ttulo1Car"/>
          <w:b/>
          <w:smallCaps/>
          <w:lang w:val="es-ES_tradnl"/>
        </w:rPr>
      </w:pPr>
      <w:bookmarkStart w:id="26" w:name="_Toc99969389"/>
      <w:r w:rsidRPr="00ED031A">
        <w:rPr>
          <w:rStyle w:val="Ttulo1Car"/>
          <w:b/>
          <w:smallCaps/>
          <w:lang w:val="es-ES_tradnl"/>
        </w:rPr>
        <w:t xml:space="preserve">Índice de </w:t>
      </w:r>
      <w:r w:rsidR="00C46D21">
        <w:rPr>
          <w:rStyle w:val="Ttulo1Car"/>
          <w:b/>
          <w:smallCaps/>
          <w:lang w:val="es-ES_tradnl"/>
        </w:rPr>
        <w:t>ilustraciones</w:t>
      </w:r>
      <w:bookmarkEnd w:id="26"/>
    </w:p>
    <w:p w14:paraId="00727BD1" w14:textId="2E4B3047" w:rsidR="00DF5263" w:rsidRDefault="00DF5263" w:rsidP="000B1CDF">
      <w:pPr>
        <w:widowControl/>
        <w:spacing w:before="0" w:after="200" w:line="276" w:lineRule="auto"/>
        <w:jc w:val="left"/>
        <w:rPr>
          <w:lang w:val="es-ES_tradnl"/>
        </w:rPr>
      </w:pPr>
    </w:p>
    <w:p w14:paraId="6E2A9E61" w14:textId="04812266" w:rsidR="004F2F11" w:rsidRDefault="00C46D21">
      <w:pPr>
        <w:pStyle w:val="Tabladeilustraciones"/>
        <w:rPr>
          <w:rFonts w:asciiTheme="minorHAnsi" w:eastAsiaTheme="minorEastAsia" w:hAnsiTheme="minorHAnsi"/>
          <w:noProof/>
          <w:spacing w:val="0"/>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99969453" w:history="1">
        <w:r w:rsidR="004F2F11" w:rsidRPr="008E5DBB">
          <w:rPr>
            <w:rStyle w:val="Hipervnculo"/>
            <w:noProof/>
          </w:rPr>
          <w:t>Ilustración 1. Mapa de la situación. [4]</w:t>
        </w:r>
        <w:r w:rsidR="004F2F11">
          <w:rPr>
            <w:noProof/>
            <w:webHidden/>
          </w:rPr>
          <w:tab/>
        </w:r>
        <w:r w:rsidR="004F2F11">
          <w:rPr>
            <w:noProof/>
            <w:webHidden/>
          </w:rPr>
          <w:fldChar w:fldCharType="begin"/>
        </w:r>
        <w:r w:rsidR="004F2F11">
          <w:rPr>
            <w:noProof/>
            <w:webHidden/>
          </w:rPr>
          <w:instrText xml:space="preserve"> PAGEREF _Toc99969453 \h </w:instrText>
        </w:r>
        <w:r w:rsidR="004F2F11">
          <w:rPr>
            <w:noProof/>
            <w:webHidden/>
          </w:rPr>
        </w:r>
        <w:r w:rsidR="004F2F11">
          <w:rPr>
            <w:noProof/>
            <w:webHidden/>
          </w:rPr>
          <w:fldChar w:fldCharType="separate"/>
        </w:r>
        <w:r w:rsidR="004F2F11">
          <w:rPr>
            <w:noProof/>
            <w:webHidden/>
          </w:rPr>
          <w:t>11</w:t>
        </w:r>
        <w:r w:rsidR="004F2F11">
          <w:rPr>
            <w:noProof/>
            <w:webHidden/>
          </w:rPr>
          <w:fldChar w:fldCharType="end"/>
        </w:r>
      </w:hyperlink>
    </w:p>
    <w:p w14:paraId="740AE4B9" w14:textId="15E618AC" w:rsidR="004F2F11" w:rsidRDefault="00F64826">
      <w:pPr>
        <w:pStyle w:val="Tabladeilustraciones"/>
        <w:rPr>
          <w:rFonts w:asciiTheme="minorHAnsi" w:eastAsiaTheme="minorEastAsia" w:hAnsiTheme="minorHAnsi"/>
          <w:noProof/>
          <w:spacing w:val="0"/>
          <w:lang w:eastAsia="es-ES"/>
        </w:rPr>
      </w:pPr>
      <w:hyperlink w:anchor="_Toc99969454" w:history="1">
        <w:r w:rsidR="004F2F11" w:rsidRPr="008E5DBB">
          <w:rPr>
            <w:rStyle w:val="Hipervnculo"/>
            <w:noProof/>
          </w:rPr>
          <w:t>Ilustración 2. Red hídrica modelada para la zona de estudio.</w:t>
        </w:r>
        <w:r w:rsidR="004F2F11">
          <w:rPr>
            <w:noProof/>
            <w:webHidden/>
          </w:rPr>
          <w:tab/>
        </w:r>
        <w:r w:rsidR="004F2F11">
          <w:rPr>
            <w:noProof/>
            <w:webHidden/>
          </w:rPr>
          <w:fldChar w:fldCharType="begin"/>
        </w:r>
        <w:r w:rsidR="004F2F11">
          <w:rPr>
            <w:noProof/>
            <w:webHidden/>
          </w:rPr>
          <w:instrText xml:space="preserve"> PAGEREF _Toc99969454 \h </w:instrText>
        </w:r>
        <w:r w:rsidR="004F2F11">
          <w:rPr>
            <w:noProof/>
            <w:webHidden/>
          </w:rPr>
        </w:r>
        <w:r w:rsidR="004F2F11">
          <w:rPr>
            <w:noProof/>
            <w:webHidden/>
          </w:rPr>
          <w:fldChar w:fldCharType="separate"/>
        </w:r>
        <w:r w:rsidR="004F2F11">
          <w:rPr>
            <w:noProof/>
            <w:webHidden/>
          </w:rPr>
          <w:t>14</w:t>
        </w:r>
        <w:r w:rsidR="004F2F11">
          <w:rPr>
            <w:noProof/>
            <w:webHidden/>
          </w:rPr>
          <w:fldChar w:fldCharType="end"/>
        </w:r>
      </w:hyperlink>
    </w:p>
    <w:p w14:paraId="60F58637" w14:textId="70CE2EF3" w:rsidR="004F2F11" w:rsidRDefault="00F64826">
      <w:pPr>
        <w:pStyle w:val="Tabladeilustraciones"/>
        <w:rPr>
          <w:rFonts w:asciiTheme="minorHAnsi" w:eastAsiaTheme="minorEastAsia" w:hAnsiTheme="minorHAnsi"/>
          <w:noProof/>
          <w:spacing w:val="0"/>
          <w:lang w:eastAsia="es-ES"/>
        </w:rPr>
      </w:pPr>
      <w:hyperlink w:anchor="_Toc99969455" w:history="1">
        <w:r w:rsidR="004F2F11" w:rsidRPr="008E5DBB">
          <w:rPr>
            <w:rStyle w:val="Hipervnculo"/>
            <w:noProof/>
          </w:rPr>
          <w:t>Ilustración 3. Mapa de elevaciones del terreno para la zona de estudio.</w:t>
        </w:r>
        <w:r w:rsidR="004F2F11">
          <w:rPr>
            <w:noProof/>
            <w:webHidden/>
          </w:rPr>
          <w:tab/>
        </w:r>
        <w:r w:rsidR="004F2F11">
          <w:rPr>
            <w:noProof/>
            <w:webHidden/>
          </w:rPr>
          <w:fldChar w:fldCharType="begin"/>
        </w:r>
        <w:r w:rsidR="004F2F11">
          <w:rPr>
            <w:noProof/>
            <w:webHidden/>
          </w:rPr>
          <w:instrText xml:space="preserve"> PAGEREF _Toc99969455 \h </w:instrText>
        </w:r>
        <w:r w:rsidR="004F2F11">
          <w:rPr>
            <w:noProof/>
            <w:webHidden/>
          </w:rPr>
        </w:r>
        <w:r w:rsidR="004F2F11">
          <w:rPr>
            <w:noProof/>
            <w:webHidden/>
          </w:rPr>
          <w:fldChar w:fldCharType="separate"/>
        </w:r>
        <w:r w:rsidR="004F2F11">
          <w:rPr>
            <w:noProof/>
            <w:webHidden/>
          </w:rPr>
          <w:t>14</w:t>
        </w:r>
        <w:r w:rsidR="004F2F11">
          <w:rPr>
            <w:noProof/>
            <w:webHidden/>
          </w:rPr>
          <w:fldChar w:fldCharType="end"/>
        </w:r>
      </w:hyperlink>
    </w:p>
    <w:p w14:paraId="462AD34E" w14:textId="70D582AA" w:rsidR="004F2F11" w:rsidRDefault="00F64826">
      <w:pPr>
        <w:pStyle w:val="Tabladeilustraciones"/>
        <w:rPr>
          <w:rFonts w:asciiTheme="minorHAnsi" w:eastAsiaTheme="minorEastAsia" w:hAnsiTheme="minorHAnsi"/>
          <w:noProof/>
          <w:spacing w:val="0"/>
          <w:lang w:eastAsia="es-ES"/>
        </w:rPr>
      </w:pPr>
      <w:hyperlink w:anchor="_Toc99969456" w:history="1">
        <w:r w:rsidR="004F2F11" w:rsidRPr="008E5DBB">
          <w:rPr>
            <w:rStyle w:val="Hipervnculo"/>
            <w:noProof/>
          </w:rPr>
          <w:t>Ilustración 4. Mapa de estaciones pluviométricas</w:t>
        </w:r>
        <w:r w:rsidR="004F2F11">
          <w:rPr>
            <w:noProof/>
            <w:webHidden/>
          </w:rPr>
          <w:tab/>
        </w:r>
        <w:r w:rsidR="004F2F11">
          <w:rPr>
            <w:noProof/>
            <w:webHidden/>
          </w:rPr>
          <w:fldChar w:fldCharType="begin"/>
        </w:r>
        <w:r w:rsidR="004F2F11">
          <w:rPr>
            <w:noProof/>
            <w:webHidden/>
          </w:rPr>
          <w:instrText xml:space="preserve"> PAGEREF _Toc99969456 \h </w:instrText>
        </w:r>
        <w:r w:rsidR="004F2F11">
          <w:rPr>
            <w:noProof/>
            <w:webHidden/>
          </w:rPr>
        </w:r>
        <w:r w:rsidR="004F2F11">
          <w:rPr>
            <w:noProof/>
            <w:webHidden/>
          </w:rPr>
          <w:fldChar w:fldCharType="separate"/>
        </w:r>
        <w:r w:rsidR="004F2F11">
          <w:rPr>
            <w:noProof/>
            <w:webHidden/>
          </w:rPr>
          <w:t>19</w:t>
        </w:r>
        <w:r w:rsidR="004F2F11">
          <w:rPr>
            <w:noProof/>
            <w:webHidden/>
          </w:rPr>
          <w:fldChar w:fldCharType="end"/>
        </w:r>
      </w:hyperlink>
    </w:p>
    <w:p w14:paraId="73F943AE" w14:textId="60736C4F" w:rsidR="004F2F11" w:rsidRDefault="00F64826">
      <w:pPr>
        <w:pStyle w:val="Tabladeilustraciones"/>
        <w:rPr>
          <w:rFonts w:asciiTheme="minorHAnsi" w:eastAsiaTheme="minorEastAsia" w:hAnsiTheme="minorHAnsi"/>
          <w:noProof/>
          <w:spacing w:val="0"/>
          <w:lang w:eastAsia="es-ES"/>
        </w:rPr>
      </w:pPr>
      <w:hyperlink w:anchor="_Toc99969457" w:history="1">
        <w:r w:rsidR="004F2F11" w:rsidRPr="008E5DBB">
          <w:rPr>
            <w:rStyle w:val="Hipervnculo"/>
            <w:noProof/>
          </w:rPr>
          <w:t>Ilustración 5. Evolución de las tres lluvias tipo escogidas para la calibración.</w:t>
        </w:r>
        <w:r w:rsidR="004F2F11">
          <w:rPr>
            <w:noProof/>
            <w:webHidden/>
          </w:rPr>
          <w:tab/>
        </w:r>
        <w:r w:rsidR="004F2F11">
          <w:rPr>
            <w:noProof/>
            <w:webHidden/>
          </w:rPr>
          <w:fldChar w:fldCharType="begin"/>
        </w:r>
        <w:r w:rsidR="004F2F11">
          <w:rPr>
            <w:noProof/>
            <w:webHidden/>
          </w:rPr>
          <w:instrText xml:space="preserve"> PAGEREF _Toc99969457 \h </w:instrText>
        </w:r>
        <w:r w:rsidR="004F2F11">
          <w:rPr>
            <w:noProof/>
            <w:webHidden/>
          </w:rPr>
        </w:r>
        <w:r w:rsidR="004F2F11">
          <w:rPr>
            <w:noProof/>
            <w:webHidden/>
          </w:rPr>
          <w:fldChar w:fldCharType="separate"/>
        </w:r>
        <w:r w:rsidR="004F2F11">
          <w:rPr>
            <w:noProof/>
            <w:webHidden/>
          </w:rPr>
          <w:t>20</w:t>
        </w:r>
        <w:r w:rsidR="004F2F11">
          <w:rPr>
            <w:noProof/>
            <w:webHidden/>
          </w:rPr>
          <w:fldChar w:fldCharType="end"/>
        </w:r>
      </w:hyperlink>
    </w:p>
    <w:p w14:paraId="3CA65D14" w14:textId="506B93E3" w:rsidR="004F2F11" w:rsidRDefault="00F64826">
      <w:pPr>
        <w:pStyle w:val="Tabladeilustraciones"/>
        <w:rPr>
          <w:rFonts w:asciiTheme="minorHAnsi" w:eastAsiaTheme="minorEastAsia" w:hAnsiTheme="minorHAnsi"/>
          <w:noProof/>
          <w:spacing w:val="0"/>
          <w:lang w:eastAsia="es-ES"/>
        </w:rPr>
      </w:pPr>
      <w:hyperlink w:anchor="_Toc99969458" w:history="1">
        <w:r w:rsidR="004F2F11" w:rsidRPr="008E5DBB">
          <w:rPr>
            <w:rStyle w:val="Hipervnculo"/>
            <w:noProof/>
          </w:rPr>
          <w:t>Ilustración 6. Ajuste del CN según el histórico de Pbruta en los 15 y 30 días previos.</w:t>
        </w:r>
        <w:r w:rsidR="004F2F11">
          <w:rPr>
            <w:noProof/>
            <w:webHidden/>
          </w:rPr>
          <w:tab/>
        </w:r>
        <w:r w:rsidR="004F2F11">
          <w:rPr>
            <w:noProof/>
            <w:webHidden/>
          </w:rPr>
          <w:fldChar w:fldCharType="begin"/>
        </w:r>
        <w:r w:rsidR="004F2F11">
          <w:rPr>
            <w:noProof/>
            <w:webHidden/>
          </w:rPr>
          <w:instrText xml:space="preserve"> PAGEREF _Toc99969458 \h </w:instrText>
        </w:r>
        <w:r w:rsidR="004F2F11">
          <w:rPr>
            <w:noProof/>
            <w:webHidden/>
          </w:rPr>
        </w:r>
        <w:r w:rsidR="004F2F11">
          <w:rPr>
            <w:noProof/>
            <w:webHidden/>
          </w:rPr>
          <w:fldChar w:fldCharType="separate"/>
        </w:r>
        <w:r w:rsidR="004F2F11">
          <w:rPr>
            <w:noProof/>
            <w:webHidden/>
          </w:rPr>
          <w:t>22</w:t>
        </w:r>
        <w:r w:rsidR="004F2F11">
          <w:rPr>
            <w:noProof/>
            <w:webHidden/>
          </w:rPr>
          <w:fldChar w:fldCharType="end"/>
        </w:r>
      </w:hyperlink>
    </w:p>
    <w:p w14:paraId="554D8D46" w14:textId="78D8923B" w:rsidR="004F2F11" w:rsidRDefault="00F64826">
      <w:pPr>
        <w:pStyle w:val="Tabladeilustraciones"/>
        <w:rPr>
          <w:rFonts w:asciiTheme="minorHAnsi" w:eastAsiaTheme="minorEastAsia" w:hAnsiTheme="minorHAnsi"/>
          <w:noProof/>
          <w:spacing w:val="0"/>
          <w:lang w:eastAsia="es-ES"/>
        </w:rPr>
      </w:pPr>
      <w:hyperlink w:anchor="_Toc99969459" w:history="1">
        <w:r w:rsidR="004F2F11" w:rsidRPr="008E5DBB">
          <w:rPr>
            <w:rStyle w:val="Hipervnculo"/>
            <w:noProof/>
          </w:rPr>
          <w:t>Ilustración 7- Búsqueda de correlación entre el "tlag" y Pbruta del episodio</w:t>
        </w:r>
        <w:r w:rsidR="004F2F11">
          <w:rPr>
            <w:noProof/>
            <w:webHidden/>
          </w:rPr>
          <w:tab/>
        </w:r>
        <w:r w:rsidR="004F2F11">
          <w:rPr>
            <w:noProof/>
            <w:webHidden/>
          </w:rPr>
          <w:fldChar w:fldCharType="begin"/>
        </w:r>
        <w:r w:rsidR="004F2F11">
          <w:rPr>
            <w:noProof/>
            <w:webHidden/>
          </w:rPr>
          <w:instrText xml:space="preserve"> PAGEREF _Toc99969459 \h </w:instrText>
        </w:r>
        <w:r w:rsidR="004F2F11">
          <w:rPr>
            <w:noProof/>
            <w:webHidden/>
          </w:rPr>
        </w:r>
        <w:r w:rsidR="004F2F11">
          <w:rPr>
            <w:noProof/>
            <w:webHidden/>
          </w:rPr>
          <w:fldChar w:fldCharType="separate"/>
        </w:r>
        <w:r w:rsidR="004F2F11">
          <w:rPr>
            <w:noProof/>
            <w:webHidden/>
          </w:rPr>
          <w:t>26</w:t>
        </w:r>
        <w:r w:rsidR="004F2F11">
          <w:rPr>
            <w:noProof/>
            <w:webHidden/>
          </w:rPr>
          <w:fldChar w:fldCharType="end"/>
        </w:r>
      </w:hyperlink>
    </w:p>
    <w:p w14:paraId="1B319B70" w14:textId="58EA4F41" w:rsidR="004F2F11" w:rsidRDefault="00F64826">
      <w:pPr>
        <w:pStyle w:val="Tabladeilustraciones"/>
        <w:rPr>
          <w:rFonts w:asciiTheme="minorHAnsi" w:eastAsiaTheme="minorEastAsia" w:hAnsiTheme="minorHAnsi"/>
          <w:noProof/>
          <w:spacing w:val="0"/>
          <w:lang w:eastAsia="es-ES"/>
        </w:rPr>
      </w:pPr>
      <w:hyperlink w:anchor="_Toc99969460" w:history="1">
        <w:r w:rsidR="004F2F11" w:rsidRPr="008E5DBB">
          <w:rPr>
            <w:rStyle w:val="Hipervnculo"/>
            <w:noProof/>
          </w:rPr>
          <w:t>Ilustración 8. Búsqueda de correlación entre el "tlag" y Pbruta acumulado en los 30 días previos al episodio</w:t>
        </w:r>
        <w:r w:rsidR="004F2F11">
          <w:rPr>
            <w:noProof/>
            <w:webHidden/>
          </w:rPr>
          <w:tab/>
        </w:r>
        <w:r w:rsidR="004F2F11">
          <w:rPr>
            <w:noProof/>
            <w:webHidden/>
          </w:rPr>
          <w:fldChar w:fldCharType="begin"/>
        </w:r>
        <w:r w:rsidR="004F2F11">
          <w:rPr>
            <w:noProof/>
            <w:webHidden/>
          </w:rPr>
          <w:instrText xml:space="preserve"> PAGEREF _Toc99969460 \h </w:instrText>
        </w:r>
        <w:r w:rsidR="004F2F11">
          <w:rPr>
            <w:noProof/>
            <w:webHidden/>
          </w:rPr>
        </w:r>
        <w:r w:rsidR="004F2F11">
          <w:rPr>
            <w:noProof/>
            <w:webHidden/>
          </w:rPr>
          <w:fldChar w:fldCharType="separate"/>
        </w:r>
        <w:r w:rsidR="004F2F11">
          <w:rPr>
            <w:noProof/>
            <w:webHidden/>
          </w:rPr>
          <w:t>27</w:t>
        </w:r>
        <w:r w:rsidR="004F2F11">
          <w:rPr>
            <w:noProof/>
            <w:webHidden/>
          </w:rPr>
          <w:fldChar w:fldCharType="end"/>
        </w:r>
      </w:hyperlink>
    </w:p>
    <w:p w14:paraId="5924C578" w14:textId="272B7E5B" w:rsidR="004F2F11" w:rsidRDefault="00F64826">
      <w:pPr>
        <w:pStyle w:val="Tabladeilustraciones"/>
        <w:rPr>
          <w:rFonts w:asciiTheme="minorHAnsi" w:eastAsiaTheme="minorEastAsia" w:hAnsiTheme="minorHAnsi"/>
          <w:noProof/>
          <w:spacing w:val="0"/>
          <w:lang w:eastAsia="es-ES"/>
        </w:rPr>
      </w:pPr>
      <w:hyperlink w:anchor="_Toc99969461" w:history="1">
        <w:r w:rsidR="004F2F11" w:rsidRPr="008E5DBB">
          <w:rPr>
            <w:rStyle w:val="Hipervnculo"/>
            <w:noProof/>
          </w:rPr>
          <w:t>Ilustración 9. Comparativa de hidrogramas. Caso de suelo húmedo</w:t>
        </w:r>
        <w:r w:rsidR="004F2F11">
          <w:rPr>
            <w:noProof/>
            <w:webHidden/>
          </w:rPr>
          <w:tab/>
        </w:r>
        <w:r w:rsidR="004F2F11">
          <w:rPr>
            <w:noProof/>
            <w:webHidden/>
          </w:rPr>
          <w:fldChar w:fldCharType="begin"/>
        </w:r>
        <w:r w:rsidR="004F2F11">
          <w:rPr>
            <w:noProof/>
            <w:webHidden/>
          </w:rPr>
          <w:instrText xml:space="preserve"> PAGEREF _Toc99969461 \h </w:instrText>
        </w:r>
        <w:r w:rsidR="004F2F11">
          <w:rPr>
            <w:noProof/>
            <w:webHidden/>
          </w:rPr>
        </w:r>
        <w:r w:rsidR="004F2F11">
          <w:rPr>
            <w:noProof/>
            <w:webHidden/>
          </w:rPr>
          <w:fldChar w:fldCharType="separate"/>
        </w:r>
        <w:r w:rsidR="004F2F11">
          <w:rPr>
            <w:noProof/>
            <w:webHidden/>
          </w:rPr>
          <w:t>28</w:t>
        </w:r>
        <w:r w:rsidR="004F2F11">
          <w:rPr>
            <w:noProof/>
            <w:webHidden/>
          </w:rPr>
          <w:fldChar w:fldCharType="end"/>
        </w:r>
      </w:hyperlink>
    </w:p>
    <w:p w14:paraId="72B865C1" w14:textId="2704F31F" w:rsidR="004F2F11" w:rsidRDefault="00F64826">
      <w:pPr>
        <w:pStyle w:val="Tabladeilustraciones"/>
        <w:rPr>
          <w:rFonts w:asciiTheme="minorHAnsi" w:eastAsiaTheme="minorEastAsia" w:hAnsiTheme="minorHAnsi"/>
          <w:noProof/>
          <w:spacing w:val="0"/>
          <w:lang w:eastAsia="es-ES"/>
        </w:rPr>
      </w:pPr>
      <w:hyperlink w:anchor="_Toc99969462" w:history="1">
        <w:r w:rsidR="004F2F11" w:rsidRPr="008E5DBB">
          <w:rPr>
            <w:rStyle w:val="Hipervnculo"/>
            <w:noProof/>
          </w:rPr>
          <w:t>Ilustración 10. Comparativa de hidrogramas. Caso de suelo estándar</w:t>
        </w:r>
        <w:r w:rsidR="004F2F11">
          <w:rPr>
            <w:noProof/>
            <w:webHidden/>
          </w:rPr>
          <w:tab/>
        </w:r>
        <w:r w:rsidR="004F2F11">
          <w:rPr>
            <w:noProof/>
            <w:webHidden/>
          </w:rPr>
          <w:fldChar w:fldCharType="begin"/>
        </w:r>
        <w:r w:rsidR="004F2F11">
          <w:rPr>
            <w:noProof/>
            <w:webHidden/>
          </w:rPr>
          <w:instrText xml:space="preserve"> PAGEREF _Toc99969462 \h </w:instrText>
        </w:r>
        <w:r w:rsidR="004F2F11">
          <w:rPr>
            <w:noProof/>
            <w:webHidden/>
          </w:rPr>
        </w:r>
        <w:r w:rsidR="004F2F11">
          <w:rPr>
            <w:noProof/>
            <w:webHidden/>
          </w:rPr>
          <w:fldChar w:fldCharType="separate"/>
        </w:r>
        <w:r w:rsidR="004F2F11">
          <w:rPr>
            <w:noProof/>
            <w:webHidden/>
          </w:rPr>
          <w:t>29</w:t>
        </w:r>
        <w:r w:rsidR="004F2F11">
          <w:rPr>
            <w:noProof/>
            <w:webHidden/>
          </w:rPr>
          <w:fldChar w:fldCharType="end"/>
        </w:r>
      </w:hyperlink>
    </w:p>
    <w:p w14:paraId="2724A329" w14:textId="59B062C4" w:rsidR="004F2F11" w:rsidRDefault="00F64826">
      <w:pPr>
        <w:pStyle w:val="Tabladeilustraciones"/>
        <w:rPr>
          <w:rFonts w:asciiTheme="minorHAnsi" w:eastAsiaTheme="minorEastAsia" w:hAnsiTheme="minorHAnsi"/>
          <w:noProof/>
          <w:spacing w:val="0"/>
          <w:lang w:eastAsia="es-ES"/>
        </w:rPr>
      </w:pPr>
      <w:hyperlink w:anchor="_Toc99969463" w:history="1">
        <w:r w:rsidR="004F2F11" w:rsidRPr="008E5DBB">
          <w:rPr>
            <w:rStyle w:val="Hipervnculo"/>
            <w:noProof/>
          </w:rPr>
          <w:t>Ilustración 11. Comparativa de hidrogramas. Caso suelo seco</w:t>
        </w:r>
        <w:r w:rsidR="004F2F11">
          <w:rPr>
            <w:noProof/>
            <w:webHidden/>
          </w:rPr>
          <w:tab/>
        </w:r>
        <w:r w:rsidR="004F2F11">
          <w:rPr>
            <w:noProof/>
            <w:webHidden/>
          </w:rPr>
          <w:fldChar w:fldCharType="begin"/>
        </w:r>
        <w:r w:rsidR="004F2F11">
          <w:rPr>
            <w:noProof/>
            <w:webHidden/>
          </w:rPr>
          <w:instrText xml:space="preserve"> PAGEREF _Toc99969463 \h </w:instrText>
        </w:r>
        <w:r w:rsidR="004F2F11">
          <w:rPr>
            <w:noProof/>
            <w:webHidden/>
          </w:rPr>
        </w:r>
        <w:r w:rsidR="004F2F11">
          <w:rPr>
            <w:noProof/>
            <w:webHidden/>
          </w:rPr>
          <w:fldChar w:fldCharType="separate"/>
        </w:r>
        <w:r w:rsidR="004F2F11">
          <w:rPr>
            <w:noProof/>
            <w:webHidden/>
          </w:rPr>
          <w:t>30</w:t>
        </w:r>
        <w:r w:rsidR="004F2F11">
          <w:rPr>
            <w:noProof/>
            <w:webHidden/>
          </w:rPr>
          <w:fldChar w:fldCharType="end"/>
        </w:r>
      </w:hyperlink>
    </w:p>
    <w:p w14:paraId="43943416" w14:textId="5A2C37D7" w:rsidR="004F2F11" w:rsidRDefault="00F64826">
      <w:pPr>
        <w:pStyle w:val="Tabladeilustraciones"/>
        <w:rPr>
          <w:rFonts w:asciiTheme="minorHAnsi" w:eastAsiaTheme="minorEastAsia" w:hAnsiTheme="minorHAnsi"/>
          <w:noProof/>
          <w:spacing w:val="0"/>
          <w:lang w:eastAsia="es-ES"/>
        </w:rPr>
      </w:pPr>
      <w:hyperlink w:anchor="_Toc99969464" w:history="1">
        <w:r w:rsidR="004F2F11" w:rsidRPr="008E5DBB">
          <w:rPr>
            <w:rStyle w:val="Hipervnculo"/>
            <w:noProof/>
          </w:rPr>
          <w:t>Ilustración 12. Dispersión del Tp en Green-Ampt según la humedad del suelo</w:t>
        </w:r>
        <w:r w:rsidR="004F2F11">
          <w:rPr>
            <w:noProof/>
            <w:webHidden/>
          </w:rPr>
          <w:tab/>
        </w:r>
        <w:r w:rsidR="004F2F11">
          <w:rPr>
            <w:noProof/>
            <w:webHidden/>
          </w:rPr>
          <w:fldChar w:fldCharType="begin"/>
        </w:r>
        <w:r w:rsidR="004F2F11">
          <w:rPr>
            <w:noProof/>
            <w:webHidden/>
          </w:rPr>
          <w:instrText xml:space="preserve"> PAGEREF _Toc99969464 \h </w:instrText>
        </w:r>
        <w:r w:rsidR="004F2F11">
          <w:rPr>
            <w:noProof/>
            <w:webHidden/>
          </w:rPr>
        </w:r>
        <w:r w:rsidR="004F2F11">
          <w:rPr>
            <w:noProof/>
            <w:webHidden/>
          </w:rPr>
          <w:fldChar w:fldCharType="separate"/>
        </w:r>
        <w:r w:rsidR="004F2F11">
          <w:rPr>
            <w:noProof/>
            <w:webHidden/>
          </w:rPr>
          <w:t>30</w:t>
        </w:r>
        <w:r w:rsidR="004F2F11">
          <w:rPr>
            <w:noProof/>
            <w:webHidden/>
          </w:rPr>
          <w:fldChar w:fldCharType="end"/>
        </w:r>
      </w:hyperlink>
    </w:p>
    <w:p w14:paraId="279F01D1" w14:textId="35A501A6" w:rsidR="004F2F11" w:rsidRDefault="00F64826">
      <w:pPr>
        <w:pStyle w:val="Tabladeilustraciones"/>
        <w:rPr>
          <w:rFonts w:asciiTheme="minorHAnsi" w:eastAsiaTheme="minorEastAsia" w:hAnsiTheme="minorHAnsi"/>
          <w:noProof/>
          <w:spacing w:val="0"/>
          <w:lang w:eastAsia="es-ES"/>
        </w:rPr>
      </w:pPr>
      <w:hyperlink w:anchor="_Toc99969465" w:history="1">
        <w:r w:rsidR="004F2F11" w:rsidRPr="008E5DBB">
          <w:rPr>
            <w:rStyle w:val="Hipervnculo"/>
            <w:noProof/>
          </w:rPr>
          <w:t>Ilustración 13. Diagrama empleado en la metodología del análisis de sensibilidad</w:t>
        </w:r>
        <w:r w:rsidR="004F2F11">
          <w:rPr>
            <w:noProof/>
            <w:webHidden/>
          </w:rPr>
          <w:tab/>
        </w:r>
        <w:r w:rsidR="004F2F11">
          <w:rPr>
            <w:noProof/>
            <w:webHidden/>
          </w:rPr>
          <w:fldChar w:fldCharType="begin"/>
        </w:r>
        <w:r w:rsidR="004F2F11">
          <w:rPr>
            <w:noProof/>
            <w:webHidden/>
          </w:rPr>
          <w:instrText xml:space="preserve"> PAGEREF _Toc99969465 \h </w:instrText>
        </w:r>
        <w:r w:rsidR="004F2F11">
          <w:rPr>
            <w:noProof/>
            <w:webHidden/>
          </w:rPr>
        </w:r>
        <w:r w:rsidR="004F2F11">
          <w:rPr>
            <w:noProof/>
            <w:webHidden/>
          </w:rPr>
          <w:fldChar w:fldCharType="separate"/>
        </w:r>
        <w:r w:rsidR="004F2F11">
          <w:rPr>
            <w:noProof/>
            <w:webHidden/>
          </w:rPr>
          <w:t>33</w:t>
        </w:r>
        <w:r w:rsidR="004F2F11">
          <w:rPr>
            <w:noProof/>
            <w:webHidden/>
          </w:rPr>
          <w:fldChar w:fldCharType="end"/>
        </w:r>
      </w:hyperlink>
    </w:p>
    <w:p w14:paraId="1A156FE4" w14:textId="72D462B2" w:rsidR="004F2F11" w:rsidRDefault="00F64826">
      <w:pPr>
        <w:pStyle w:val="Tabladeilustraciones"/>
        <w:rPr>
          <w:rFonts w:asciiTheme="minorHAnsi" w:eastAsiaTheme="minorEastAsia" w:hAnsiTheme="minorHAnsi"/>
          <w:noProof/>
          <w:spacing w:val="0"/>
          <w:lang w:eastAsia="es-ES"/>
        </w:rPr>
      </w:pPr>
      <w:hyperlink w:anchor="_Toc99969466" w:history="1">
        <w:r w:rsidR="004F2F11" w:rsidRPr="008E5DBB">
          <w:rPr>
            <w:rStyle w:val="Hipervnculo"/>
            <w:noProof/>
          </w:rPr>
          <w:t>Ilustración 14. Primera fase del estudio: Funciones estadísticas de la precipitación.</w:t>
        </w:r>
        <w:r w:rsidR="004F2F11">
          <w:rPr>
            <w:noProof/>
            <w:webHidden/>
          </w:rPr>
          <w:tab/>
        </w:r>
        <w:r w:rsidR="004F2F11">
          <w:rPr>
            <w:noProof/>
            <w:webHidden/>
          </w:rPr>
          <w:fldChar w:fldCharType="begin"/>
        </w:r>
        <w:r w:rsidR="004F2F11">
          <w:rPr>
            <w:noProof/>
            <w:webHidden/>
          </w:rPr>
          <w:instrText xml:space="preserve"> PAGEREF _Toc99969466 \h </w:instrText>
        </w:r>
        <w:r w:rsidR="004F2F11">
          <w:rPr>
            <w:noProof/>
            <w:webHidden/>
          </w:rPr>
        </w:r>
        <w:r w:rsidR="004F2F11">
          <w:rPr>
            <w:noProof/>
            <w:webHidden/>
          </w:rPr>
          <w:fldChar w:fldCharType="separate"/>
        </w:r>
        <w:r w:rsidR="004F2F11">
          <w:rPr>
            <w:noProof/>
            <w:webHidden/>
          </w:rPr>
          <w:t>34</w:t>
        </w:r>
        <w:r w:rsidR="004F2F11">
          <w:rPr>
            <w:noProof/>
            <w:webHidden/>
          </w:rPr>
          <w:fldChar w:fldCharType="end"/>
        </w:r>
      </w:hyperlink>
    </w:p>
    <w:p w14:paraId="437243D0" w14:textId="59609252" w:rsidR="004F2F11" w:rsidRDefault="00F64826">
      <w:pPr>
        <w:pStyle w:val="Tabladeilustraciones"/>
        <w:rPr>
          <w:rFonts w:asciiTheme="minorHAnsi" w:eastAsiaTheme="minorEastAsia" w:hAnsiTheme="minorHAnsi"/>
          <w:noProof/>
          <w:spacing w:val="0"/>
          <w:lang w:eastAsia="es-ES"/>
        </w:rPr>
      </w:pPr>
      <w:hyperlink w:anchor="_Toc99969467" w:history="1">
        <w:r w:rsidR="004F2F11" w:rsidRPr="008E5DBB">
          <w:rPr>
            <w:rStyle w:val="Hipervnculo"/>
            <w:noProof/>
          </w:rPr>
          <w:t>Ilustración 15. Diagrama de la metodología empleada en el estudio</w:t>
        </w:r>
        <w:r w:rsidR="004F2F11">
          <w:rPr>
            <w:noProof/>
            <w:webHidden/>
          </w:rPr>
          <w:tab/>
        </w:r>
        <w:r w:rsidR="004F2F11">
          <w:rPr>
            <w:noProof/>
            <w:webHidden/>
          </w:rPr>
          <w:fldChar w:fldCharType="begin"/>
        </w:r>
        <w:r w:rsidR="004F2F11">
          <w:rPr>
            <w:noProof/>
            <w:webHidden/>
          </w:rPr>
          <w:instrText xml:space="preserve"> PAGEREF _Toc99969467 \h </w:instrText>
        </w:r>
        <w:r w:rsidR="004F2F11">
          <w:rPr>
            <w:noProof/>
            <w:webHidden/>
          </w:rPr>
        </w:r>
        <w:r w:rsidR="004F2F11">
          <w:rPr>
            <w:noProof/>
            <w:webHidden/>
          </w:rPr>
          <w:fldChar w:fldCharType="separate"/>
        </w:r>
        <w:r w:rsidR="004F2F11">
          <w:rPr>
            <w:noProof/>
            <w:webHidden/>
          </w:rPr>
          <w:t>36</w:t>
        </w:r>
        <w:r w:rsidR="004F2F11">
          <w:rPr>
            <w:noProof/>
            <w:webHidden/>
          </w:rPr>
          <w:fldChar w:fldCharType="end"/>
        </w:r>
      </w:hyperlink>
    </w:p>
    <w:p w14:paraId="11A04F11" w14:textId="25528BE0" w:rsidR="004F2F11" w:rsidRDefault="00F64826">
      <w:pPr>
        <w:pStyle w:val="Tabladeilustraciones"/>
        <w:rPr>
          <w:rFonts w:asciiTheme="minorHAnsi" w:eastAsiaTheme="minorEastAsia" w:hAnsiTheme="minorHAnsi"/>
          <w:noProof/>
          <w:spacing w:val="0"/>
          <w:lang w:eastAsia="es-ES"/>
        </w:rPr>
      </w:pPr>
      <w:hyperlink w:anchor="_Toc99969468" w:history="1">
        <w:r w:rsidR="004F2F11" w:rsidRPr="008E5DBB">
          <w:rPr>
            <w:rStyle w:val="Hipervnculo"/>
            <w:noProof/>
          </w:rPr>
          <w:t>Ilustración 16. Hietograma de diseño según el Método de los Bloques Alternos</w:t>
        </w:r>
        <w:r w:rsidR="004F2F11">
          <w:rPr>
            <w:noProof/>
            <w:webHidden/>
          </w:rPr>
          <w:tab/>
        </w:r>
        <w:r w:rsidR="004F2F11">
          <w:rPr>
            <w:noProof/>
            <w:webHidden/>
          </w:rPr>
          <w:fldChar w:fldCharType="begin"/>
        </w:r>
        <w:r w:rsidR="004F2F11">
          <w:rPr>
            <w:noProof/>
            <w:webHidden/>
          </w:rPr>
          <w:instrText xml:space="preserve"> PAGEREF _Toc99969468 \h </w:instrText>
        </w:r>
        <w:r w:rsidR="004F2F11">
          <w:rPr>
            <w:noProof/>
            <w:webHidden/>
          </w:rPr>
        </w:r>
        <w:r w:rsidR="004F2F11">
          <w:rPr>
            <w:noProof/>
            <w:webHidden/>
          </w:rPr>
          <w:fldChar w:fldCharType="separate"/>
        </w:r>
        <w:r w:rsidR="004F2F11">
          <w:rPr>
            <w:noProof/>
            <w:webHidden/>
          </w:rPr>
          <w:t>37</w:t>
        </w:r>
        <w:r w:rsidR="004F2F11">
          <w:rPr>
            <w:noProof/>
            <w:webHidden/>
          </w:rPr>
          <w:fldChar w:fldCharType="end"/>
        </w:r>
      </w:hyperlink>
    </w:p>
    <w:p w14:paraId="4E06041C" w14:textId="13F4597C" w:rsidR="004F2F11" w:rsidRDefault="00F64826">
      <w:pPr>
        <w:pStyle w:val="Tabladeilustraciones"/>
        <w:rPr>
          <w:rFonts w:asciiTheme="minorHAnsi" w:eastAsiaTheme="minorEastAsia" w:hAnsiTheme="minorHAnsi"/>
          <w:noProof/>
          <w:spacing w:val="0"/>
          <w:lang w:eastAsia="es-ES"/>
        </w:rPr>
      </w:pPr>
      <w:hyperlink w:anchor="_Toc99969469" w:history="1">
        <w:r w:rsidR="004F2F11" w:rsidRPr="008E5DBB">
          <w:rPr>
            <w:rStyle w:val="Hipervnculo"/>
            <w:noProof/>
          </w:rPr>
          <w:t>Ilustración 17. Hietograma para el Método Alternativo del percentil 80.</w:t>
        </w:r>
        <w:r w:rsidR="004F2F11">
          <w:rPr>
            <w:noProof/>
            <w:webHidden/>
          </w:rPr>
          <w:tab/>
        </w:r>
        <w:r w:rsidR="004F2F11">
          <w:rPr>
            <w:noProof/>
            <w:webHidden/>
          </w:rPr>
          <w:fldChar w:fldCharType="begin"/>
        </w:r>
        <w:r w:rsidR="004F2F11">
          <w:rPr>
            <w:noProof/>
            <w:webHidden/>
          </w:rPr>
          <w:instrText xml:space="preserve"> PAGEREF _Toc99969469 \h </w:instrText>
        </w:r>
        <w:r w:rsidR="004F2F11">
          <w:rPr>
            <w:noProof/>
            <w:webHidden/>
          </w:rPr>
        </w:r>
        <w:r w:rsidR="004F2F11">
          <w:rPr>
            <w:noProof/>
            <w:webHidden/>
          </w:rPr>
          <w:fldChar w:fldCharType="separate"/>
        </w:r>
        <w:r w:rsidR="004F2F11">
          <w:rPr>
            <w:noProof/>
            <w:webHidden/>
          </w:rPr>
          <w:t>39</w:t>
        </w:r>
        <w:r w:rsidR="004F2F11">
          <w:rPr>
            <w:noProof/>
            <w:webHidden/>
          </w:rPr>
          <w:fldChar w:fldCharType="end"/>
        </w:r>
      </w:hyperlink>
    </w:p>
    <w:p w14:paraId="57D88435" w14:textId="0C1DD3D8" w:rsidR="004F2F11" w:rsidRDefault="00F64826">
      <w:pPr>
        <w:pStyle w:val="Tabladeilustraciones"/>
        <w:rPr>
          <w:rFonts w:asciiTheme="minorHAnsi" w:eastAsiaTheme="minorEastAsia" w:hAnsiTheme="minorHAnsi"/>
          <w:noProof/>
          <w:spacing w:val="0"/>
          <w:lang w:eastAsia="es-ES"/>
        </w:rPr>
      </w:pPr>
      <w:hyperlink w:anchor="_Toc99969470" w:history="1">
        <w:r w:rsidR="004F2F11" w:rsidRPr="008E5DBB">
          <w:rPr>
            <w:rStyle w:val="Hipervnculo"/>
            <w:noProof/>
          </w:rPr>
          <w:t>Ilustración 18. Mapa del CN desagregado en subtramos. Fuente: REDIAM [9]</w:t>
        </w:r>
        <w:r w:rsidR="004F2F11">
          <w:rPr>
            <w:noProof/>
            <w:webHidden/>
          </w:rPr>
          <w:tab/>
        </w:r>
        <w:r w:rsidR="004F2F11">
          <w:rPr>
            <w:noProof/>
            <w:webHidden/>
          </w:rPr>
          <w:fldChar w:fldCharType="begin"/>
        </w:r>
        <w:r w:rsidR="004F2F11">
          <w:rPr>
            <w:noProof/>
            <w:webHidden/>
          </w:rPr>
          <w:instrText xml:space="preserve"> PAGEREF _Toc99969470 \h </w:instrText>
        </w:r>
        <w:r w:rsidR="004F2F11">
          <w:rPr>
            <w:noProof/>
            <w:webHidden/>
          </w:rPr>
        </w:r>
        <w:r w:rsidR="004F2F11">
          <w:rPr>
            <w:noProof/>
            <w:webHidden/>
          </w:rPr>
          <w:fldChar w:fldCharType="separate"/>
        </w:r>
        <w:r w:rsidR="004F2F11">
          <w:rPr>
            <w:noProof/>
            <w:webHidden/>
          </w:rPr>
          <w:t>41</w:t>
        </w:r>
        <w:r w:rsidR="004F2F11">
          <w:rPr>
            <w:noProof/>
            <w:webHidden/>
          </w:rPr>
          <w:fldChar w:fldCharType="end"/>
        </w:r>
      </w:hyperlink>
    </w:p>
    <w:p w14:paraId="2854BD85" w14:textId="6886BD8E" w:rsidR="004F2F11" w:rsidRDefault="00F64826">
      <w:pPr>
        <w:pStyle w:val="Tabladeilustraciones"/>
        <w:rPr>
          <w:rFonts w:asciiTheme="minorHAnsi" w:eastAsiaTheme="minorEastAsia" w:hAnsiTheme="minorHAnsi"/>
          <w:noProof/>
          <w:spacing w:val="0"/>
          <w:lang w:eastAsia="es-ES"/>
        </w:rPr>
      </w:pPr>
      <w:hyperlink w:anchor="_Toc99969471" w:history="1">
        <w:r w:rsidR="004F2F11" w:rsidRPr="008E5DBB">
          <w:rPr>
            <w:rStyle w:val="Hipervnculo"/>
            <w:noProof/>
          </w:rPr>
          <w:t>Ilustración 19. Resultado del método de las abstracciones para Bloques Alternos.</w:t>
        </w:r>
        <w:r w:rsidR="004F2F11">
          <w:rPr>
            <w:noProof/>
            <w:webHidden/>
          </w:rPr>
          <w:tab/>
        </w:r>
        <w:r w:rsidR="004F2F11">
          <w:rPr>
            <w:noProof/>
            <w:webHidden/>
          </w:rPr>
          <w:fldChar w:fldCharType="begin"/>
        </w:r>
        <w:r w:rsidR="004F2F11">
          <w:rPr>
            <w:noProof/>
            <w:webHidden/>
          </w:rPr>
          <w:instrText xml:space="preserve"> PAGEREF _Toc99969471 \h </w:instrText>
        </w:r>
        <w:r w:rsidR="004F2F11">
          <w:rPr>
            <w:noProof/>
            <w:webHidden/>
          </w:rPr>
        </w:r>
        <w:r w:rsidR="004F2F11">
          <w:rPr>
            <w:noProof/>
            <w:webHidden/>
          </w:rPr>
          <w:fldChar w:fldCharType="separate"/>
        </w:r>
        <w:r w:rsidR="004F2F11">
          <w:rPr>
            <w:noProof/>
            <w:webHidden/>
          </w:rPr>
          <w:t>42</w:t>
        </w:r>
        <w:r w:rsidR="004F2F11">
          <w:rPr>
            <w:noProof/>
            <w:webHidden/>
          </w:rPr>
          <w:fldChar w:fldCharType="end"/>
        </w:r>
      </w:hyperlink>
    </w:p>
    <w:p w14:paraId="55F7701B" w14:textId="27092FDD" w:rsidR="004F2F11" w:rsidRDefault="00F64826">
      <w:pPr>
        <w:pStyle w:val="Tabladeilustraciones"/>
        <w:rPr>
          <w:rFonts w:asciiTheme="minorHAnsi" w:eastAsiaTheme="minorEastAsia" w:hAnsiTheme="minorHAnsi"/>
          <w:noProof/>
          <w:spacing w:val="0"/>
          <w:lang w:eastAsia="es-ES"/>
        </w:rPr>
      </w:pPr>
      <w:hyperlink w:anchor="_Toc99969472" w:history="1">
        <w:r w:rsidR="004F2F11" w:rsidRPr="008E5DBB">
          <w:rPr>
            <w:rStyle w:val="Hipervnculo"/>
            <w:noProof/>
          </w:rPr>
          <w:t>Ilustración 20. Resultado del Método de las Abstracciones para el percentil 80 del histórico.</w:t>
        </w:r>
        <w:r w:rsidR="004F2F11">
          <w:rPr>
            <w:noProof/>
            <w:webHidden/>
          </w:rPr>
          <w:tab/>
        </w:r>
        <w:r w:rsidR="004F2F11">
          <w:rPr>
            <w:noProof/>
            <w:webHidden/>
          </w:rPr>
          <w:fldChar w:fldCharType="begin"/>
        </w:r>
        <w:r w:rsidR="004F2F11">
          <w:rPr>
            <w:noProof/>
            <w:webHidden/>
          </w:rPr>
          <w:instrText xml:space="preserve"> PAGEREF _Toc99969472 \h </w:instrText>
        </w:r>
        <w:r w:rsidR="004F2F11">
          <w:rPr>
            <w:noProof/>
            <w:webHidden/>
          </w:rPr>
        </w:r>
        <w:r w:rsidR="004F2F11">
          <w:rPr>
            <w:noProof/>
            <w:webHidden/>
          </w:rPr>
          <w:fldChar w:fldCharType="separate"/>
        </w:r>
        <w:r w:rsidR="004F2F11">
          <w:rPr>
            <w:noProof/>
            <w:webHidden/>
          </w:rPr>
          <w:t>42</w:t>
        </w:r>
        <w:r w:rsidR="004F2F11">
          <w:rPr>
            <w:noProof/>
            <w:webHidden/>
          </w:rPr>
          <w:fldChar w:fldCharType="end"/>
        </w:r>
      </w:hyperlink>
    </w:p>
    <w:p w14:paraId="10949F04" w14:textId="14103F97" w:rsidR="004F2F11" w:rsidRDefault="00F64826">
      <w:pPr>
        <w:pStyle w:val="Tabladeilustraciones"/>
        <w:rPr>
          <w:rFonts w:asciiTheme="minorHAnsi" w:eastAsiaTheme="minorEastAsia" w:hAnsiTheme="minorHAnsi"/>
          <w:noProof/>
          <w:spacing w:val="0"/>
          <w:lang w:eastAsia="es-ES"/>
        </w:rPr>
      </w:pPr>
      <w:hyperlink w:anchor="_Toc99969473" w:history="1">
        <w:r w:rsidR="004F2F11" w:rsidRPr="008E5DBB">
          <w:rPr>
            <w:rStyle w:val="Hipervnculo"/>
            <w:noProof/>
          </w:rPr>
          <w:t>Ilustración 21. Diagrama de la metodología empleada en el estudio</w:t>
        </w:r>
        <w:r w:rsidR="004F2F11">
          <w:rPr>
            <w:noProof/>
            <w:webHidden/>
          </w:rPr>
          <w:tab/>
        </w:r>
        <w:r w:rsidR="004F2F11">
          <w:rPr>
            <w:noProof/>
            <w:webHidden/>
          </w:rPr>
          <w:fldChar w:fldCharType="begin"/>
        </w:r>
        <w:r w:rsidR="004F2F11">
          <w:rPr>
            <w:noProof/>
            <w:webHidden/>
          </w:rPr>
          <w:instrText xml:space="preserve"> PAGEREF _Toc99969473 \h </w:instrText>
        </w:r>
        <w:r w:rsidR="004F2F11">
          <w:rPr>
            <w:noProof/>
            <w:webHidden/>
          </w:rPr>
        </w:r>
        <w:r w:rsidR="004F2F11">
          <w:rPr>
            <w:noProof/>
            <w:webHidden/>
          </w:rPr>
          <w:fldChar w:fldCharType="separate"/>
        </w:r>
        <w:r w:rsidR="004F2F11">
          <w:rPr>
            <w:noProof/>
            <w:webHidden/>
          </w:rPr>
          <w:t>44</w:t>
        </w:r>
        <w:r w:rsidR="004F2F11">
          <w:rPr>
            <w:noProof/>
            <w:webHidden/>
          </w:rPr>
          <w:fldChar w:fldCharType="end"/>
        </w:r>
      </w:hyperlink>
    </w:p>
    <w:p w14:paraId="30A522D0" w14:textId="18DD9E63" w:rsidR="004F2F11" w:rsidRDefault="00F64826">
      <w:pPr>
        <w:pStyle w:val="Tabladeilustraciones"/>
        <w:rPr>
          <w:rFonts w:asciiTheme="minorHAnsi" w:eastAsiaTheme="minorEastAsia" w:hAnsiTheme="minorHAnsi"/>
          <w:noProof/>
          <w:spacing w:val="0"/>
          <w:lang w:eastAsia="es-ES"/>
        </w:rPr>
      </w:pPr>
      <w:hyperlink w:anchor="_Toc99969474" w:history="1">
        <w:r w:rsidR="004F2F11" w:rsidRPr="008E5DBB">
          <w:rPr>
            <w:rStyle w:val="Hipervnculo"/>
            <w:noProof/>
          </w:rPr>
          <w:t>Ilustración 22. Resumen de hidrogramas obtenidos respecto al valor de referencia (gris)</w:t>
        </w:r>
        <w:r w:rsidR="004F2F11">
          <w:rPr>
            <w:noProof/>
            <w:webHidden/>
          </w:rPr>
          <w:tab/>
        </w:r>
        <w:r w:rsidR="004F2F11">
          <w:rPr>
            <w:noProof/>
            <w:webHidden/>
          </w:rPr>
          <w:fldChar w:fldCharType="begin"/>
        </w:r>
        <w:r w:rsidR="004F2F11">
          <w:rPr>
            <w:noProof/>
            <w:webHidden/>
          </w:rPr>
          <w:instrText xml:space="preserve"> PAGEREF _Toc99969474 \h </w:instrText>
        </w:r>
        <w:r w:rsidR="004F2F11">
          <w:rPr>
            <w:noProof/>
            <w:webHidden/>
          </w:rPr>
        </w:r>
        <w:r w:rsidR="004F2F11">
          <w:rPr>
            <w:noProof/>
            <w:webHidden/>
          </w:rPr>
          <w:fldChar w:fldCharType="separate"/>
        </w:r>
        <w:r w:rsidR="004F2F11">
          <w:rPr>
            <w:noProof/>
            <w:webHidden/>
          </w:rPr>
          <w:t>45</w:t>
        </w:r>
        <w:r w:rsidR="004F2F11">
          <w:rPr>
            <w:noProof/>
            <w:webHidden/>
          </w:rPr>
          <w:fldChar w:fldCharType="end"/>
        </w:r>
      </w:hyperlink>
    </w:p>
    <w:p w14:paraId="4A354E8B" w14:textId="3BA6D743" w:rsidR="004F2F11" w:rsidRDefault="00F64826">
      <w:pPr>
        <w:pStyle w:val="Tabladeilustraciones"/>
        <w:rPr>
          <w:rFonts w:asciiTheme="minorHAnsi" w:eastAsiaTheme="minorEastAsia" w:hAnsiTheme="minorHAnsi"/>
          <w:noProof/>
          <w:spacing w:val="0"/>
          <w:lang w:eastAsia="es-ES"/>
        </w:rPr>
      </w:pPr>
      <w:hyperlink w:anchor="_Toc99969475" w:history="1">
        <w:r w:rsidR="004F2F11" w:rsidRPr="008E5DBB">
          <w:rPr>
            <w:rStyle w:val="Hipervnculo"/>
            <w:noProof/>
          </w:rPr>
          <w:t>Ilustración 23. Resumen de las metodologías y opción óptima para el caso de estudio.</w:t>
        </w:r>
        <w:r w:rsidR="004F2F11">
          <w:rPr>
            <w:noProof/>
            <w:webHidden/>
          </w:rPr>
          <w:tab/>
        </w:r>
        <w:r w:rsidR="004F2F11">
          <w:rPr>
            <w:noProof/>
            <w:webHidden/>
          </w:rPr>
          <w:fldChar w:fldCharType="begin"/>
        </w:r>
        <w:r w:rsidR="004F2F11">
          <w:rPr>
            <w:noProof/>
            <w:webHidden/>
          </w:rPr>
          <w:instrText xml:space="preserve"> PAGEREF _Toc99969475 \h </w:instrText>
        </w:r>
        <w:r w:rsidR="004F2F11">
          <w:rPr>
            <w:noProof/>
            <w:webHidden/>
          </w:rPr>
        </w:r>
        <w:r w:rsidR="004F2F11">
          <w:rPr>
            <w:noProof/>
            <w:webHidden/>
          </w:rPr>
          <w:fldChar w:fldCharType="separate"/>
        </w:r>
        <w:r w:rsidR="004F2F11">
          <w:rPr>
            <w:noProof/>
            <w:webHidden/>
          </w:rPr>
          <w:t>47</w:t>
        </w:r>
        <w:r w:rsidR="004F2F11">
          <w:rPr>
            <w:noProof/>
            <w:webHidden/>
          </w:rPr>
          <w:fldChar w:fldCharType="end"/>
        </w:r>
      </w:hyperlink>
    </w:p>
    <w:p w14:paraId="7A13012F" w14:textId="63105A18" w:rsidR="004F2F11" w:rsidRDefault="00F64826">
      <w:pPr>
        <w:pStyle w:val="Tabladeilustraciones"/>
        <w:rPr>
          <w:rFonts w:asciiTheme="minorHAnsi" w:eastAsiaTheme="minorEastAsia" w:hAnsiTheme="minorHAnsi"/>
          <w:noProof/>
          <w:spacing w:val="0"/>
          <w:lang w:eastAsia="es-ES"/>
        </w:rPr>
      </w:pPr>
      <w:hyperlink w:anchor="_Toc99969476" w:history="1">
        <w:r w:rsidR="004F2F11" w:rsidRPr="008E5DBB">
          <w:rPr>
            <w:rStyle w:val="Hipervnculo"/>
            <w:noProof/>
          </w:rPr>
          <w:t>Ilustración 24. Errores relativos a la función de Kosmogolov para cada función estadística</w:t>
        </w:r>
        <w:r w:rsidR="004F2F11">
          <w:rPr>
            <w:noProof/>
            <w:webHidden/>
          </w:rPr>
          <w:tab/>
        </w:r>
        <w:r w:rsidR="004F2F11">
          <w:rPr>
            <w:noProof/>
            <w:webHidden/>
          </w:rPr>
          <w:fldChar w:fldCharType="begin"/>
        </w:r>
        <w:r w:rsidR="004F2F11">
          <w:rPr>
            <w:noProof/>
            <w:webHidden/>
          </w:rPr>
          <w:instrText xml:space="preserve"> PAGEREF _Toc99969476 \h </w:instrText>
        </w:r>
        <w:r w:rsidR="004F2F11">
          <w:rPr>
            <w:noProof/>
            <w:webHidden/>
          </w:rPr>
        </w:r>
        <w:r w:rsidR="004F2F11">
          <w:rPr>
            <w:noProof/>
            <w:webHidden/>
          </w:rPr>
          <w:fldChar w:fldCharType="separate"/>
        </w:r>
        <w:r w:rsidR="004F2F11">
          <w:rPr>
            <w:noProof/>
            <w:webHidden/>
          </w:rPr>
          <w:t>60</w:t>
        </w:r>
        <w:r w:rsidR="004F2F11">
          <w:rPr>
            <w:noProof/>
            <w:webHidden/>
          </w:rPr>
          <w:fldChar w:fldCharType="end"/>
        </w:r>
      </w:hyperlink>
    </w:p>
    <w:p w14:paraId="1587F14E" w14:textId="46216E58" w:rsidR="00C46D21" w:rsidRDefault="00C46D21" w:rsidP="000B1CDF">
      <w:pPr>
        <w:widowControl/>
        <w:spacing w:before="0" w:after="200" w:line="276" w:lineRule="auto"/>
        <w:jc w:val="left"/>
        <w:rPr>
          <w:lang w:val="es-ES_tradnl"/>
        </w:rPr>
      </w:pPr>
      <w:r>
        <w:rPr>
          <w:lang w:val="es-ES_tradnl"/>
        </w:rPr>
        <w:fldChar w:fldCharType="end"/>
      </w: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05F2CE6A" w14:textId="77777777" w:rsidR="00DF5263" w:rsidRDefault="00DF5263" w:rsidP="000B1CDF">
      <w:pPr>
        <w:widowControl/>
        <w:spacing w:before="0" w:after="200" w:line="276" w:lineRule="auto"/>
        <w:jc w:val="left"/>
        <w:rPr>
          <w:lang w:val="es-ES_tradnl"/>
        </w:rPr>
      </w:pPr>
    </w:p>
    <w:p w14:paraId="4EE578F2" w14:textId="77777777" w:rsidR="00DF5263" w:rsidRDefault="00DF5263" w:rsidP="000B1CDF">
      <w:pPr>
        <w:widowControl/>
        <w:spacing w:before="0" w:after="200" w:line="276" w:lineRule="auto"/>
        <w:jc w:val="left"/>
        <w:rPr>
          <w:lang w:val="es-ES_tradnl"/>
        </w:rPr>
      </w:pPr>
    </w:p>
    <w:p w14:paraId="545DBDD8"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7D3AFBA8" w14:textId="77777777" w:rsidR="008F3F2E" w:rsidRPr="00ED031A" w:rsidRDefault="008F3F2E" w:rsidP="000C377B">
      <w:pPr>
        <w:rPr>
          <w:lang w:val="es-ES_tradnl"/>
        </w:rPr>
        <w:sectPr w:rsidR="008F3F2E"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8"/>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9BE44C7" w14:textId="1510F33B" w:rsidR="009C6297" w:rsidRPr="00610E63" w:rsidRDefault="005269E1" w:rsidP="00610E63">
      <w:pPr>
        <w:pStyle w:val="Ttulo1"/>
        <w:rPr>
          <w:lang w:val="es-ES_tradnl"/>
        </w:rPr>
      </w:pPr>
      <w:bookmarkStart w:id="27" w:name="_Toc99969390"/>
      <w:r>
        <w:rPr>
          <w:lang w:val="es-ES_tradnl"/>
        </w:rPr>
        <w:t>Introducción</w:t>
      </w:r>
      <w:bookmarkEnd w:id="27"/>
    </w:p>
    <w:p w14:paraId="04909764" w14:textId="627E2916" w:rsidR="00AC20F1" w:rsidRDefault="00AC20F1" w:rsidP="001214D5">
      <w:pPr>
        <w:rPr>
          <w:lang w:val="es-ES_tradnl"/>
        </w:rPr>
      </w:pPr>
    </w:p>
    <w:p w14:paraId="2AC8612B" w14:textId="54E48D58" w:rsidR="0037071E" w:rsidRPr="0037071E" w:rsidRDefault="00AC20F1" w:rsidP="001214D5">
      <w:pPr>
        <w:rPr>
          <w:lang w:val="es-ES_tradnl"/>
        </w:rPr>
      </w:pPr>
      <w:r>
        <w:rPr>
          <w:lang w:val="es-ES_tradnl"/>
        </w:rPr>
        <w:t xml:space="preserve">El agua ha sido tradicionalmente uno de los recursos más importantes para la sociedad humana. Desde el inicio de las civilizaciones, las comunidades se han agregado en torno a las masas de agua disponibles a su alrededor para desarrollar su actividad. </w:t>
      </w:r>
      <w:r w:rsidR="0037071E">
        <w:rPr>
          <w:lang w:val="es-ES_tradnl"/>
        </w:rPr>
        <w:t xml:space="preserve"> </w:t>
      </w:r>
      <w:r w:rsidR="0037071E" w:rsidRPr="0037071E">
        <w:rPr>
          <w:i/>
          <w:iCs/>
          <w:lang w:val="es-ES_tradnl"/>
        </w:rPr>
        <w:t>“Las civilizaciones más avanzadas de la antigüedad florecieron en las llanuras de los grandes ríos: Amarillo (en China), Tigris y Éufrates (en la antigua Mesopotamia, actualmente Irak,) Nilo (Egipto) e Indo (en Pakistán)”</w:t>
      </w:r>
      <w:r w:rsidR="0037071E">
        <w:rPr>
          <w:i/>
          <w:iCs/>
          <w:lang w:val="es-ES_tradnl"/>
        </w:rPr>
        <w:t xml:space="preserve"> </w:t>
      </w:r>
      <w:sdt>
        <w:sdtPr>
          <w:rPr>
            <w:i/>
            <w:iCs/>
            <w:lang w:val="es-ES_tradnl"/>
          </w:rPr>
          <w:id w:val="363642945"/>
          <w:citation/>
        </w:sdtPr>
        <w:sdtEndPr/>
        <w:sdtContent>
          <w:r w:rsidR="0037071E">
            <w:rPr>
              <w:i/>
              <w:iCs/>
              <w:lang w:val="es-ES_tradnl"/>
            </w:rPr>
            <w:fldChar w:fldCharType="begin"/>
          </w:r>
          <w:r w:rsidR="0037071E">
            <w:instrText xml:space="preserve"> CITATION Mor \l 3082 </w:instrText>
          </w:r>
          <w:r w:rsidR="0037071E">
            <w:rPr>
              <w:i/>
              <w:iCs/>
              <w:lang w:val="es-ES_tradnl"/>
            </w:rPr>
            <w:fldChar w:fldCharType="separate"/>
          </w:r>
          <w:r w:rsidR="004F2F11" w:rsidRPr="004F2F11">
            <w:rPr>
              <w:noProof/>
            </w:rPr>
            <w:t>[1]</w:t>
          </w:r>
          <w:r w:rsidR="0037071E">
            <w:rPr>
              <w:i/>
              <w:iCs/>
              <w:lang w:val="es-ES_tradnl"/>
            </w:rPr>
            <w:fldChar w:fldCharType="end"/>
          </w:r>
        </w:sdtContent>
      </w:sdt>
    </w:p>
    <w:p w14:paraId="1BA4952D" w14:textId="3C50754D" w:rsidR="00AC20F1" w:rsidRDefault="00AC20F1" w:rsidP="001214D5">
      <w:pPr>
        <w:rPr>
          <w:lang w:val="es-ES_tradnl"/>
        </w:rPr>
      </w:pPr>
    </w:p>
    <w:p w14:paraId="75B0EC3A" w14:textId="0A4F9B13" w:rsidR="00AC20F1" w:rsidRDefault="00AC20F1" w:rsidP="001214D5">
      <w:pPr>
        <w:rPr>
          <w:lang w:val="es-ES_tradnl"/>
        </w:rPr>
      </w:pPr>
      <w:r>
        <w:rPr>
          <w:lang w:val="es-ES_tradnl"/>
        </w:rPr>
        <w:t>A lo largo de la historia se encuentran ejemplos de captación y gestión de este recurso para el uso público donde las construcciones civiles han encontrado un papel fundamental para la mejora de dichas actividades</w:t>
      </w:r>
      <w:r w:rsidR="00752827">
        <w:rPr>
          <w:lang w:val="es-ES_tradnl"/>
        </w:rPr>
        <w:t>. Tal era la importancia de este bien que la navegación mercantil o la salubridad e higiene de las ciudades han formado parte de las razones por las que el ser humano demandaba este bien común.</w:t>
      </w:r>
    </w:p>
    <w:p w14:paraId="0B846936" w14:textId="290FE590" w:rsidR="00D47F79" w:rsidRDefault="00D47F79" w:rsidP="001214D5">
      <w:pPr>
        <w:rPr>
          <w:lang w:val="es-ES_tradnl"/>
        </w:rPr>
      </w:pPr>
    </w:p>
    <w:p w14:paraId="61E6860C" w14:textId="5C4477B2" w:rsidR="00D47F79" w:rsidRDefault="00D47F79" w:rsidP="001214D5">
      <w:pPr>
        <w:rPr>
          <w:lang w:val="es-ES_tradnl"/>
        </w:rPr>
      </w:pPr>
      <w:r>
        <w:rPr>
          <w:lang w:val="es-ES_tradnl"/>
        </w:rPr>
        <w:t xml:space="preserve">Actualmente, este desarrollo humano </w:t>
      </w:r>
      <w:r w:rsidR="009121ED">
        <w:rPr>
          <w:lang w:val="es-ES_tradnl"/>
        </w:rPr>
        <w:t xml:space="preserve">no </w:t>
      </w:r>
      <w:r>
        <w:rPr>
          <w:lang w:val="es-ES_tradnl"/>
        </w:rPr>
        <w:t xml:space="preserve">parece haber encontrado un límite. </w:t>
      </w:r>
      <w:r w:rsidR="00F3403B">
        <w:rPr>
          <w:lang w:val="es-ES_tradnl"/>
        </w:rPr>
        <w:t>“</w:t>
      </w:r>
      <w:r w:rsidR="00F3403B" w:rsidRPr="00F3403B">
        <w:rPr>
          <w:lang w:val="es-ES_tradnl"/>
        </w:rPr>
        <w:t>En las últimas décadas, los ríos están perdiendo una parte importante del espacio que disponían para absorber las crecidas, como consecuencia de la ocupación de sus márgenes”.</w:t>
      </w:r>
      <w:sdt>
        <w:sdtPr>
          <w:rPr>
            <w:lang w:val="es-ES_tradnl"/>
          </w:rPr>
          <w:id w:val="1774599323"/>
          <w:citation/>
        </w:sdtPr>
        <w:sdtEndPr/>
        <w:sdtContent>
          <w:r w:rsidR="00F3403B">
            <w:rPr>
              <w:lang w:val="es-ES_tradnl"/>
            </w:rPr>
            <w:fldChar w:fldCharType="begin"/>
          </w:r>
          <w:r w:rsidR="00F3403B">
            <w:instrText xml:space="preserve"> CITATION Raú \l 3082 </w:instrText>
          </w:r>
          <w:r w:rsidR="00F3403B">
            <w:rPr>
              <w:lang w:val="es-ES_tradnl"/>
            </w:rPr>
            <w:fldChar w:fldCharType="separate"/>
          </w:r>
          <w:r w:rsidR="004F2F11">
            <w:rPr>
              <w:noProof/>
            </w:rPr>
            <w:t xml:space="preserve"> </w:t>
          </w:r>
          <w:r w:rsidR="004F2F11" w:rsidRPr="004F2F11">
            <w:rPr>
              <w:noProof/>
            </w:rPr>
            <w:t>[2]</w:t>
          </w:r>
          <w:r w:rsidR="00F3403B">
            <w:rPr>
              <w:lang w:val="es-ES_tradnl"/>
            </w:rPr>
            <w:fldChar w:fldCharType="end"/>
          </w:r>
        </w:sdtContent>
      </w:sdt>
    </w:p>
    <w:p w14:paraId="39563A35" w14:textId="515E59E0" w:rsidR="00D47F79" w:rsidRDefault="00D47F79" w:rsidP="001214D5">
      <w:pPr>
        <w:rPr>
          <w:lang w:val="es-ES_tradnl"/>
        </w:rPr>
      </w:pPr>
    </w:p>
    <w:p w14:paraId="2BAAC29D" w14:textId="72FACC50" w:rsidR="00D47F79" w:rsidRDefault="00D47F79" w:rsidP="001214D5">
      <w:pPr>
        <w:rPr>
          <w:lang w:val="es-ES_tradnl"/>
        </w:rPr>
      </w:pPr>
      <w:r>
        <w:rPr>
          <w:lang w:val="es-ES_tradnl"/>
        </w:rPr>
        <w:t xml:space="preserve">De la misma forma, parece haberse sumado a esta “prisa” social la estandarización de los estudios que abordan estos límites de inundación donde </w:t>
      </w:r>
      <w:r w:rsidR="00FA1DF4">
        <w:rPr>
          <w:lang w:val="es-ES_tradnl"/>
        </w:rPr>
        <w:t xml:space="preserve">se sigue </w:t>
      </w:r>
      <w:r w:rsidR="009121ED">
        <w:rPr>
          <w:lang w:val="es-ES_tradnl"/>
        </w:rPr>
        <w:t>la</w:t>
      </w:r>
      <w:r w:rsidR="00FA1DF4">
        <w:rPr>
          <w:lang w:val="es-ES_tradnl"/>
        </w:rPr>
        <w:t xml:space="preserve"> misma metodología para cuencas </w:t>
      </w:r>
      <w:r w:rsidR="009121ED">
        <w:rPr>
          <w:lang w:val="es-ES_tradnl"/>
        </w:rPr>
        <w:t>con una</w:t>
      </w:r>
      <w:r w:rsidR="00FA1DF4">
        <w:rPr>
          <w:lang w:val="es-ES_tradnl"/>
        </w:rPr>
        <w:t xml:space="preserve"> distinta naturaleza y por tanto distinto comportamiento frente a crecidas.</w:t>
      </w:r>
    </w:p>
    <w:p w14:paraId="1096CA55" w14:textId="1C8DD49D" w:rsidR="00FA1DF4" w:rsidRDefault="00FA1DF4" w:rsidP="001214D5">
      <w:pPr>
        <w:rPr>
          <w:lang w:val="es-ES_tradnl"/>
        </w:rPr>
      </w:pPr>
    </w:p>
    <w:p w14:paraId="08225897" w14:textId="6CC5651D" w:rsidR="00FA1DF4" w:rsidRDefault="00FA1DF4" w:rsidP="001214D5">
      <w:pPr>
        <w:rPr>
          <w:lang w:val="es-ES_tradnl"/>
        </w:rPr>
      </w:pPr>
      <w:r>
        <w:rPr>
          <w:lang w:val="es-ES_tradnl"/>
        </w:rPr>
        <w:t xml:space="preserve">A este hecho, se suma una respuesta climática </w:t>
      </w:r>
      <w:r w:rsidR="009121ED">
        <w:rPr>
          <w:lang w:val="es-ES_tradnl"/>
        </w:rPr>
        <w:t>frente a la acción humana sobre</w:t>
      </w:r>
      <w:r>
        <w:rPr>
          <w:lang w:val="es-ES_tradnl"/>
        </w:rPr>
        <w:t xml:space="preserve"> el equilibrio natural que hace más patente la necesidad de evitar futuros estudios generalistas que sigan justificando el avance humano sobre las zonas inundables y</w:t>
      </w:r>
      <w:r w:rsidR="009121ED">
        <w:rPr>
          <w:lang w:val="es-ES_tradnl"/>
        </w:rPr>
        <w:t>,</w:t>
      </w:r>
      <w:r>
        <w:rPr>
          <w:lang w:val="es-ES_tradnl"/>
        </w:rPr>
        <w:t xml:space="preserve"> en su defecto</w:t>
      </w:r>
      <w:r w:rsidR="009121ED">
        <w:rPr>
          <w:lang w:val="es-ES_tradnl"/>
        </w:rPr>
        <w:t>,</w:t>
      </w:r>
      <w:r>
        <w:rPr>
          <w:lang w:val="es-ES_tradnl"/>
        </w:rPr>
        <w:t xml:space="preserve"> buscar estudios con mayor grado de detalle.</w:t>
      </w:r>
    </w:p>
    <w:p w14:paraId="3222A58E" w14:textId="113B395F" w:rsidR="00FA1DF4" w:rsidRDefault="00FA1DF4" w:rsidP="001214D5">
      <w:pPr>
        <w:rPr>
          <w:lang w:val="es-ES_tradnl"/>
        </w:rPr>
      </w:pPr>
    </w:p>
    <w:p w14:paraId="2814BA1E" w14:textId="56FC435F" w:rsidR="00FA1DF4" w:rsidRDefault="000A43B4" w:rsidP="001214D5">
      <w:pPr>
        <w:rPr>
          <w:lang w:val="es-ES_tradnl"/>
        </w:rPr>
      </w:pPr>
      <w:r>
        <w:rPr>
          <w:lang w:val="es-ES_tradnl"/>
        </w:rPr>
        <w:t xml:space="preserve">Con el fin de evitar esta generalidad, se ha propuesto el siguiente Trabajo para analizar la sensibilidad de una subcuenca atlántica sobre las diferentes metodologías que suelen utilizarse </w:t>
      </w:r>
      <w:r w:rsidR="009121ED">
        <w:rPr>
          <w:lang w:val="es-ES_tradnl"/>
        </w:rPr>
        <w:t>en la actualidad</w:t>
      </w:r>
      <w:r w:rsidR="00F3403B">
        <w:rPr>
          <w:lang w:val="es-ES_tradnl"/>
        </w:rPr>
        <w:t>. Entre ellas se incluyen los estudios de precipitaciones y el diseño complementario de un hietograma junto con el cálculo de infiltraciones para modelar finalmente un hidrograma de diseño.</w:t>
      </w:r>
    </w:p>
    <w:p w14:paraId="049EE453" w14:textId="77777777" w:rsidR="000A43B4" w:rsidRPr="0042161F" w:rsidRDefault="000A43B4" w:rsidP="001214D5">
      <w:pPr>
        <w:rPr>
          <w:lang w:val="es-ES_tradnl"/>
        </w:rPr>
      </w:pPr>
    </w:p>
    <w:p w14:paraId="2E4501C3" w14:textId="2A0FA4AB" w:rsidR="000A43B4" w:rsidRDefault="00061748" w:rsidP="001214D5">
      <w:r>
        <w:t xml:space="preserve">Existen tres valores con los que la mayoría de los estudios hidrológicos cuentan para </w:t>
      </w:r>
      <w:r w:rsidR="0042161F">
        <w:t>estimar</w:t>
      </w:r>
      <w:r>
        <w:t xml:space="preserve"> un </w:t>
      </w:r>
      <w:r w:rsidR="0042161F">
        <w:t xml:space="preserve">primer </w:t>
      </w:r>
      <w:r>
        <w:t xml:space="preserve">resultado </w:t>
      </w:r>
      <w:r w:rsidR="0042161F">
        <w:t>acerca de</w:t>
      </w:r>
      <w:r>
        <w:t xml:space="preserve"> la construcción de una obra civil: Caudal punta (</w:t>
      </w:r>
      <w:proofErr w:type="spellStart"/>
      <w:r>
        <w:t>Qp</w:t>
      </w:r>
      <w:proofErr w:type="spellEnd"/>
      <w:r>
        <w:t xml:space="preserve">), </w:t>
      </w:r>
      <w:r w:rsidR="000A43B4">
        <w:t>C</w:t>
      </w:r>
      <w:r>
        <w:t xml:space="preserve">audal total (Qt) y </w:t>
      </w:r>
      <w:r w:rsidR="000A43B4">
        <w:t>T</w:t>
      </w:r>
      <w:r>
        <w:t>iempo pico (</w:t>
      </w:r>
      <w:proofErr w:type="spellStart"/>
      <w:r>
        <w:t>Tp</w:t>
      </w:r>
      <w:proofErr w:type="spellEnd"/>
      <w:r>
        <w:t>)</w:t>
      </w:r>
      <w:r w:rsidR="009121ED">
        <w:t xml:space="preserve">. </w:t>
      </w:r>
      <w:r>
        <w:t xml:space="preserve">Para </w:t>
      </w:r>
      <w:r w:rsidR="000A43B4">
        <w:t>lle</w:t>
      </w:r>
      <w:r w:rsidR="009121ED">
        <w:t>g</w:t>
      </w:r>
      <w:r w:rsidR="000A43B4">
        <w:t xml:space="preserve">ar a estos resultados, se sigue una metodología que aborda las siguientes fases de forma resumida: </w:t>
      </w:r>
    </w:p>
    <w:p w14:paraId="78FB401B" w14:textId="77777777" w:rsidR="000A43B4" w:rsidRDefault="000A43B4" w:rsidP="001214D5"/>
    <w:p w14:paraId="1183268A" w14:textId="1E58EF33" w:rsidR="000A43B4" w:rsidRDefault="000A43B4" w:rsidP="000A43B4">
      <w:pPr>
        <w:pStyle w:val="Prrafodelista"/>
        <w:numPr>
          <w:ilvl w:val="0"/>
          <w:numId w:val="43"/>
        </w:numPr>
        <w:jc w:val="left"/>
      </w:pPr>
      <w:r>
        <w:t xml:space="preserve">Estudio estadístico para </w:t>
      </w:r>
      <w:r w:rsidR="009121ED">
        <w:t>calcular</w:t>
      </w:r>
      <w:r>
        <w:t xml:space="preserve"> una precipitación </w:t>
      </w:r>
      <w:r w:rsidR="009121ED">
        <w:t>acorde a un</w:t>
      </w:r>
      <w:r>
        <w:t xml:space="preserve"> periodo de retorno</w:t>
      </w:r>
      <w:r w:rsidR="009121ED">
        <w:t>.</w:t>
      </w:r>
    </w:p>
    <w:p w14:paraId="50BA7FA8" w14:textId="63F37256" w:rsidR="000A43B4" w:rsidRDefault="000A43B4" w:rsidP="000A43B4">
      <w:pPr>
        <w:pStyle w:val="Prrafodelista"/>
        <w:numPr>
          <w:ilvl w:val="0"/>
          <w:numId w:val="43"/>
        </w:numPr>
        <w:jc w:val="left"/>
      </w:pPr>
      <w:r>
        <w:t xml:space="preserve">Elaboración de un </w:t>
      </w:r>
      <w:proofErr w:type="spellStart"/>
      <w:r>
        <w:t>hietogama</w:t>
      </w:r>
      <w:proofErr w:type="spellEnd"/>
      <w:r>
        <w:t xml:space="preserve"> para repartir </w:t>
      </w:r>
      <w:r w:rsidR="009121ED">
        <w:t>dicho</w:t>
      </w:r>
      <w:r>
        <w:t xml:space="preserve"> valor estadístico sobre un episodio </w:t>
      </w:r>
      <w:r w:rsidR="009121ED">
        <w:t>de lluvia tipo.</w:t>
      </w:r>
    </w:p>
    <w:p w14:paraId="5450EF89" w14:textId="5FB1044A" w:rsidR="000A43B4" w:rsidRDefault="000A43B4" w:rsidP="000A43B4">
      <w:pPr>
        <w:pStyle w:val="Prrafodelista"/>
        <w:numPr>
          <w:ilvl w:val="0"/>
          <w:numId w:val="43"/>
        </w:numPr>
        <w:jc w:val="left"/>
      </w:pPr>
      <w:r>
        <w:t>Modelar el efecto de la infiltración del suelo sobre el hietograma</w:t>
      </w:r>
      <w:r w:rsidR="009121ED">
        <w:t>.</w:t>
      </w:r>
    </w:p>
    <w:p w14:paraId="0119FD32" w14:textId="76A9D039" w:rsidR="00CB0307" w:rsidRPr="00CB0307" w:rsidRDefault="000A43B4" w:rsidP="000A43B4">
      <w:pPr>
        <w:pStyle w:val="Prrafodelista"/>
        <w:numPr>
          <w:ilvl w:val="0"/>
          <w:numId w:val="43"/>
        </w:numPr>
        <w:jc w:val="left"/>
      </w:pPr>
      <w:r>
        <w:t xml:space="preserve">Diseñar un hidrograma que describa la evolución de </w:t>
      </w:r>
      <w:r w:rsidR="009121ED">
        <w:t>la</w:t>
      </w:r>
      <w:r>
        <w:t xml:space="preserve"> entrada de escorrentía</w:t>
      </w:r>
      <w:r w:rsidR="009121ED">
        <w:t xml:space="preserve"> hallada previamente.</w:t>
      </w:r>
    </w:p>
    <w:p w14:paraId="741C126A" w14:textId="77777777" w:rsidR="001214D5" w:rsidRDefault="001214D5" w:rsidP="001214D5">
      <w:pPr>
        <w:rPr>
          <w:lang w:val="es-ES_tradnl"/>
        </w:rPr>
      </w:pPr>
    </w:p>
    <w:p w14:paraId="73FB546E" w14:textId="0530279A" w:rsidR="001214D5" w:rsidRDefault="00061748" w:rsidP="001214D5">
      <w:pPr>
        <w:rPr>
          <w:lang w:val="es-ES_tradnl"/>
        </w:rPr>
      </w:pPr>
      <w:r>
        <w:rPr>
          <w:lang w:val="es-ES_tradnl"/>
        </w:rPr>
        <w:t xml:space="preserve">El objetivo </w:t>
      </w:r>
      <w:r w:rsidR="000A43B4">
        <w:rPr>
          <w:lang w:val="es-ES_tradnl"/>
        </w:rPr>
        <w:t>que se persigue en este Trabajo es segu</w:t>
      </w:r>
      <w:r>
        <w:rPr>
          <w:lang w:val="es-ES_tradnl"/>
        </w:rPr>
        <w:t xml:space="preserve">ir estos mismos procedimientos con datos reales de precipitación </w:t>
      </w:r>
      <w:r w:rsidR="000A43B4">
        <w:rPr>
          <w:lang w:val="es-ES_tradnl"/>
        </w:rPr>
        <w:t>sobre una cuenca de la que se encuentran disponibles los datos de</w:t>
      </w:r>
      <w:r>
        <w:rPr>
          <w:lang w:val="es-ES_tradnl"/>
        </w:rPr>
        <w:t xml:space="preserve"> caudal </w:t>
      </w:r>
      <w:r w:rsidR="000A43B4">
        <w:rPr>
          <w:lang w:val="es-ES_tradnl"/>
        </w:rPr>
        <w:t>con los que</w:t>
      </w:r>
      <w:r w:rsidR="009121ED">
        <w:rPr>
          <w:lang w:val="es-ES_tradnl"/>
        </w:rPr>
        <w:t xml:space="preserve"> se</w:t>
      </w:r>
      <w:r w:rsidR="000A43B4">
        <w:rPr>
          <w:lang w:val="es-ES_tradnl"/>
        </w:rPr>
        <w:t xml:space="preserve"> pod</w:t>
      </w:r>
      <w:r w:rsidR="009121ED">
        <w:rPr>
          <w:lang w:val="es-ES_tradnl"/>
        </w:rPr>
        <w:t>rán</w:t>
      </w:r>
      <w:r w:rsidR="000A43B4">
        <w:rPr>
          <w:lang w:val="es-ES_tradnl"/>
        </w:rPr>
        <w:t xml:space="preserve"> </w:t>
      </w:r>
      <w:r w:rsidR="000A43B4">
        <w:rPr>
          <w:lang w:val="es-ES_tradnl"/>
        </w:rPr>
        <w:lastRenderedPageBreak/>
        <w:t xml:space="preserve">comparar </w:t>
      </w:r>
      <w:r w:rsidR="009121ED">
        <w:rPr>
          <w:lang w:val="es-ES_tradnl"/>
        </w:rPr>
        <w:t>los</w:t>
      </w:r>
      <w:r w:rsidR="000A43B4">
        <w:rPr>
          <w:lang w:val="es-ES_tradnl"/>
        </w:rPr>
        <w:t xml:space="preserve"> resultados de forma que pueda estimarse qué metodología es más conveniente para este caso y en qué grado se acerca el resultado del resto de metodologías. Los tres factores que se han considerado para cuantificar este análisis han sido </w:t>
      </w:r>
      <w:proofErr w:type="spellStart"/>
      <w:proofErr w:type="gramStart"/>
      <w:r>
        <w:rPr>
          <w:lang w:val="es-ES_tradnl"/>
        </w:rPr>
        <w:t>Qp,Qt</w:t>
      </w:r>
      <w:proofErr w:type="spellEnd"/>
      <w:proofErr w:type="gramEnd"/>
      <w:r>
        <w:rPr>
          <w:lang w:val="es-ES_tradnl"/>
        </w:rPr>
        <w:t xml:space="preserve"> </w:t>
      </w:r>
      <w:r w:rsidR="000A43B4">
        <w:rPr>
          <w:lang w:val="es-ES_tradnl"/>
        </w:rPr>
        <w:t>y</w:t>
      </w:r>
      <w:r>
        <w:rPr>
          <w:lang w:val="es-ES_tradnl"/>
        </w:rPr>
        <w:t xml:space="preserve"> </w:t>
      </w:r>
      <w:proofErr w:type="spellStart"/>
      <w:r>
        <w:rPr>
          <w:lang w:val="es-ES_tradnl"/>
        </w:rPr>
        <w:t>Tp</w:t>
      </w:r>
      <w:proofErr w:type="spellEnd"/>
      <w:r w:rsidR="000A43B4">
        <w:rPr>
          <w:lang w:val="es-ES_tradnl"/>
        </w:rPr>
        <w:t xml:space="preserve"> como se ha comentado anteriormente.</w:t>
      </w:r>
    </w:p>
    <w:p w14:paraId="7B2CD453" w14:textId="09204F2F" w:rsidR="00061748" w:rsidRDefault="00061748" w:rsidP="001214D5">
      <w:pPr>
        <w:rPr>
          <w:lang w:val="es-ES_tradnl"/>
        </w:rPr>
      </w:pPr>
    </w:p>
    <w:p w14:paraId="378A650A" w14:textId="2F52E6F8" w:rsidR="00061748" w:rsidRDefault="00061748" w:rsidP="001214D5">
      <w:pPr>
        <w:rPr>
          <w:lang w:val="es-ES_tradnl"/>
        </w:rPr>
      </w:pPr>
      <w:r>
        <w:rPr>
          <w:lang w:val="es-ES_tradnl"/>
        </w:rPr>
        <w:t>Dado que el alcance de</w:t>
      </w:r>
      <w:r w:rsidR="0042161F">
        <w:rPr>
          <w:lang w:val="es-ES_tradnl"/>
        </w:rPr>
        <w:t>l</w:t>
      </w:r>
      <w:r>
        <w:rPr>
          <w:lang w:val="es-ES_tradnl"/>
        </w:rPr>
        <w:t xml:space="preserve"> estudio no incluye a otras zonas hidrográficas de España, se considerará su limitación en el uso generalizado de estos resultados para otras cuencas que cuenten con un comportamiento distinto al de la </w:t>
      </w:r>
      <w:r w:rsidR="0042161F">
        <w:rPr>
          <w:lang w:val="es-ES_tradnl"/>
        </w:rPr>
        <w:t>que ocupa.</w:t>
      </w:r>
      <w:r w:rsidR="00F3403B">
        <w:rPr>
          <w:lang w:val="es-ES_tradnl"/>
        </w:rPr>
        <w:t xml:space="preserve"> Puede tomarse de la misma forma, como iniciativa para considerar la particularización de los estudios hidrológicos como se hace en este Trabajo.</w:t>
      </w:r>
    </w:p>
    <w:p w14:paraId="6B4143DF" w14:textId="77777777" w:rsidR="00C44DDA" w:rsidRDefault="00C44DDA" w:rsidP="00C44DDA">
      <w:pPr>
        <w:rPr>
          <w:lang w:val="es-ES_tradnl"/>
        </w:rPr>
      </w:pPr>
    </w:p>
    <w:p w14:paraId="5DE46015" w14:textId="637E0997" w:rsidR="009121ED" w:rsidRDefault="009121ED" w:rsidP="00C44DDA">
      <w:pPr>
        <w:rPr>
          <w:lang w:val="es-ES_tradnl"/>
        </w:rPr>
      </w:pPr>
      <w:r>
        <w:rPr>
          <w:lang w:val="es-ES_tradnl"/>
        </w:rPr>
        <w:t xml:space="preserve">La </w:t>
      </w:r>
      <w:r w:rsidR="00F3403B">
        <w:rPr>
          <w:lang w:val="es-ES_tradnl"/>
        </w:rPr>
        <w:t>estructura seguida en el TFG</w:t>
      </w:r>
      <w:r>
        <w:rPr>
          <w:lang w:val="es-ES_tradnl"/>
        </w:rPr>
        <w:t xml:space="preserve"> se compone de dos </w:t>
      </w:r>
      <w:r w:rsidR="00C36EAF">
        <w:rPr>
          <w:lang w:val="es-ES_tradnl"/>
        </w:rPr>
        <w:t>b</w:t>
      </w:r>
      <w:r>
        <w:rPr>
          <w:lang w:val="es-ES_tradnl"/>
        </w:rPr>
        <w:t xml:space="preserve">loques diferenciados en esta memoria. En primer lugar, se calibran y validan los parámetros que caracterizan la cuenca en términos de geometría y uso de suelo según las propias correlaciones establecidas en este Trabajo a partir de datos facilitados por el S.A.I.H. del Guadalquivir </w:t>
      </w:r>
      <w:sdt>
        <w:sdtPr>
          <w:rPr>
            <w:lang w:val="es-ES_tradnl"/>
          </w:rPr>
          <w:id w:val="-440146980"/>
          <w:citation/>
        </w:sdtPr>
        <w:sdtEndPr/>
        <w:sdtContent>
          <w:r>
            <w:rPr>
              <w:lang w:val="es-ES_tradnl"/>
            </w:rPr>
            <w:fldChar w:fldCharType="begin"/>
          </w:r>
          <w:r>
            <w:instrText xml:space="preserve"> CITATION Sis \l 3082 </w:instrText>
          </w:r>
          <w:r>
            <w:rPr>
              <w:lang w:val="es-ES_tradnl"/>
            </w:rPr>
            <w:fldChar w:fldCharType="separate"/>
          </w:r>
          <w:r w:rsidR="004F2F11" w:rsidRPr="004F2F11">
            <w:rPr>
              <w:noProof/>
            </w:rPr>
            <w:t>[3]</w:t>
          </w:r>
          <w:r>
            <w:rPr>
              <w:lang w:val="es-ES_tradnl"/>
            </w:rPr>
            <w:fldChar w:fldCharType="end"/>
          </w:r>
        </w:sdtContent>
      </w:sdt>
      <w:r>
        <w:rPr>
          <w:lang w:val="es-ES_tradnl"/>
        </w:rPr>
        <w:t>.</w:t>
      </w:r>
      <w:r w:rsidR="0061328C">
        <w:rPr>
          <w:lang w:val="es-ES_tradnl"/>
        </w:rPr>
        <w:t xml:space="preserve"> </w:t>
      </w:r>
      <w:r>
        <w:rPr>
          <w:lang w:val="es-ES_tradnl"/>
        </w:rPr>
        <w:t>Más adelante, se procede con el estudio hidrológico según los distintos métodos empleados en el sector para encontrar qué combinación de estos resulta más favorable para la cuenca. Por último, se calculan los errores porcentuales de cada método respecto a la referencia histórica y se proyectan estos mismos para un escenario climático a 100 años.</w:t>
      </w:r>
    </w:p>
    <w:p w14:paraId="32EEE60D" w14:textId="0D1C09EA" w:rsidR="009121ED" w:rsidRDefault="009121ED" w:rsidP="00C44DDA">
      <w:pPr>
        <w:rPr>
          <w:lang w:val="es-ES_tradnl"/>
        </w:rPr>
      </w:pPr>
    </w:p>
    <w:p w14:paraId="02DBAD55" w14:textId="7536273B" w:rsidR="0061328C" w:rsidRDefault="0061328C" w:rsidP="00C44DDA">
      <w:pPr>
        <w:rPr>
          <w:lang w:val="es-ES_tradnl"/>
        </w:rPr>
      </w:pPr>
      <w:r>
        <w:rPr>
          <w:lang w:val="es-ES_tradnl"/>
        </w:rPr>
        <w:t xml:space="preserve">A partir de </w:t>
      </w:r>
      <w:r w:rsidR="00C36EAF">
        <w:rPr>
          <w:lang w:val="es-ES_tradnl"/>
        </w:rPr>
        <w:t>los errores cometidos entre cada</w:t>
      </w:r>
      <w:r>
        <w:rPr>
          <w:lang w:val="es-ES_tradnl"/>
        </w:rPr>
        <w:t xml:space="preserve"> metodología, se plantea </w:t>
      </w:r>
      <w:r w:rsidR="00C36EAF">
        <w:rPr>
          <w:lang w:val="es-ES_tradnl"/>
        </w:rPr>
        <w:t>la</w:t>
      </w:r>
      <w:r>
        <w:rPr>
          <w:lang w:val="es-ES_tradnl"/>
        </w:rPr>
        <w:t xml:space="preserve"> forma óptima de calcular futuros estudios hidrológicos para cuencas con el mismo comportamiento que la que </w:t>
      </w:r>
      <w:r w:rsidR="00DB172F">
        <w:rPr>
          <w:lang w:val="es-ES_tradnl"/>
        </w:rPr>
        <w:t>ahora</w:t>
      </w:r>
      <w:r>
        <w:rPr>
          <w:lang w:val="es-ES_tradnl"/>
        </w:rPr>
        <w:t xml:space="preserve"> ocupa. </w:t>
      </w:r>
    </w:p>
    <w:p w14:paraId="198FBB07" w14:textId="77777777" w:rsidR="00C36EAF" w:rsidRDefault="00C36EAF" w:rsidP="00C44DDA">
      <w:pPr>
        <w:rPr>
          <w:lang w:val="es-ES_tradnl"/>
        </w:rPr>
      </w:pPr>
    </w:p>
    <w:p w14:paraId="07B5195F" w14:textId="0743758A" w:rsidR="009121ED" w:rsidRDefault="0061328C" w:rsidP="00C44DDA">
      <w:pPr>
        <w:rPr>
          <w:lang w:val="es-ES_tradnl"/>
        </w:rPr>
      </w:pPr>
      <w:r>
        <w:rPr>
          <w:lang w:val="es-ES_tradnl"/>
        </w:rPr>
        <w:t>Resulta, por tanto, un Trabajo introductorio donde la línea de investigación se abre ahora sobre nuevas tipologías de cuenca</w:t>
      </w:r>
      <w:r w:rsidR="00C36EAF">
        <w:rPr>
          <w:lang w:val="es-ES_tradnl"/>
        </w:rPr>
        <w:t>s</w:t>
      </w:r>
      <w:r>
        <w:rPr>
          <w:lang w:val="es-ES_tradnl"/>
        </w:rPr>
        <w:t xml:space="preserve"> y metodologías que no se hayan incluido en esta ocasión.</w:t>
      </w: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9064DB1" w14:textId="77777777" w:rsidR="00C44DDA" w:rsidRDefault="00C44DDA" w:rsidP="00C44DDA">
      <w:pPr>
        <w:rPr>
          <w:lang w:val="es-ES_tradnl"/>
        </w:rPr>
      </w:pPr>
    </w:p>
    <w:p w14:paraId="01DF70E5" w14:textId="77777777" w:rsidR="00C44DDA" w:rsidRDefault="00C44DDA" w:rsidP="00C44DDA">
      <w:pPr>
        <w:rPr>
          <w:lang w:val="es-ES_tradnl"/>
        </w:rPr>
      </w:pPr>
    </w:p>
    <w:p w14:paraId="73FAC2C0" w14:textId="77777777" w:rsidR="00C44DDA" w:rsidRDefault="00C44DDA" w:rsidP="00C44DDA">
      <w:pPr>
        <w:rPr>
          <w:lang w:val="es-ES_tradnl"/>
        </w:rPr>
      </w:pPr>
    </w:p>
    <w:p w14:paraId="760E3D7B" w14:textId="77777777"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7F291279" w14:textId="77777777" w:rsidR="00E02679" w:rsidRPr="00ED031A" w:rsidRDefault="00E02679" w:rsidP="000C377B">
      <w:pPr>
        <w:rPr>
          <w:lang w:val="es-ES_tradnl"/>
        </w:rPr>
        <w:sectPr w:rsidR="00E02679" w:rsidRPr="00ED031A" w:rsidSect="0012268C">
          <w:headerReference w:type="even" r:id="rId19"/>
          <w:headerReference w:type="default" r:id="rId20"/>
          <w:footerReference w:type="even" r:id="rId21"/>
          <w:footerReference w:type="default" r:id="rId22"/>
          <w:headerReference w:type="first" r:id="rId23"/>
          <w:footerReference w:type="first" r:id="rId24"/>
          <w:type w:val="oddPage"/>
          <w:pgSz w:w="11900" w:h="16840" w:code="11"/>
          <w:pgMar w:top="1418" w:right="1134" w:bottom="851" w:left="1134" w:header="284" w:footer="342" w:gutter="284"/>
          <w:pgNumType w:start="1"/>
          <w:cols w:space="708"/>
          <w:titlePg/>
          <w:docGrid w:linePitch="360"/>
        </w:sectPr>
      </w:pPr>
    </w:p>
    <w:p w14:paraId="5AD54561" w14:textId="77777777" w:rsidR="008F3F2E" w:rsidRPr="00ED031A" w:rsidRDefault="008F3F2E" w:rsidP="000C377B">
      <w:pPr>
        <w:rPr>
          <w:lang w:val="es-ES_tradnl"/>
        </w:rPr>
      </w:pPr>
    </w:p>
    <w:p w14:paraId="1379BEE3" w14:textId="40DA1AD3" w:rsidR="00652456" w:rsidRPr="00786A8B" w:rsidRDefault="00786A8B" w:rsidP="0018156B">
      <w:pPr>
        <w:pStyle w:val="Ttulo1"/>
        <w:rPr>
          <w:lang w:val="es-ES_tradnl"/>
        </w:rPr>
      </w:pPr>
      <w:bookmarkStart w:id="28" w:name="_Toc99969391"/>
      <w:bookmarkStart w:id="29" w:name="_Ref327721819"/>
      <w:bookmarkEnd w:id="2"/>
      <w:r>
        <w:rPr>
          <w:lang w:val="es-ES_tradnl"/>
        </w:rPr>
        <w:t>Contexto: Zona de Estudio y tipología de la cuenca.</w:t>
      </w:r>
      <w:bookmarkEnd w:id="28"/>
    </w:p>
    <w:p w14:paraId="6E38BE2D" w14:textId="77777777" w:rsidR="00146E44" w:rsidRDefault="00146E44" w:rsidP="0018156B">
      <w:pPr>
        <w:rPr>
          <w:lang w:val="es-ES_tradnl"/>
        </w:rPr>
      </w:pPr>
    </w:p>
    <w:p w14:paraId="0FE0E733" w14:textId="11081C35" w:rsidR="00435299" w:rsidRDefault="0042161F" w:rsidP="0018156B">
      <w:pPr>
        <w:rPr>
          <w:lang w:val="es-ES_tradnl"/>
        </w:rPr>
      </w:pPr>
      <w:r>
        <w:rPr>
          <w:lang w:val="es-ES_tradnl"/>
        </w:rPr>
        <w:t xml:space="preserve">En </w:t>
      </w:r>
      <w:r w:rsidR="00543705">
        <w:rPr>
          <w:lang w:val="es-ES_tradnl"/>
        </w:rPr>
        <w:t>este</w:t>
      </w:r>
      <w:r>
        <w:rPr>
          <w:lang w:val="es-ES_tradnl"/>
        </w:rPr>
        <w:t xml:space="preserve"> Trabajo</w:t>
      </w:r>
      <w:r w:rsidR="00EC2F33">
        <w:rPr>
          <w:lang w:val="es-ES_tradnl"/>
        </w:rPr>
        <w:t xml:space="preserve"> se ha escogido la cuenca del río </w:t>
      </w:r>
      <w:proofErr w:type="spellStart"/>
      <w:r w:rsidR="00EC2F33">
        <w:rPr>
          <w:lang w:val="es-ES_tradnl"/>
        </w:rPr>
        <w:t>Anzur</w:t>
      </w:r>
      <w:proofErr w:type="spellEnd"/>
      <w:r w:rsidR="00EC2F33">
        <w:rPr>
          <w:lang w:val="es-ES_tradnl"/>
        </w:rPr>
        <w:t xml:space="preserve"> que pertenece al curso del río G</w:t>
      </w:r>
      <w:r w:rsidR="00435299">
        <w:rPr>
          <w:lang w:val="es-ES_tradnl"/>
        </w:rPr>
        <w:t xml:space="preserve">uadalquivir siendo esta una cuenca atlántica. El estudio se ha realizado entre el periodo de lluvias de 2015 a 2021 con </w:t>
      </w:r>
      <w:r w:rsidR="00A014D3">
        <w:rPr>
          <w:lang w:val="es-ES_tradnl"/>
        </w:rPr>
        <w:t>la</w:t>
      </w:r>
      <w:r w:rsidR="00146E44">
        <w:rPr>
          <w:lang w:val="es-ES_tradnl"/>
        </w:rPr>
        <w:t>s</w:t>
      </w:r>
      <w:r w:rsidR="00435299">
        <w:rPr>
          <w:lang w:val="es-ES_tradnl"/>
        </w:rPr>
        <w:t xml:space="preserve"> estaci</w:t>
      </w:r>
      <w:r w:rsidR="00146E44">
        <w:rPr>
          <w:lang w:val="es-ES_tradnl"/>
        </w:rPr>
        <w:t>ones</w:t>
      </w:r>
      <w:r w:rsidR="00435299">
        <w:rPr>
          <w:lang w:val="es-ES_tradnl"/>
        </w:rPr>
        <w:t xml:space="preserve"> pluviométrica</w:t>
      </w:r>
      <w:r w:rsidR="00146E44">
        <w:rPr>
          <w:lang w:val="es-ES_tradnl"/>
        </w:rPr>
        <w:t>s</w:t>
      </w:r>
      <w:r w:rsidR="00A014D3">
        <w:rPr>
          <w:lang w:val="es-ES_tradnl"/>
        </w:rPr>
        <w:t xml:space="preserve"> </w:t>
      </w:r>
      <w:r w:rsidR="00435299">
        <w:rPr>
          <w:lang w:val="es-ES_tradnl"/>
        </w:rPr>
        <w:t>gestionada</w:t>
      </w:r>
      <w:r w:rsidR="00146E44">
        <w:rPr>
          <w:lang w:val="es-ES_tradnl"/>
        </w:rPr>
        <w:t>s</w:t>
      </w:r>
      <w:r w:rsidR="00435299">
        <w:rPr>
          <w:lang w:val="es-ES_tradnl"/>
        </w:rPr>
        <w:t xml:space="preserve"> por el Sistema de Información Automática Hidrológica del Guadalquivir</w:t>
      </w:r>
      <w:r w:rsidR="00B21B61">
        <w:rPr>
          <w:lang w:val="es-ES_tradnl"/>
        </w:rPr>
        <w:t xml:space="preserve"> (S.A.I.H. del Guadalquivir</w:t>
      </w:r>
      <w:sdt>
        <w:sdtPr>
          <w:rPr>
            <w:lang w:val="es-ES_tradnl"/>
          </w:rPr>
          <w:id w:val="1795181294"/>
          <w:citation/>
        </w:sdtPr>
        <w:sdtEndPr/>
        <w:sdtContent>
          <w:r w:rsidR="004907D3">
            <w:rPr>
              <w:lang w:val="es-ES_tradnl"/>
            </w:rPr>
            <w:fldChar w:fldCharType="begin"/>
          </w:r>
          <w:r w:rsidR="004907D3">
            <w:instrText xml:space="preserve"> CITATION Sis \l 3082 </w:instrText>
          </w:r>
          <w:r w:rsidR="004907D3">
            <w:rPr>
              <w:lang w:val="es-ES_tradnl"/>
            </w:rPr>
            <w:fldChar w:fldCharType="separate"/>
          </w:r>
          <w:r w:rsidR="004F2F11">
            <w:rPr>
              <w:noProof/>
            </w:rPr>
            <w:t xml:space="preserve"> </w:t>
          </w:r>
          <w:r w:rsidR="004F2F11" w:rsidRPr="004F2F11">
            <w:rPr>
              <w:noProof/>
            </w:rPr>
            <w:t>[3]</w:t>
          </w:r>
          <w:r w:rsidR="004907D3">
            <w:rPr>
              <w:lang w:val="es-ES_tradnl"/>
            </w:rPr>
            <w:fldChar w:fldCharType="end"/>
          </w:r>
        </w:sdtContent>
      </w:sdt>
      <w:r w:rsidR="00B21B61">
        <w:rPr>
          <w:lang w:val="es-ES_tradnl"/>
        </w:rPr>
        <w:t>)</w:t>
      </w:r>
      <w:r w:rsidR="00435299">
        <w:rPr>
          <w:lang w:val="es-ES_tradnl"/>
        </w:rPr>
        <w:t>.</w:t>
      </w:r>
      <w:r w:rsidR="00543705">
        <w:rPr>
          <w:lang w:val="es-ES_tradnl"/>
        </w:rPr>
        <w:t xml:space="preserve"> La selección de periodo es limitada, pero no existe más información disponible de la misma. Al realizar el estudio de un periodo concreto y su calibración con caudales, se puede aceptar la poca información.</w:t>
      </w:r>
    </w:p>
    <w:p w14:paraId="0AB7DDCD" w14:textId="230C2A37" w:rsidR="00435299" w:rsidRDefault="00435299" w:rsidP="00D30114">
      <w:pPr>
        <w:pStyle w:val="Ttulo2"/>
      </w:pPr>
      <w:bookmarkStart w:id="30" w:name="_Toc99969392"/>
      <w:proofErr w:type="spellStart"/>
      <w:r>
        <w:t>Tipología</w:t>
      </w:r>
      <w:proofErr w:type="spellEnd"/>
      <w:r>
        <w:t xml:space="preserve"> de la Cuenca</w:t>
      </w:r>
      <w:bookmarkEnd w:id="30"/>
    </w:p>
    <w:p w14:paraId="47AF8A44" w14:textId="77777777" w:rsidR="002430E9" w:rsidRDefault="002430E9" w:rsidP="00CB0307"/>
    <w:p w14:paraId="32B38521" w14:textId="57A6F110" w:rsidR="00CB0307" w:rsidRDefault="00CB0307" w:rsidP="00CB0307">
      <w:r>
        <w:t xml:space="preserve">El río </w:t>
      </w:r>
      <w:proofErr w:type="spellStart"/>
      <w:r>
        <w:t>Anzur</w:t>
      </w:r>
      <w:proofErr w:type="spellEnd"/>
      <w:r>
        <w:t xml:space="preserve"> es un afluente que junto con el río Lucena llega al embalse de Cordobilla para sumarse al cauce del </w:t>
      </w:r>
      <w:r w:rsidR="005315FE">
        <w:t xml:space="preserve">Genil tal y como se aprecia en la </w:t>
      </w:r>
      <w:r w:rsidR="005315FE">
        <w:fldChar w:fldCharType="begin"/>
      </w:r>
      <w:r w:rsidR="005315FE">
        <w:instrText xml:space="preserve"> REF _Ref99369514 \h </w:instrText>
      </w:r>
      <w:r w:rsidR="005315FE">
        <w:fldChar w:fldCharType="separate"/>
      </w:r>
      <w:r w:rsidR="004F2F11">
        <w:t xml:space="preserve">Ilustración </w:t>
      </w:r>
      <w:r w:rsidR="004F2F11">
        <w:rPr>
          <w:noProof/>
        </w:rPr>
        <w:t>1</w:t>
      </w:r>
      <w:r w:rsidR="005315FE">
        <w:fldChar w:fldCharType="end"/>
      </w:r>
      <w:r w:rsidR="005315FE">
        <w:t>. No</w:t>
      </w:r>
      <w:r>
        <w:t xml:space="preserve"> encuentra grandes poblaciones a diferencia de su afluente hermano que provoca periódicas inundaciones al pueblo que le da nombre debido a la invasión </w:t>
      </w:r>
      <w:r w:rsidR="00146E44">
        <w:t>de este</w:t>
      </w:r>
      <w:r>
        <w:t xml:space="preserve"> sobre el espacio natural de inundación del río.</w:t>
      </w:r>
    </w:p>
    <w:p w14:paraId="51DD7FDE" w14:textId="1E5B2AA8" w:rsidR="00126DEE" w:rsidRDefault="00126DEE" w:rsidP="00CB0307"/>
    <w:p w14:paraId="2A803E4F" w14:textId="77777777" w:rsidR="00876A9C" w:rsidRDefault="00876A9C" w:rsidP="00CB0307"/>
    <w:p w14:paraId="107AE072" w14:textId="77777777" w:rsidR="002430E9" w:rsidRDefault="002430E9" w:rsidP="002430E9">
      <w:pPr>
        <w:keepNext/>
      </w:pPr>
      <w:r>
        <w:rPr>
          <w:noProof/>
        </w:rPr>
        <w:drawing>
          <wp:inline distT="0" distB="0" distL="0" distR="0" wp14:anchorId="6279201D" wp14:editId="6101109B">
            <wp:extent cx="5925185" cy="3011170"/>
            <wp:effectExtent l="133350" t="114300" r="132715" b="1701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3011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AAAE43" w14:textId="1BC8F6BD" w:rsidR="00126DEE" w:rsidRDefault="002430E9" w:rsidP="002430E9">
      <w:pPr>
        <w:pStyle w:val="Descripcin"/>
      </w:pPr>
      <w:bookmarkStart w:id="31" w:name="_Ref99369514"/>
      <w:bookmarkStart w:id="32" w:name="_Ref99369503"/>
      <w:bookmarkStart w:id="33" w:name="_Toc99969453"/>
      <w:r>
        <w:t xml:space="preserve">Ilustración </w:t>
      </w:r>
      <w:r w:rsidR="00F64826">
        <w:fldChar w:fldCharType="begin"/>
      </w:r>
      <w:r w:rsidR="00F64826">
        <w:instrText xml:space="preserve"> SEQ Ilustración \* ARABIC </w:instrText>
      </w:r>
      <w:r w:rsidR="00F64826">
        <w:fldChar w:fldCharType="separate"/>
      </w:r>
      <w:r w:rsidR="004F2F11">
        <w:rPr>
          <w:noProof/>
        </w:rPr>
        <w:t>1</w:t>
      </w:r>
      <w:r w:rsidR="00F64826">
        <w:rPr>
          <w:noProof/>
        </w:rPr>
        <w:fldChar w:fldCharType="end"/>
      </w:r>
      <w:bookmarkEnd w:id="31"/>
      <w:r>
        <w:t>. Mapa de la situación.</w:t>
      </w:r>
      <w:r w:rsidR="00146E44">
        <w:t xml:space="preserve"> </w:t>
      </w:r>
      <w:sdt>
        <w:sdtPr>
          <w:id w:val="-1339614770"/>
          <w:citation/>
        </w:sdtPr>
        <w:sdtEndPr/>
        <w:sdtContent>
          <w:r w:rsidR="004907D3">
            <w:fldChar w:fldCharType="begin"/>
          </w:r>
          <w:r w:rsidR="004907D3">
            <w:instrText xml:space="preserve"> CITATION Goo21 \l 3082 </w:instrText>
          </w:r>
          <w:r w:rsidR="004907D3">
            <w:fldChar w:fldCharType="separate"/>
          </w:r>
          <w:r w:rsidR="004F2F11" w:rsidRPr="004F2F11">
            <w:rPr>
              <w:noProof/>
            </w:rPr>
            <w:t>[4]</w:t>
          </w:r>
          <w:r w:rsidR="004907D3">
            <w:fldChar w:fldCharType="end"/>
          </w:r>
        </w:sdtContent>
      </w:sdt>
      <w:bookmarkEnd w:id="32"/>
      <w:bookmarkEnd w:id="33"/>
    </w:p>
    <w:p w14:paraId="630092F7" w14:textId="7DCA9445" w:rsidR="00EB5EEC" w:rsidRDefault="00EB5EEC" w:rsidP="002430E9"/>
    <w:p w14:paraId="5FA71054" w14:textId="77777777" w:rsidR="00146E44" w:rsidRDefault="00146E44" w:rsidP="002430E9"/>
    <w:p w14:paraId="66846448" w14:textId="229808D8" w:rsidR="002430E9" w:rsidRDefault="002430E9" w:rsidP="002430E9">
      <w:pPr>
        <w:rPr>
          <w:i/>
          <w:iCs/>
        </w:rPr>
      </w:pPr>
      <w:r>
        <w:t xml:space="preserve">Los episodios encontrados más recientes acerca de las inundaciones datan del </w:t>
      </w:r>
      <w:r w:rsidR="00EB5EEC">
        <w:t xml:space="preserve">21 de </w:t>
      </w:r>
      <w:r w:rsidR="00B21B61">
        <w:t>septiembre</w:t>
      </w:r>
      <w:r w:rsidR="00EB5EEC">
        <w:t xml:space="preserve"> de 2021 en la </w:t>
      </w:r>
      <w:r w:rsidR="00EB5EEC">
        <w:lastRenderedPageBreak/>
        <w:t xml:space="preserve">localidad de Lucena </w:t>
      </w:r>
      <w:r w:rsidR="00B21B61">
        <w:t>donde han sido especialmente acusados. S</w:t>
      </w:r>
      <w:r w:rsidR="00EB5EEC">
        <w:t xml:space="preserve">egún anuncia el diario </w:t>
      </w:r>
      <w:r w:rsidR="00EB5EEC" w:rsidRPr="00EB5EEC">
        <w:t xml:space="preserve">Lucena </w:t>
      </w:r>
      <w:r w:rsidR="00EB5EEC">
        <w:t>H</w:t>
      </w:r>
      <w:r w:rsidR="00EB5EEC" w:rsidRPr="00EB5EEC">
        <w:t>oy</w:t>
      </w:r>
      <w:r w:rsidR="00EB5EEC">
        <w:rPr>
          <w:i/>
          <w:iCs/>
        </w:rPr>
        <w:t xml:space="preserve">: </w:t>
      </w:r>
      <w:r w:rsidR="00EB5EEC" w:rsidRPr="00EB5EEC">
        <w:rPr>
          <w:i/>
          <w:iCs/>
        </w:rPr>
        <w:t>“Hacía mucho tiempo que no llovía con tanta fuerza y persistencia en Lucena y los resultados no se han hecho esperar, transformando las calles en auténticos ríos, causando daños en el viario público y mobiliario urbano e inundaciones en empresas y viviendas.”</w:t>
      </w:r>
      <w:sdt>
        <w:sdtPr>
          <w:rPr>
            <w:i/>
            <w:iCs/>
          </w:rPr>
          <w:id w:val="684021673"/>
          <w:citation/>
        </w:sdtPr>
        <w:sdtEndPr/>
        <w:sdtContent>
          <w:r w:rsidR="00146E44">
            <w:rPr>
              <w:i/>
              <w:iCs/>
            </w:rPr>
            <w:fldChar w:fldCharType="begin"/>
          </w:r>
          <w:r w:rsidR="00C473A5">
            <w:rPr>
              <w:i/>
              <w:iCs/>
            </w:rPr>
            <w:instrText xml:space="preserve">CITATION Aut12 \n  \y  \t  \l 3082 </w:instrText>
          </w:r>
          <w:r w:rsidR="00146E44">
            <w:rPr>
              <w:i/>
              <w:iCs/>
            </w:rPr>
            <w:fldChar w:fldCharType="separate"/>
          </w:r>
          <w:r w:rsidR="004F2F11">
            <w:rPr>
              <w:i/>
              <w:iCs/>
              <w:noProof/>
            </w:rPr>
            <w:t xml:space="preserve"> </w:t>
          </w:r>
          <w:r w:rsidR="004F2F11" w:rsidRPr="004F2F11">
            <w:rPr>
              <w:noProof/>
            </w:rPr>
            <w:t>[5]</w:t>
          </w:r>
          <w:r w:rsidR="00146E44">
            <w:rPr>
              <w:i/>
              <w:iCs/>
            </w:rPr>
            <w:fldChar w:fldCharType="end"/>
          </w:r>
        </w:sdtContent>
      </w:sdt>
    </w:p>
    <w:p w14:paraId="4902CF23" w14:textId="77777777" w:rsidR="00EB5EEC" w:rsidRPr="00EB5EEC" w:rsidRDefault="00EB5EEC" w:rsidP="002430E9">
      <w:pPr>
        <w:rPr>
          <w:i/>
          <w:iCs/>
        </w:rPr>
      </w:pPr>
    </w:p>
    <w:p w14:paraId="24682B24" w14:textId="4A9F8308" w:rsidR="002430E9" w:rsidRDefault="00B21B61" w:rsidP="002430E9">
      <w:r>
        <w:t>A</w:t>
      </w:r>
      <w:r w:rsidR="00823507">
        <w:t>lrededor de la zona existen construcciones en suelo inundable que sufren la presión del río en los periodos de lluvias más intensos</w:t>
      </w:r>
      <w:r>
        <w:t xml:space="preserve"> y ocupan las portadas de los periódicos locales a la entrada del invierno de los últimos años.</w:t>
      </w:r>
      <w:r w:rsidR="00CA7395">
        <w:t xml:space="preserve"> En la </w:t>
      </w:r>
      <w:r w:rsidR="00CA7395">
        <w:fldChar w:fldCharType="begin"/>
      </w:r>
      <w:r w:rsidR="00CA7395">
        <w:instrText xml:space="preserve"> REF _Ref99371312 \h </w:instrText>
      </w:r>
      <w:r w:rsidR="00CA7395">
        <w:fldChar w:fldCharType="separate"/>
      </w:r>
      <w:r w:rsidR="004F2F11">
        <w:t xml:space="preserve">Tabla </w:t>
      </w:r>
      <w:r w:rsidR="004F2F11">
        <w:rPr>
          <w:noProof/>
        </w:rPr>
        <w:t>1</w:t>
      </w:r>
      <w:r w:rsidR="00CA7395">
        <w:fldChar w:fldCharType="end"/>
      </w:r>
      <w:r w:rsidR="00CA7395">
        <w:t xml:space="preserve"> se ofrece un resumen de las máximas precipitaciones ocurridas en los últimos años sobre la zona de estudio de forma que </w:t>
      </w:r>
      <w:r w:rsidR="00DB172F">
        <w:t xml:space="preserve">se puedan </w:t>
      </w:r>
      <w:r w:rsidR="00CA7395">
        <w:t>poner en contexto estos eventos.</w:t>
      </w:r>
    </w:p>
    <w:p w14:paraId="260C9482" w14:textId="1B835D01" w:rsidR="00CA7395" w:rsidRDefault="00CA7395" w:rsidP="002430E9"/>
    <w:p w14:paraId="1993BE44" w14:textId="77777777" w:rsidR="00457D0B" w:rsidRDefault="00457D0B" w:rsidP="002430E9"/>
    <w:tbl>
      <w:tblPr>
        <w:tblStyle w:val="Tablanormal5"/>
        <w:tblW w:w="5565" w:type="dxa"/>
        <w:jc w:val="center"/>
        <w:tblLook w:val="04A0" w:firstRow="1" w:lastRow="0" w:firstColumn="1" w:lastColumn="0" w:noHBand="0" w:noVBand="1"/>
      </w:tblPr>
      <w:tblGrid>
        <w:gridCol w:w="2352"/>
        <w:gridCol w:w="3213"/>
      </w:tblGrid>
      <w:tr w:rsidR="00CA7395" w:rsidRPr="00CA7395" w14:paraId="3196AF65" w14:textId="77777777" w:rsidTr="00CA7395">
        <w:trPr>
          <w:cnfStyle w:val="100000000000" w:firstRow="1" w:lastRow="0" w:firstColumn="0" w:lastColumn="0" w:oddVBand="0" w:evenVBand="0" w:oddHBand="0" w:evenHBand="0" w:firstRowFirstColumn="0" w:firstRowLastColumn="0" w:lastRowFirstColumn="0" w:lastRowLastColumn="0"/>
          <w:trHeight w:val="632"/>
          <w:jc w:val="center"/>
        </w:trPr>
        <w:tc>
          <w:tcPr>
            <w:cnfStyle w:val="001000000100" w:firstRow="0" w:lastRow="0" w:firstColumn="1" w:lastColumn="0" w:oddVBand="0" w:evenVBand="0" w:oddHBand="0" w:evenHBand="0" w:firstRowFirstColumn="1" w:firstRowLastColumn="0" w:lastRowFirstColumn="0" w:lastRowLastColumn="0"/>
            <w:tcW w:w="2352" w:type="dxa"/>
            <w:noWrap/>
            <w:hideMark/>
          </w:tcPr>
          <w:p w14:paraId="60C0A97E"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Años</w:t>
            </w:r>
          </w:p>
        </w:tc>
        <w:tc>
          <w:tcPr>
            <w:tcW w:w="3213" w:type="dxa"/>
            <w:hideMark/>
          </w:tcPr>
          <w:p w14:paraId="76A4F6A3" w14:textId="2443421D" w:rsidR="00CA7395" w:rsidRPr="00CA7395" w:rsidRDefault="00CA7395" w:rsidP="00CA7395">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P</w:t>
            </w:r>
            <w:r>
              <w:rPr>
                <w:rFonts w:ascii="Calibri" w:eastAsia="Times New Roman" w:hAnsi="Calibri" w:cs="Calibri"/>
                <w:color w:val="000000"/>
                <w:spacing w:val="0"/>
                <w:lang w:eastAsia="es-ES"/>
              </w:rPr>
              <w:t>recipitación máxima anual [mm]</w:t>
            </w:r>
          </w:p>
        </w:tc>
      </w:tr>
      <w:tr w:rsidR="00CA7395" w:rsidRPr="00CA7395" w14:paraId="683978CA" w14:textId="77777777" w:rsidTr="00CA7395">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73805ED5"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2015</w:t>
            </w:r>
          </w:p>
        </w:tc>
        <w:tc>
          <w:tcPr>
            <w:tcW w:w="3213" w:type="dxa"/>
            <w:noWrap/>
            <w:hideMark/>
          </w:tcPr>
          <w:p w14:paraId="3A0DEF54" w14:textId="3F1A2687" w:rsidR="00CA7395" w:rsidRPr="00CA7395" w:rsidRDefault="00CA7395" w:rsidP="00CA7395">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33.37</w:t>
            </w:r>
          </w:p>
        </w:tc>
      </w:tr>
      <w:tr w:rsidR="00CA7395" w:rsidRPr="00CA7395" w14:paraId="4EDC266C" w14:textId="77777777" w:rsidTr="00CA7395">
        <w:trPr>
          <w:trHeight w:val="373"/>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7FDBD75D"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2016</w:t>
            </w:r>
          </w:p>
        </w:tc>
        <w:tc>
          <w:tcPr>
            <w:tcW w:w="3213" w:type="dxa"/>
            <w:noWrap/>
            <w:hideMark/>
          </w:tcPr>
          <w:p w14:paraId="0C22F0CD" w14:textId="0CD301F1" w:rsidR="00CA7395" w:rsidRPr="00CA7395" w:rsidRDefault="00CA7395" w:rsidP="00CA7395">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37.95</w:t>
            </w:r>
          </w:p>
        </w:tc>
      </w:tr>
      <w:tr w:rsidR="00CA7395" w:rsidRPr="00CA7395" w14:paraId="5D0F626C" w14:textId="77777777" w:rsidTr="00CA7395">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6EBADFD6"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2017</w:t>
            </w:r>
          </w:p>
        </w:tc>
        <w:tc>
          <w:tcPr>
            <w:tcW w:w="3213" w:type="dxa"/>
            <w:noWrap/>
            <w:hideMark/>
          </w:tcPr>
          <w:p w14:paraId="73ABD712" w14:textId="5D2CED2C" w:rsidR="00CA7395" w:rsidRPr="00CA7395" w:rsidRDefault="00CA7395" w:rsidP="00CA7395">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50.47</w:t>
            </w:r>
          </w:p>
        </w:tc>
      </w:tr>
      <w:tr w:rsidR="00CA7395" w:rsidRPr="00CA7395" w14:paraId="356E4750" w14:textId="77777777" w:rsidTr="00CA7395">
        <w:trPr>
          <w:trHeight w:val="373"/>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323FA998"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2018</w:t>
            </w:r>
          </w:p>
        </w:tc>
        <w:tc>
          <w:tcPr>
            <w:tcW w:w="3213" w:type="dxa"/>
            <w:noWrap/>
            <w:hideMark/>
          </w:tcPr>
          <w:p w14:paraId="494B9A47" w14:textId="311AD45C" w:rsidR="00CA7395" w:rsidRPr="00CA7395" w:rsidRDefault="00CA7395" w:rsidP="00CA7395">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41.6</w:t>
            </w:r>
            <w:r>
              <w:rPr>
                <w:rFonts w:ascii="Calibri" w:eastAsia="Times New Roman" w:hAnsi="Calibri" w:cs="Calibri"/>
                <w:color w:val="000000"/>
                <w:spacing w:val="0"/>
                <w:lang w:eastAsia="es-ES"/>
              </w:rPr>
              <w:t>3</w:t>
            </w:r>
          </w:p>
        </w:tc>
      </w:tr>
      <w:tr w:rsidR="00CA7395" w:rsidRPr="00CA7395" w14:paraId="480C48EC" w14:textId="77777777" w:rsidTr="00CA7395">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62B29E9A"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2019</w:t>
            </w:r>
          </w:p>
        </w:tc>
        <w:tc>
          <w:tcPr>
            <w:tcW w:w="3213" w:type="dxa"/>
            <w:noWrap/>
            <w:hideMark/>
          </w:tcPr>
          <w:p w14:paraId="0FDC030F" w14:textId="77777777" w:rsidR="00CA7395" w:rsidRPr="00CA7395" w:rsidRDefault="00CA7395" w:rsidP="00CA7395">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57.25</w:t>
            </w:r>
          </w:p>
        </w:tc>
      </w:tr>
      <w:tr w:rsidR="00CA7395" w:rsidRPr="00CA7395" w14:paraId="11F60594" w14:textId="77777777" w:rsidTr="00CA7395">
        <w:trPr>
          <w:trHeight w:val="392"/>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1A5665DF"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2020</w:t>
            </w:r>
          </w:p>
        </w:tc>
        <w:tc>
          <w:tcPr>
            <w:tcW w:w="3213" w:type="dxa"/>
            <w:noWrap/>
            <w:hideMark/>
          </w:tcPr>
          <w:p w14:paraId="24FCDD1C" w14:textId="49BF92B0" w:rsidR="00CA7395" w:rsidRPr="00CA7395" w:rsidRDefault="00CA7395" w:rsidP="00CA7395">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35.47</w:t>
            </w:r>
          </w:p>
        </w:tc>
      </w:tr>
      <w:tr w:rsidR="00CA7395" w:rsidRPr="00CA7395" w14:paraId="16CF1F8C" w14:textId="77777777" w:rsidTr="00CA7395">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2640C221" w14:textId="77777777" w:rsidR="00CA7395" w:rsidRPr="00CA7395" w:rsidRDefault="00CA7395" w:rsidP="00CA7395">
            <w:pPr>
              <w:widowControl/>
              <w:tabs>
                <w:tab w:val="clear" w:pos="8789"/>
              </w:tabs>
              <w:spacing w:before="0" w:after="0"/>
              <w:jc w:val="center"/>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2021</w:t>
            </w:r>
          </w:p>
        </w:tc>
        <w:tc>
          <w:tcPr>
            <w:tcW w:w="3213" w:type="dxa"/>
            <w:noWrap/>
            <w:hideMark/>
          </w:tcPr>
          <w:p w14:paraId="26C9F660" w14:textId="7C616A16" w:rsidR="00CA7395" w:rsidRPr="00CA7395" w:rsidRDefault="00CA7395" w:rsidP="00CA7395">
            <w:pPr>
              <w:keepNext/>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CA7395">
              <w:rPr>
                <w:rFonts w:ascii="Calibri" w:eastAsia="Times New Roman" w:hAnsi="Calibri" w:cs="Calibri"/>
                <w:color w:val="000000"/>
                <w:spacing w:val="0"/>
                <w:lang w:eastAsia="es-ES"/>
              </w:rPr>
              <w:t>25.1</w:t>
            </w:r>
            <w:r>
              <w:rPr>
                <w:rFonts w:ascii="Calibri" w:eastAsia="Times New Roman" w:hAnsi="Calibri" w:cs="Calibri"/>
                <w:color w:val="000000"/>
                <w:spacing w:val="0"/>
                <w:lang w:eastAsia="es-ES"/>
              </w:rPr>
              <w:t>2</w:t>
            </w:r>
          </w:p>
        </w:tc>
      </w:tr>
    </w:tbl>
    <w:p w14:paraId="2DBABF14" w14:textId="1A5CC414" w:rsidR="00CA7395" w:rsidRPr="00823507" w:rsidRDefault="00CA7395" w:rsidP="00CA7395">
      <w:pPr>
        <w:pStyle w:val="Descripcin"/>
      </w:pPr>
      <w:bookmarkStart w:id="34" w:name="_Ref99371312"/>
      <w:bookmarkStart w:id="35" w:name="_Toc99969427"/>
      <w:r>
        <w:t xml:space="preserve">Tabla </w:t>
      </w:r>
      <w:fldSimple w:instr=" SEQ Tabla \* ARABIC ">
        <w:r w:rsidR="004F2F11">
          <w:rPr>
            <w:noProof/>
          </w:rPr>
          <w:t>1</w:t>
        </w:r>
      </w:fldSimple>
      <w:bookmarkEnd w:id="34"/>
      <w:r>
        <w:t>. Resumen de las precipitaciones máximas anuales.</w:t>
      </w:r>
      <w:bookmarkEnd w:id="35"/>
    </w:p>
    <w:p w14:paraId="00D48819" w14:textId="636D5F81" w:rsidR="00126DEE" w:rsidRDefault="00126DEE" w:rsidP="00CB0307"/>
    <w:p w14:paraId="75F5D60A" w14:textId="77777777" w:rsidR="00126DEE" w:rsidRDefault="00126DEE" w:rsidP="00CB0307"/>
    <w:p w14:paraId="7EE6A431" w14:textId="13704D39" w:rsidR="00435299" w:rsidRDefault="00126DEE" w:rsidP="00126DEE">
      <w:pPr>
        <w:pStyle w:val="Ttulo3"/>
        <w:rPr>
          <w:lang w:val="es-ES"/>
        </w:rPr>
      </w:pPr>
      <w:bookmarkStart w:id="36" w:name="_Toc99969393"/>
      <w:r w:rsidRPr="00126DEE">
        <w:rPr>
          <w:lang w:val="es-ES"/>
        </w:rPr>
        <w:t xml:space="preserve">Características geométricas de la </w:t>
      </w:r>
      <w:r>
        <w:rPr>
          <w:lang w:val="es-ES"/>
        </w:rPr>
        <w:t>cuenca</w:t>
      </w:r>
      <w:bookmarkEnd w:id="36"/>
    </w:p>
    <w:p w14:paraId="564F3010" w14:textId="77777777" w:rsidR="00457D0B" w:rsidRPr="00457D0B" w:rsidRDefault="00457D0B" w:rsidP="00457D0B"/>
    <w:p w14:paraId="65DAA0F9" w14:textId="682BBEB9" w:rsidR="00435299" w:rsidRDefault="0027319B" w:rsidP="00435299">
      <w:r>
        <w:t xml:space="preserve">En la </w:t>
      </w:r>
      <w:r w:rsidR="003A135F">
        <w:fldChar w:fldCharType="begin"/>
      </w:r>
      <w:r w:rsidR="003A135F">
        <w:instrText xml:space="preserve"> REF _Ref98867159 \h </w:instrText>
      </w:r>
      <w:r w:rsidR="003A135F">
        <w:fldChar w:fldCharType="separate"/>
      </w:r>
      <w:r w:rsidR="004F2F11">
        <w:t xml:space="preserve">Tabla </w:t>
      </w:r>
      <w:r w:rsidR="004F2F11">
        <w:rPr>
          <w:noProof/>
        </w:rPr>
        <w:t>2</w:t>
      </w:r>
      <w:r w:rsidR="003A135F">
        <w:fldChar w:fldCharType="end"/>
      </w:r>
      <w:r>
        <w:t xml:space="preserve">, se </w:t>
      </w:r>
      <w:r w:rsidR="00B21B61">
        <w:t xml:space="preserve">pueden observar </w:t>
      </w:r>
      <w:r w:rsidR="0044698A">
        <w:t xml:space="preserve">algunas características geométricas </w:t>
      </w:r>
      <w:r w:rsidR="00B21B61">
        <w:t>de</w:t>
      </w:r>
      <w:r w:rsidR="0044698A">
        <w:t xml:space="preserve"> </w:t>
      </w:r>
      <w:r w:rsidR="00904141">
        <w:t>la</w:t>
      </w:r>
      <w:r w:rsidR="0044698A">
        <w:t xml:space="preserve"> cuenca de estudio </w:t>
      </w:r>
      <w:r w:rsidR="00B21B61">
        <w:t>a</w:t>
      </w:r>
      <w:r w:rsidR="0044698A">
        <w:t xml:space="preserve"> fin de poner en referencia los resultados que </w:t>
      </w:r>
      <w:r w:rsidR="00904141">
        <w:t>se obtendrán</w:t>
      </w:r>
      <w:r w:rsidR="00B21B61">
        <w:t xml:space="preserve"> durante este Trabajo.</w:t>
      </w:r>
    </w:p>
    <w:p w14:paraId="17847FB7" w14:textId="77777777" w:rsidR="00876A9C" w:rsidRDefault="00876A9C" w:rsidP="00435299"/>
    <w:p w14:paraId="16A56B7A" w14:textId="590B904B" w:rsidR="0044698A" w:rsidRDefault="0044698A" w:rsidP="00435299"/>
    <w:tbl>
      <w:tblPr>
        <w:tblStyle w:val="Tablanormal5"/>
        <w:tblW w:w="6875" w:type="dxa"/>
        <w:jc w:val="center"/>
        <w:tblLook w:val="04A0" w:firstRow="1" w:lastRow="0" w:firstColumn="1" w:lastColumn="0" w:noHBand="0" w:noVBand="1"/>
      </w:tblPr>
      <w:tblGrid>
        <w:gridCol w:w="5056"/>
        <w:gridCol w:w="835"/>
        <w:gridCol w:w="984"/>
      </w:tblGrid>
      <w:tr w:rsidR="002A0FBD" w:rsidRPr="0044698A" w14:paraId="4AC4F78E" w14:textId="77777777" w:rsidTr="00CA7395">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100" w:firstRow="0" w:lastRow="0" w:firstColumn="1" w:lastColumn="0" w:oddVBand="0" w:evenVBand="0" w:oddHBand="0" w:evenHBand="0" w:firstRowFirstColumn="1" w:firstRowLastColumn="0" w:lastRowFirstColumn="0" w:lastRowLastColumn="0"/>
            <w:tcW w:w="0" w:type="auto"/>
            <w:noWrap/>
          </w:tcPr>
          <w:p w14:paraId="13D1A9DC" w14:textId="6D6677D9" w:rsidR="002A0FBD" w:rsidRPr="0044698A" w:rsidRDefault="002A0FBD" w:rsidP="0044698A">
            <w:pPr>
              <w:widowControl/>
              <w:tabs>
                <w:tab w:val="clear" w:pos="8789"/>
              </w:tabs>
              <w:spacing w:before="0" w:after="0"/>
              <w:jc w:val="left"/>
              <w:rPr>
                <w:rFonts w:ascii="Calibri" w:eastAsia="Times New Roman" w:hAnsi="Calibri" w:cs="Calibri"/>
                <w:color w:val="000000"/>
                <w:spacing w:val="0"/>
                <w:lang w:eastAsia="es-ES"/>
              </w:rPr>
            </w:pPr>
            <w:r>
              <w:rPr>
                <w:rFonts w:ascii="Calibri" w:eastAsia="Times New Roman" w:hAnsi="Calibri" w:cs="Calibri"/>
                <w:color w:val="000000"/>
                <w:spacing w:val="0"/>
                <w:lang w:eastAsia="es-ES"/>
              </w:rPr>
              <w:t>Parámetro de la Cuenca</w:t>
            </w:r>
          </w:p>
        </w:tc>
        <w:tc>
          <w:tcPr>
            <w:tcW w:w="0" w:type="auto"/>
            <w:noWrap/>
          </w:tcPr>
          <w:p w14:paraId="6D6E2347" w14:textId="134FF71B" w:rsidR="002A0FBD" w:rsidRPr="0044698A" w:rsidRDefault="002A0FBD" w:rsidP="0044698A">
            <w:pPr>
              <w:widowControl/>
              <w:tabs>
                <w:tab w:val="clear" w:pos="8789"/>
              </w:tabs>
              <w:spacing w:before="0" w:after="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Pr>
                <w:rFonts w:ascii="Calibri" w:eastAsia="Times New Roman" w:hAnsi="Calibri" w:cs="Calibri"/>
                <w:color w:val="000000"/>
                <w:spacing w:val="0"/>
                <w:lang w:eastAsia="es-ES"/>
              </w:rPr>
              <w:t>Valor</w:t>
            </w:r>
          </w:p>
        </w:tc>
        <w:tc>
          <w:tcPr>
            <w:tcW w:w="0" w:type="auto"/>
            <w:noWrap/>
          </w:tcPr>
          <w:p w14:paraId="354C4A23" w14:textId="79FEA61E" w:rsidR="002A0FBD" w:rsidRPr="0044698A" w:rsidRDefault="002A0FBD" w:rsidP="0044698A">
            <w:pPr>
              <w:widowControl/>
              <w:tabs>
                <w:tab w:val="clear" w:pos="8789"/>
              </w:tabs>
              <w:spacing w:before="0"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Pr>
                <w:rFonts w:ascii="Calibri" w:eastAsia="Times New Roman" w:hAnsi="Calibri" w:cs="Calibri"/>
                <w:color w:val="000000"/>
                <w:spacing w:val="0"/>
                <w:lang w:eastAsia="es-ES"/>
              </w:rPr>
              <w:t>Unidad</w:t>
            </w:r>
          </w:p>
        </w:tc>
      </w:tr>
      <w:tr w:rsidR="00CB0307" w:rsidRPr="0044698A" w14:paraId="123596B8" w14:textId="77777777" w:rsidTr="00CA7395">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2503494" w14:textId="77777777" w:rsidR="0044698A" w:rsidRPr="0044698A" w:rsidRDefault="0044698A" w:rsidP="0044698A">
            <w:pPr>
              <w:widowControl/>
              <w:tabs>
                <w:tab w:val="clear" w:pos="8789"/>
              </w:tabs>
              <w:spacing w:before="0" w:after="0"/>
              <w:jc w:val="left"/>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Área de la cuenca del aforo</w:t>
            </w:r>
          </w:p>
        </w:tc>
        <w:tc>
          <w:tcPr>
            <w:tcW w:w="0" w:type="auto"/>
            <w:noWrap/>
            <w:hideMark/>
          </w:tcPr>
          <w:p w14:paraId="39FE0DC6" w14:textId="77777777" w:rsidR="0044698A" w:rsidRPr="0044698A" w:rsidRDefault="0044698A" w:rsidP="0044698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295.75</w:t>
            </w:r>
          </w:p>
        </w:tc>
        <w:tc>
          <w:tcPr>
            <w:tcW w:w="0" w:type="auto"/>
            <w:noWrap/>
            <w:hideMark/>
          </w:tcPr>
          <w:p w14:paraId="62633002" w14:textId="77777777" w:rsidR="0044698A" w:rsidRPr="0044698A" w:rsidRDefault="0044698A" w:rsidP="00CA7395">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km</w:t>
            </w:r>
            <w:r w:rsidRPr="002C6262">
              <w:rPr>
                <w:rFonts w:ascii="Calibri" w:eastAsia="Times New Roman" w:hAnsi="Calibri" w:cs="Calibri"/>
                <w:color w:val="000000"/>
                <w:spacing w:val="0"/>
                <w:vertAlign w:val="superscript"/>
                <w:lang w:eastAsia="es-ES"/>
              </w:rPr>
              <w:t>2</w:t>
            </w:r>
          </w:p>
        </w:tc>
      </w:tr>
      <w:tr w:rsidR="0044698A" w:rsidRPr="0044698A" w14:paraId="4D8A40D0" w14:textId="77777777" w:rsidTr="00CA7395">
        <w:trPr>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CE3CA17" w14:textId="77777777" w:rsidR="0044698A" w:rsidRPr="0044698A" w:rsidRDefault="0044698A" w:rsidP="0044698A">
            <w:pPr>
              <w:widowControl/>
              <w:tabs>
                <w:tab w:val="clear" w:pos="8789"/>
              </w:tabs>
              <w:spacing w:before="0" w:after="0"/>
              <w:jc w:val="left"/>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Longitud del tramo más largo</w:t>
            </w:r>
          </w:p>
        </w:tc>
        <w:tc>
          <w:tcPr>
            <w:tcW w:w="0" w:type="auto"/>
            <w:noWrap/>
            <w:hideMark/>
          </w:tcPr>
          <w:p w14:paraId="39CCA581" w14:textId="77777777" w:rsidR="0044698A" w:rsidRPr="0044698A" w:rsidRDefault="0044698A" w:rsidP="0044698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50</w:t>
            </w:r>
          </w:p>
        </w:tc>
        <w:tc>
          <w:tcPr>
            <w:tcW w:w="0" w:type="auto"/>
            <w:noWrap/>
            <w:hideMark/>
          </w:tcPr>
          <w:p w14:paraId="7AF614D6" w14:textId="77777777" w:rsidR="0044698A" w:rsidRPr="0044698A" w:rsidRDefault="0044698A" w:rsidP="00CA7395">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km</w:t>
            </w:r>
          </w:p>
        </w:tc>
      </w:tr>
      <w:tr w:rsidR="00CB0307" w:rsidRPr="0044698A" w14:paraId="3437E96A" w14:textId="77777777" w:rsidTr="00CA7395">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BE55B21" w14:textId="77777777" w:rsidR="0044698A" w:rsidRPr="0044698A" w:rsidRDefault="0044698A" w:rsidP="0044698A">
            <w:pPr>
              <w:widowControl/>
              <w:tabs>
                <w:tab w:val="clear" w:pos="8789"/>
              </w:tabs>
              <w:spacing w:before="0" w:after="0"/>
              <w:jc w:val="left"/>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Distancia entre el punto de desagüe y el inicio</w:t>
            </w:r>
          </w:p>
        </w:tc>
        <w:tc>
          <w:tcPr>
            <w:tcW w:w="0" w:type="auto"/>
            <w:noWrap/>
            <w:hideMark/>
          </w:tcPr>
          <w:p w14:paraId="38E5EC96" w14:textId="77777777" w:rsidR="0044698A" w:rsidRPr="0044698A" w:rsidRDefault="0044698A" w:rsidP="0044698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32</w:t>
            </w:r>
          </w:p>
        </w:tc>
        <w:tc>
          <w:tcPr>
            <w:tcW w:w="0" w:type="auto"/>
            <w:noWrap/>
            <w:hideMark/>
          </w:tcPr>
          <w:p w14:paraId="67B20A09" w14:textId="77777777" w:rsidR="0044698A" w:rsidRPr="0044698A" w:rsidRDefault="0044698A" w:rsidP="00CA7395">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km</w:t>
            </w:r>
          </w:p>
        </w:tc>
      </w:tr>
      <w:tr w:rsidR="0044698A" w:rsidRPr="0044698A" w14:paraId="0E6B8B8F" w14:textId="77777777" w:rsidTr="00CA7395">
        <w:trPr>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00261CB" w14:textId="77777777" w:rsidR="0044698A" w:rsidRPr="0044698A" w:rsidRDefault="0044698A" w:rsidP="0044698A">
            <w:pPr>
              <w:widowControl/>
              <w:tabs>
                <w:tab w:val="clear" w:pos="8789"/>
              </w:tabs>
              <w:spacing w:before="0" w:after="0"/>
              <w:jc w:val="left"/>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Sinuosidad</w:t>
            </w:r>
          </w:p>
        </w:tc>
        <w:tc>
          <w:tcPr>
            <w:tcW w:w="0" w:type="auto"/>
            <w:noWrap/>
            <w:hideMark/>
          </w:tcPr>
          <w:p w14:paraId="566EA43A" w14:textId="58A7FAA1" w:rsidR="0044698A" w:rsidRPr="0044698A" w:rsidRDefault="0044698A" w:rsidP="0044698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1.56</w:t>
            </w:r>
          </w:p>
        </w:tc>
        <w:tc>
          <w:tcPr>
            <w:tcW w:w="0" w:type="auto"/>
            <w:noWrap/>
            <w:hideMark/>
          </w:tcPr>
          <w:p w14:paraId="6D9F2C18" w14:textId="77777777" w:rsidR="0044698A" w:rsidRPr="0044698A" w:rsidRDefault="0044698A" w:rsidP="00CA7395">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
        </w:tc>
      </w:tr>
      <w:tr w:rsidR="00CB0307" w:rsidRPr="0044698A" w14:paraId="2CA34EBA" w14:textId="77777777" w:rsidTr="00CA7395">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D5A3B9" w14:textId="77777777" w:rsidR="0044698A" w:rsidRPr="0044698A" w:rsidRDefault="0044698A" w:rsidP="0044698A">
            <w:pPr>
              <w:widowControl/>
              <w:tabs>
                <w:tab w:val="clear" w:pos="8789"/>
              </w:tabs>
              <w:spacing w:before="0" w:after="0"/>
              <w:jc w:val="left"/>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Pendiente media del tramo</w:t>
            </w:r>
          </w:p>
        </w:tc>
        <w:tc>
          <w:tcPr>
            <w:tcW w:w="0" w:type="auto"/>
            <w:noWrap/>
            <w:hideMark/>
          </w:tcPr>
          <w:p w14:paraId="74F6C194" w14:textId="77777777" w:rsidR="0044698A" w:rsidRPr="0044698A" w:rsidRDefault="0044698A" w:rsidP="0044698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0.024</w:t>
            </w:r>
          </w:p>
        </w:tc>
        <w:tc>
          <w:tcPr>
            <w:tcW w:w="0" w:type="auto"/>
            <w:noWrap/>
            <w:hideMark/>
          </w:tcPr>
          <w:p w14:paraId="396D2EA5" w14:textId="77777777" w:rsidR="0044698A" w:rsidRPr="0044698A" w:rsidRDefault="0044698A" w:rsidP="00CA7395">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p>
        </w:tc>
      </w:tr>
      <w:tr w:rsidR="0044698A" w:rsidRPr="0044698A" w14:paraId="56CA8955" w14:textId="77777777" w:rsidTr="00CA7395">
        <w:trPr>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1006CC" w14:textId="1B94B2E7" w:rsidR="0044698A" w:rsidRPr="0044698A" w:rsidRDefault="0044698A" w:rsidP="0044698A">
            <w:pPr>
              <w:widowControl/>
              <w:tabs>
                <w:tab w:val="clear" w:pos="8789"/>
              </w:tabs>
              <w:spacing w:before="0" w:after="0"/>
              <w:jc w:val="left"/>
              <w:rPr>
                <w:rFonts w:ascii="Calibri" w:eastAsia="Times New Roman" w:hAnsi="Calibri" w:cs="Calibri"/>
                <w:color w:val="000000"/>
                <w:spacing w:val="0"/>
                <w:lang w:eastAsia="es-ES"/>
              </w:rPr>
            </w:pPr>
            <w:del w:id="37" w:author="CARMEN ZARZUELO ROMERO" w:date="2022-04-05T09:56:00Z">
              <w:r w:rsidRPr="0044698A" w:rsidDel="000E371E">
                <w:rPr>
                  <w:rFonts w:ascii="Calibri" w:eastAsia="Times New Roman" w:hAnsi="Calibri" w:cs="Calibri"/>
                  <w:color w:val="000000"/>
                  <w:spacing w:val="0"/>
                  <w:lang w:eastAsia="es-ES"/>
                </w:rPr>
                <w:delText>Zmax</w:delText>
              </w:r>
            </w:del>
            <w:ins w:id="38" w:author="CARMEN ZARZUELO ROMERO" w:date="2022-04-05T09:56:00Z">
              <w:r w:rsidR="000E371E">
                <w:rPr>
                  <w:rFonts w:ascii="Calibri" w:eastAsia="Times New Roman" w:hAnsi="Calibri" w:cs="Calibri"/>
                  <w:color w:val="000000"/>
                  <w:spacing w:val="0"/>
                  <w:lang w:eastAsia="es-ES"/>
                </w:rPr>
                <w:t>Cota máxima</w:t>
              </w:r>
            </w:ins>
          </w:p>
        </w:tc>
        <w:tc>
          <w:tcPr>
            <w:tcW w:w="0" w:type="auto"/>
            <w:noWrap/>
            <w:hideMark/>
          </w:tcPr>
          <w:p w14:paraId="51E16FB0" w14:textId="77777777" w:rsidR="0044698A" w:rsidRPr="0044698A" w:rsidRDefault="0044698A" w:rsidP="0044698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1446</w:t>
            </w:r>
          </w:p>
        </w:tc>
        <w:tc>
          <w:tcPr>
            <w:tcW w:w="0" w:type="auto"/>
            <w:noWrap/>
            <w:hideMark/>
          </w:tcPr>
          <w:p w14:paraId="508699E3" w14:textId="57A44076" w:rsidR="0044698A" w:rsidRPr="0044698A" w:rsidRDefault="005315FE" w:rsidP="00CA7395">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Pr>
                <w:rFonts w:ascii="Calibri" w:eastAsia="Times New Roman" w:hAnsi="Calibri" w:cs="Calibri"/>
                <w:color w:val="000000"/>
                <w:spacing w:val="0"/>
                <w:lang w:eastAsia="es-ES"/>
              </w:rPr>
              <w:t>m</w:t>
            </w:r>
          </w:p>
        </w:tc>
      </w:tr>
      <w:tr w:rsidR="00CB0307" w:rsidRPr="0044698A" w14:paraId="6D7829DC" w14:textId="77777777" w:rsidTr="00CA7395">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0362FD" w14:textId="7980511C" w:rsidR="0044698A" w:rsidRPr="0044698A" w:rsidRDefault="000E371E" w:rsidP="0044698A">
            <w:pPr>
              <w:widowControl/>
              <w:tabs>
                <w:tab w:val="clear" w:pos="8789"/>
              </w:tabs>
              <w:spacing w:before="0" w:after="0"/>
              <w:jc w:val="left"/>
              <w:rPr>
                <w:rFonts w:ascii="Calibri" w:eastAsia="Times New Roman" w:hAnsi="Calibri" w:cs="Calibri"/>
                <w:color w:val="000000"/>
                <w:spacing w:val="0"/>
                <w:lang w:eastAsia="es-ES"/>
              </w:rPr>
            </w:pPr>
            <w:ins w:id="39" w:author="CARMEN ZARZUELO ROMERO" w:date="2022-04-05T09:56:00Z">
              <w:r>
                <w:rPr>
                  <w:rFonts w:ascii="Calibri" w:eastAsia="Times New Roman" w:hAnsi="Calibri" w:cs="Calibri"/>
                  <w:color w:val="000000"/>
                  <w:spacing w:val="0"/>
                  <w:lang w:eastAsia="es-ES"/>
                </w:rPr>
                <w:t>Cota mínima</w:t>
              </w:r>
            </w:ins>
            <w:del w:id="40" w:author="CARMEN ZARZUELO ROMERO" w:date="2022-04-05T09:56:00Z">
              <w:r w:rsidR="0044698A" w:rsidRPr="0044698A" w:rsidDel="000E371E">
                <w:rPr>
                  <w:rFonts w:ascii="Calibri" w:eastAsia="Times New Roman" w:hAnsi="Calibri" w:cs="Calibri"/>
                  <w:color w:val="000000"/>
                  <w:spacing w:val="0"/>
                  <w:lang w:eastAsia="es-ES"/>
                </w:rPr>
                <w:delText>Zmin</w:delText>
              </w:r>
            </w:del>
          </w:p>
        </w:tc>
        <w:tc>
          <w:tcPr>
            <w:tcW w:w="0" w:type="auto"/>
            <w:noWrap/>
            <w:hideMark/>
          </w:tcPr>
          <w:p w14:paraId="23F946F9" w14:textId="77777777" w:rsidR="0044698A" w:rsidRPr="0044698A" w:rsidRDefault="0044698A" w:rsidP="0044698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251</w:t>
            </w:r>
          </w:p>
        </w:tc>
        <w:tc>
          <w:tcPr>
            <w:tcW w:w="0" w:type="auto"/>
            <w:noWrap/>
            <w:hideMark/>
          </w:tcPr>
          <w:p w14:paraId="2D2487BD" w14:textId="64F53509" w:rsidR="0044698A" w:rsidRPr="0044698A" w:rsidRDefault="0044698A" w:rsidP="00CA7395">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m</w:t>
            </w:r>
          </w:p>
        </w:tc>
      </w:tr>
      <w:tr w:rsidR="0044698A" w:rsidRPr="0044698A" w14:paraId="5775010A" w14:textId="77777777" w:rsidTr="00CA7395">
        <w:trPr>
          <w:trHeight w:val="37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EAD2B6" w14:textId="7DCE9157" w:rsidR="0044698A" w:rsidRPr="0044698A" w:rsidRDefault="0044698A" w:rsidP="0044698A">
            <w:pPr>
              <w:widowControl/>
              <w:tabs>
                <w:tab w:val="clear" w:pos="8789"/>
              </w:tabs>
              <w:spacing w:before="0" w:after="0"/>
              <w:jc w:val="left"/>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T</w:t>
            </w:r>
            <w:ins w:id="41" w:author="CARMEN ZARZUELO ROMERO" w:date="2022-04-05T09:56:00Z">
              <w:r w:rsidR="000E371E">
                <w:rPr>
                  <w:rFonts w:ascii="Calibri" w:eastAsia="Times New Roman" w:hAnsi="Calibri" w:cs="Calibri"/>
                  <w:color w:val="000000"/>
                  <w:spacing w:val="0"/>
                  <w:lang w:eastAsia="es-ES"/>
                </w:rPr>
                <w:t>iempo de concentración</w:t>
              </w:r>
            </w:ins>
            <w:del w:id="42" w:author="CARMEN ZARZUELO ROMERO" w:date="2022-04-05T09:56:00Z">
              <w:r w:rsidRPr="0044698A" w:rsidDel="000E371E">
                <w:rPr>
                  <w:rFonts w:ascii="Calibri" w:eastAsia="Times New Roman" w:hAnsi="Calibri" w:cs="Calibri"/>
                  <w:color w:val="000000"/>
                  <w:spacing w:val="0"/>
                  <w:lang w:eastAsia="es-ES"/>
                </w:rPr>
                <w:delText>c</w:delText>
              </w:r>
            </w:del>
          </w:p>
        </w:tc>
        <w:tc>
          <w:tcPr>
            <w:tcW w:w="0" w:type="auto"/>
            <w:noWrap/>
            <w:hideMark/>
          </w:tcPr>
          <w:p w14:paraId="0CA25847" w14:textId="77777777" w:rsidR="0044698A" w:rsidRPr="0044698A" w:rsidRDefault="0044698A" w:rsidP="0044698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11.92</w:t>
            </w:r>
          </w:p>
        </w:tc>
        <w:tc>
          <w:tcPr>
            <w:tcW w:w="0" w:type="auto"/>
            <w:noWrap/>
            <w:hideMark/>
          </w:tcPr>
          <w:p w14:paraId="4B214C32" w14:textId="3EB92CEC" w:rsidR="0044698A" w:rsidRPr="0044698A" w:rsidRDefault="0044698A" w:rsidP="00CA7395">
            <w:pPr>
              <w:keepNext/>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4698A">
              <w:rPr>
                <w:rFonts w:ascii="Calibri" w:eastAsia="Times New Roman" w:hAnsi="Calibri" w:cs="Calibri"/>
                <w:color w:val="000000"/>
                <w:spacing w:val="0"/>
                <w:lang w:eastAsia="es-ES"/>
              </w:rPr>
              <w:t>h</w:t>
            </w:r>
          </w:p>
        </w:tc>
      </w:tr>
    </w:tbl>
    <w:p w14:paraId="2BAB7121" w14:textId="4B262DAF" w:rsidR="0044698A" w:rsidRPr="0044698A" w:rsidRDefault="0027319B" w:rsidP="0027319B">
      <w:pPr>
        <w:pStyle w:val="Descripcin"/>
      </w:pPr>
      <w:bookmarkStart w:id="43" w:name="_Ref98867159"/>
      <w:bookmarkStart w:id="44" w:name="_Toc99969428"/>
      <w:r>
        <w:t xml:space="preserve">Tabla </w:t>
      </w:r>
      <w:fldSimple w:instr=" SEQ Tabla \* ARABIC ">
        <w:r w:rsidR="004F2F11">
          <w:rPr>
            <w:noProof/>
          </w:rPr>
          <w:t>2</w:t>
        </w:r>
      </w:fldSimple>
      <w:bookmarkEnd w:id="43"/>
      <w:r>
        <w:t>. Condiciones geométricas de la zona.</w:t>
      </w:r>
      <w:bookmarkEnd w:id="44"/>
    </w:p>
    <w:p w14:paraId="6BF03749" w14:textId="1677D612" w:rsidR="000454D8" w:rsidRDefault="000454D8" w:rsidP="0018156B">
      <w:pPr>
        <w:rPr>
          <w:lang w:val="es-ES_tradnl"/>
        </w:rPr>
      </w:pPr>
    </w:p>
    <w:p w14:paraId="1FE51B67" w14:textId="58410F06" w:rsidR="008371DE" w:rsidRDefault="008371DE" w:rsidP="0018156B">
      <w:pPr>
        <w:rPr>
          <w:lang w:val="es-ES_tradnl"/>
        </w:rPr>
      </w:pPr>
      <w:r>
        <w:rPr>
          <w:lang w:val="es-ES_tradnl"/>
        </w:rPr>
        <w:t xml:space="preserve">A raíz de estos resultados, </w:t>
      </w:r>
      <w:r w:rsidR="00DB172F">
        <w:rPr>
          <w:lang w:val="es-ES_tradnl"/>
        </w:rPr>
        <w:t>se puede</w:t>
      </w:r>
      <w:r>
        <w:rPr>
          <w:lang w:val="es-ES_tradnl"/>
        </w:rPr>
        <w:t xml:space="preserve"> describir algunos otros complementarios </w:t>
      </w:r>
      <w:r w:rsidR="00AC6CA0">
        <w:rPr>
          <w:lang w:val="es-ES_tradnl"/>
        </w:rPr>
        <w:t xml:space="preserve">en la </w:t>
      </w:r>
      <w:r w:rsidR="00AC6CA0">
        <w:rPr>
          <w:lang w:val="es-ES_tradnl"/>
        </w:rPr>
        <w:fldChar w:fldCharType="begin"/>
      </w:r>
      <w:r w:rsidR="00AC6CA0">
        <w:rPr>
          <w:lang w:val="es-ES_tradnl"/>
        </w:rPr>
        <w:instrText xml:space="preserve"> REF _Ref99378979 \h </w:instrText>
      </w:r>
      <w:r w:rsidR="00AC6CA0">
        <w:rPr>
          <w:lang w:val="es-ES_tradnl"/>
        </w:rPr>
      </w:r>
      <w:r w:rsidR="00AC6CA0">
        <w:rPr>
          <w:lang w:val="es-ES_tradnl"/>
        </w:rPr>
        <w:fldChar w:fldCharType="separate"/>
      </w:r>
      <w:r w:rsidR="004F2F11">
        <w:t xml:space="preserve">Tabla </w:t>
      </w:r>
      <w:r w:rsidR="004F2F11">
        <w:rPr>
          <w:noProof/>
        </w:rPr>
        <w:t>3</w:t>
      </w:r>
      <w:r w:rsidR="00AC6CA0">
        <w:rPr>
          <w:lang w:val="es-ES_tradnl"/>
        </w:rPr>
        <w:fldChar w:fldCharType="end"/>
      </w:r>
      <w:r w:rsidR="00AC6CA0">
        <w:rPr>
          <w:lang w:val="es-ES_tradnl"/>
        </w:rPr>
        <w:t xml:space="preserve"> </w:t>
      </w:r>
      <w:r>
        <w:rPr>
          <w:lang w:val="es-ES_tradnl"/>
        </w:rPr>
        <w:t>para tratar de entender mejor las características físicas de nuestra cuenca.</w:t>
      </w:r>
    </w:p>
    <w:p w14:paraId="7E927252" w14:textId="77777777" w:rsidR="00457D0B" w:rsidRDefault="00457D0B" w:rsidP="0018156B">
      <w:pPr>
        <w:rPr>
          <w:lang w:val="es-ES_tradnl"/>
        </w:rPr>
      </w:pPr>
    </w:p>
    <w:p w14:paraId="33F9F154" w14:textId="0E26025D" w:rsidR="008371DE" w:rsidRDefault="008371DE" w:rsidP="0018156B">
      <w:pPr>
        <w:rPr>
          <w:lang w:val="es-ES_tradnl"/>
        </w:rPr>
      </w:pPr>
    </w:p>
    <w:tbl>
      <w:tblPr>
        <w:tblStyle w:val="Tablanormal5"/>
        <w:tblW w:w="6253" w:type="dxa"/>
        <w:jc w:val="center"/>
        <w:tblLook w:val="04A0" w:firstRow="1" w:lastRow="0" w:firstColumn="1" w:lastColumn="0" w:noHBand="0" w:noVBand="1"/>
      </w:tblPr>
      <w:tblGrid>
        <w:gridCol w:w="4997"/>
        <w:gridCol w:w="1256"/>
      </w:tblGrid>
      <w:tr w:rsidR="004D48FA" w:rsidRPr="004D48FA" w14:paraId="6D588513" w14:textId="77777777" w:rsidTr="004D48FA">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100" w:firstRow="0" w:lastRow="0" w:firstColumn="1" w:lastColumn="0" w:oddVBand="0" w:evenVBand="0" w:oddHBand="0" w:evenHBand="0" w:firstRowFirstColumn="1" w:firstRowLastColumn="0" w:lastRowFirstColumn="0" w:lastRowLastColumn="0"/>
            <w:tcW w:w="4997" w:type="dxa"/>
            <w:noWrap/>
            <w:hideMark/>
          </w:tcPr>
          <w:p w14:paraId="3C6B99E1" w14:textId="77777777" w:rsidR="004D48FA" w:rsidRPr="004D48FA" w:rsidRDefault="004D48FA" w:rsidP="004D48FA">
            <w:pPr>
              <w:widowControl/>
              <w:tabs>
                <w:tab w:val="clear" w:pos="8789"/>
              </w:tabs>
              <w:spacing w:before="0" w:after="0"/>
              <w:jc w:val="left"/>
              <w:rPr>
                <w:rFonts w:ascii="Calibri" w:eastAsia="Times New Roman" w:hAnsi="Calibri" w:cs="Calibri"/>
                <w:color w:val="000000"/>
                <w:spacing w:val="0"/>
                <w:lang w:eastAsia="es-ES"/>
              </w:rPr>
            </w:pPr>
            <w:r w:rsidRPr="004D48FA">
              <w:rPr>
                <w:rFonts w:ascii="Calibri" w:eastAsia="Times New Roman" w:hAnsi="Calibri" w:cs="Calibri"/>
                <w:color w:val="000000"/>
                <w:spacing w:val="0"/>
                <w:lang w:eastAsia="es-ES"/>
              </w:rPr>
              <w:t>Parámetro</w:t>
            </w:r>
          </w:p>
        </w:tc>
        <w:tc>
          <w:tcPr>
            <w:tcW w:w="1256" w:type="dxa"/>
            <w:noWrap/>
            <w:hideMark/>
          </w:tcPr>
          <w:p w14:paraId="06FB2F76" w14:textId="77777777" w:rsidR="004D48FA" w:rsidRPr="004D48FA" w:rsidRDefault="004D48FA" w:rsidP="004D48FA">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D48FA">
              <w:rPr>
                <w:rFonts w:ascii="Calibri" w:eastAsia="Times New Roman" w:hAnsi="Calibri" w:cs="Calibri"/>
                <w:color w:val="000000"/>
                <w:spacing w:val="0"/>
                <w:lang w:eastAsia="es-ES"/>
              </w:rPr>
              <w:t>Valor</w:t>
            </w:r>
          </w:p>
        </w:tc>
      </w:tr>
      <w:tr w:rsidR="004D48FA" w:rsidRPr="004D48FA" w14:paraId="20B610FA" w14:textId="77777777" w:rsidTr="004D48F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4997" w:type="dxa"/>
            <w:noWrap/>
            <w:hideMark/>
          </w:tcPr>
          <w:p w14:paraId="77F6277B" w14:textId="77777777" w:rsidR="004D48FA" w:rsidRPr="004D48FA" w:rsidRDefault="004D48FA" w:rsidP="004D48FA">
            <w:pPr>
              <w:widowControl/>
              <w:tabs>
                <w:tab w:val="clear" w:pos="8789"/>
              </w:tabs>
              <w:spacing w:before="0" w:after="0"/>
              <w:jc w:val="left"/>
              <w:rPr>
                <w:rFonts w:ascii="Calibri" w:eastAsia="Times New Roman" w:hAnsi="Calibri" w:cs="Calibri"/>
                <w:color w:val="000000"/>
                <w:spacing w:val="0"/>
                <w:lang w:eastAsia="es-ES"/>
              </w:rPr>
            </w:pPr>
            <w:r w:rsidRPr="004D48FA">
              <w:rPr>
                <w:rFonts w:ascii="Calibri" w:eastAsia="Times New Roman" w:hAnsi="Calibri" w:cs="Calibri"/>
                <w:color w:val="000000"/>
                <w:spacing w:val="0"/>
                <w:lang w:eastAsia="es-ES"/>
              </w:rPr>
              <w:t>Sinuosidad</w:t>
            </w:r>
          </w:p>
        </w:tc>
        <w:tc>
          <w:tcPr>
            <w:tcW w:w="1256" w:type="dxa"/>
            <w:noWrap/>
            <w:hideMark/>
          </w:tcPr>
          <w:p w14:paraId="39558402" w14:textId="77777777" w:rsidR="004D48FA" w:rsidRPr="004D48FA" w:rsidRDefault="004D48FA" w:rsidP="004D48FA">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4D48FA">
              <w:rPr>
                <w:rFonts w:ascii="Calibri" w:eastAsia="Times New Roman" w:hAnsi="Calibri" w:cs="Calibri"/>
                <w:color w:val="000000"/>
                <w:spacing w:val="0"/>
                <w:lang w:eastAsia="es-ES"/>
              </w:rPr>
              <w:t>1.56</w:t>
            </w:r>
          </w:p>
        </w:tc>
      </w:tr>
      <w:tr w:rsidR="004D48FA" w:rsidRPr="004D48FA" w14:paraId="49D7EE7A" w14:textId="77777777" w:rsidTr="004D48FA">
        <w:trPr>
          <w:trHeight w:val="425"/>
          <w:jc w:val="center"/>
        </w:trPr>
        <w:tc>
          <w:tcPr>
            <w:cnfStyle w:val="001000000000" w:firstRow="0" w:lastRow="0" w:firstColumn="1" w:lastColumn="0" w:oddVBand="0" w:evenVBand="0" w:oddHBand="0" w:evenHBand="0" w:firstRowFirstColumn="0" w:firstRowLastColumn="0" w:lastRowFirstColumn="0" w:lastRowLastColumn="0"/>
            <w:tcW w:w="4997" w:type="dxa"/>
            <w:noWrap/>
            <w:hideMark/>
          </w:tcPr>
          <w:p w14:paraId="03B60EE8" w14:textId="77777777" w:rsidR="004D48FA" w:rsidRPr="004D48FA" w:rsidRDefault="004D48FA" w:rsidP="004D48FA">
            <w:pPr>
              <w:widowControl/>
              <w:tabs>
                <w:tab w:val="clear" w:pos="8789"/>
              </w:tabs>
              <w:spacing w:before="0" w:after="0"/>
              <w:jc w:val="left"/>
              <w:rPr>
                <w:rFonts w:ascii="Calibri" w:eastAsia="Times New Roman" w:hAnsi="Calibri" w:cs="Calibri"/>
                <w:color w:val="000000"/>
                <w:spacing w:val="0"/>
                <w:lang w:eastAsia="es-ES"/>
              </w:rPr>
            </w:pPr>
            <w:r w:rsidRPr="004D48FA">
              <w:rPr>
                <w:rFonts w:ascii="Calibri" w:eastAsia="Times New Roman" w:hAnsi="Calibri" w:cs="Calibri"/>
                <w:color w:val="000000"/>
                <w:spacing w:val="0"/>
                <w:lang w:eastAsia="es-ES"/>
              </w:rPr>
              <w:t>Factor de forma</w:t>
            </w:r>
          </w:p>
        </w:tc>
        <w:tc>
          <w:tcPr>
            <w:tcW w:w="1256" w:type="dxa"/>
            <w:noWrap/>
            <w:hideMark/>
          </w:tcPr>
          <w:p w14:paraId="7A6683B7" w14:textId="77777777" w:rsidR="004D48FA" w:rsidRPr="004D48FA" w:rsidRDefault="004D48FA" w:rsidP="004D48FA">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4D48FA">
              <w:rPr>
                <w:rFonts w:ascii="Calibri" w:eastAsia="Times New Roman" w:hAnsi="Calibri" w:cs="Calibri"/>
                <w:color w:val="000000"/>
                <w:spacing w:val="0"/>
                <w:lang w:eastAsia="es-ES"/>
              </w:rPr>
              <w:t>0.12</w:t>
            </w:r>
          </w:p>
        </w:tc>
      </w:tr>
      <w:tr w:rsidR="004D48FA" w:rsidRPr="004D48FA" w14:paraId="22265CCA" w14:textId="77777777" w:rsidTr="006466C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4997" w:type="dxa"/>
            <w:noWrap/>
            <w:hideMark/>
          </w:tcPr>
          <w:p w14:paraId="7BE4A6D8" w14:textId="77777777" w:rsidR="004D48FA" w:rsidRPr="004D48FA" w:rsidRDefault="004D48FA" w:rsidP="004D48FA">
            <w:pPr>
              <w:widowControl/>
              <w:tabs>
                <w:tab w:val="clear" w:pos="8789"/>
              </w:tabs>
              <w:spacing w:before="0" w:after="0"/>
              <w:jc w:val="left"/>
              <w:rPr>
                <w:rFonts w:ascii="Calibri" w:eastAsia="Times New Roman" w:hAnsi="Calibri" w:cs="Calibri"/>
                <w:color w:val="000000"/>
                <w:spacing w:val="0"/>
                <w:lang w:eastAsia="es-ES"/>
              </w:rPr>
            </w:pPr>
            <w:r w:rsidRPr="004D48FA">
              <w:rPr>
                <w:rFonts w:ascii="Calibri" w:eastAsia="Times New Roman" w:hAnsi="Calibri" w:cs="Calibri"/>
                <w:color w:val="000000"/>
                <w:spacing w:val="0"/>
                <w:lang w:eastAsia="es-ES"/>
              </w:rPr>
              <w:t xml:space="preserve">Índice de </w:t>
            </w:r>
            <w:proofErr w:type="spellStart"/>
            <w:r w:rsidRPr="004D48FA">
              <w:rPr>
                <w:rFonts w:ascii="Calibri" w:eastAsia="Times New Roman" w:hAnsi="Calibri" w:cs="Calibri"/>
                <w:color w:val="000000"/>
                <w:spacing w:val="0"/>
                <w:lang w:eastAsia="es-ES"/>
              </w:rPr>
              <w:t>Gravellius</w:t>
            </w:r>
            <w:proofErr w:type="spellEnd"/>
          </w:p>
        </w:tc>
        <w:tc>
          <w:tcPr>
            <w:tcW w:w="1256" w:type="dxa"/>
            <w:shd w:val="clear" w:color="auto" w:fill="auto"/>
            <w:noWrap/>
            <w:hideMark/>
          </w:tcPr>
          <w:p w14:paraId="0DE19539" w14:textId="5D9C761F" w:rsidR="004D48FA" w:rsidRPr="004D48FA" w:rsidRDefault="006466CF" w:rsidP="004D48FA">
            <w:pPr>
              <w:keepNext/>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Pr>
                <w:rFonts w:ascii="Calibri" w:eastAsia="Times New Roman" w:hAnsi="Calibri" w:cs="Calibri"/>
                <w:color w:val="000000"/>
                <w:spacing w:val="0"/>
                <w:lang w:eastAsia="es-ES"/>
              </w:rPr>
              <w:t>1.67</w:t>
            </w:r>
          </w:p>
        </w:tc>
      </w:tr>
    </w:tbl>
    <w:p w14:paraId="3D8D50CA" w14:textId="74BB1B99" w:rsidR="004A3597" w:rsidRDefault="004D48FA" w:rsidP="004D48FA">
      <w:pPr>
        <w:pStyle w:val="Descripcin"/>
      </w:pPr>
      <w:bookmarkStart w:id="45" w:name="_Ref99378979"/>
      <w:bookmarkStart w:id="46" w:name="_Toc99969429"/>
      <w:r>
        <w:t xml:space="preserve">Tabla </w:t>
      </w:r>
      <w:fldSimple w:instr=" SEQ Tabla \* ARABIC ">
        <w:r w:rsidR="004F2F11">
          <w:rPr>
            <w:noProof/>
          </w:rPr>
          <w:t>3</w:t>
        </w:r>
      </w:fldSimple>
      <w:bookmarkEnd w:id="45"/>
      <w:r>
        <w:t>. Parámetros de interés sobre la cuenca.</w:t>
      </w:r>
      <w:bookmarkEnd w:id="46"/>
    </w:p>
    <w:p w14:paraId="02C63131" w14:textId="1B890B48" w:rsidR="004D48FA" w:rsidRDefault="004D48FA" w:rsidP="004D48FA"/>
    <w:p w14:paraId="73828F23" w14:textId="77777777" w:rsidR="00457D0B" w:rsidRDefault="00457D0B" w:rsidP="004D48FA"/>
    <w:p w14:paraId="7A77CAC2" w14:textId="7FA63D53" w:rsidR="005455D7" w:rsidRDefault="004D48FA" w:rsidP="004D48FA">
      <w:r>
        <w:t xml:space="preserve">Donde el </w:t>
      </w:r>
      <w:r w:rsidR="005455D7">
        <w:t xml:space="preserve">Índice de </w:t>
      </w:r>
      <w:proofErr w:type="spellStart"/>
      <w:r w:rsidR="005455D7">
        <w:t>Gravellius</w:t>
      </w:r>
      <w:proofErr w:type="spellEnd"/>
      <w:r w:rsidR="005455D7">
        <w:t xml:space="preserve"> acude a nivel descriptivo para definir similitud de la cuenca con la de la forma circular siendo esta el valor unidad. Por otro lado, la sinuosidad se ha definido a partir de la longitud real del tramo más largo respecto a la distancia entre los dos puntos extremos. Finalmente, el factor de forma </w:t>
      </w:r>
      <w:r w:rsidR="00AC6CA0">
        <w:t>es definido por el cociente entre el ancho de la cuenca y su longitud, de forma que un valor alto supondrá mayores crecidas para una misma área.</w:t>
      </w:r>
    </w:p>
    <w:p w14:paraId="278BA87E" w14:textId="33CBAFAF" w:rsidR="002915FE" w:rsidRDefault="002915FE" w:rsidP="004D48FA"/>
    <w:p w14:paraId="281F921C" w14:textId="09B87C53" w:rsidR="002915FE" w:rsidRDefault="002915FE" w:rsidP="004D48FA">
      <w:r>
        <w:t>En nuestro caso, la cuenca se corresponde con una tipología alargada alejándose por tanto de una forma circular</w:t>
      </w:r>
      <w:ins w:id="47" w:author="CARMEN ZARZUELO ROMERO" w:date="2022-04-05T09:57:00Z">
        <w:r w:rsidR="000E371E">
          <w:t xml:space="preserve"> (</w:t>
        </w:r>
      </w:ins>
      <w:ins w:id="48" w:author="CARMEN ZARZUELO ROMERO" w:date="2022-04-05T09:59:00Z">
        <w:r w:rsidR="000E371E">
          <w:t>Tabla 3</w:t>
        </w:r>
      </w:ins>
      <w:ins w:id="49" w:author="CARMEN ZARZUELO ROMERO" w:date="2022-04-05T09:57:00Z">
        <w:r w:rsidR="000E371E">
          <w:t>)</w:t>
        </w:r>
      </w:ins>
      <w:r>
        <w:t>, pero siendo una ventaja en términos capacidad de desagüe ya que su bajo factor de forma permite tener menor ancho de cuenca por cada kilómetro del eje longitudinal. Esta geometría puede</w:t>
      </w:r>
      <w:r w:rsidR="00BD15DF">
        <w:t xml:space="preserve"> observarse en la </w:t>
      </w:r>
      <w:r w:rsidR="00BD15DF">
        <w:fldChar w:fldCharType="begin"/>
      </w:r>
      <w:r w:rsidR="00BD15DF">
        <w:instrText xml:space="preserve"> REF _Ref99651671 \h </w:instrText>
      </w:r>
      <w:r w:rsidR="00BD15DF">
        <w:fldChar w:fldCharType="separate"/>
      </w:r>
      <w:r w:rsidR="004F2F11">
        <w:t xml:space="preserve">Ilustración </w:t>
      </w:r>
      <w:r w:rsidR="004F2F11">
        <w:rPr>
          <w:noProof/>
        </w:rPr>
        <w:t>3</w:t>
      </w:r>
      <w:r w:rsidR="00BD15DF">
        <w:fldChar w:fldCharType="end"/>
      </w:r>
      <w:r w:rsidR="00BD15DF">
        <w:t>.</w:t>
      </w:r>
    </w:p>
    <w:p w14:paraId="108815E6" w14:textId="77777777" w:rsidR="005455D7" w:rsidRPr="004D48FA" w:rsidRDefault="005455D7" w:rsidP="004D48FA"/>
    <w:p w14:paraId="042416DE" w14:textId="1A05DA42" w:rsidR="004A3597" w:rsidRDefault="004A3597" w:rsidP="0018156B">
      <w:pPr>
        <w:rPr>
          <w:lang w:val="es-ES_tradnl"/>
        </w:rPr>
      </w:pPr>
      <w:r>
        <w:rPr>
          <w:lang w:val="es-ES_tradnl"/>
        </w:rPr>
        <w:t xml:space="preserve">Del mismo modo, se ofrecen en la </w:t>
      </w:r>
      <w:r w:rsidR="00BD15DF">
        <w:rPr>
          <w:lang w:val="es-ES_tradnl"/>
        </w:rPr>
        <w:fldChar w:fldCharType="begin"/>
      </w:r>
      <w:r w:rsidR="00BD15DF">
        <w:rPr>
          <w:lang w:val="es-ES_tradnl"/>
        </w:rPr>
        <w:instrText xml:space="preserve"> REF _Ref99651669 \h </w:instrText>
      </w:r>
      <w:r w:rsidR="00BD15DF">
        <w:rPr>
          <w:lang w:val="es-ES_tradnl"/>
        </w:rPr>
      </w:r>
      <w:r w:rsidR="00BD15DF">
        <w:rPr>
          <w:lang w:val="es-ES_tradnl"/>
        </w:rPr>
        <w:fldChar w:fldCharType="separate"/>
      </w:r>
      <w:r w:rsidR="004F2F11">
        <w:t xml:space="preserve">Ilustración </w:t>
      </w:r>
      <w:r w:rsidR="004F2F11">
        <w:rPr>
          <w:noProof/>
        </w:rPr>
        <w:t>2</w:t>
      </w:r>
      <w:r w:rsidR="00BD15DF">
        <w:rPr>
          <w:lang w:val="es-ES_tradnl"/>
        </w:rPr>
        <w:fldChar w:fldCharType="end"/>
      </w:r>
      <w:r w:rsidR="00BD15DF">
        <w:rPr>
          <w:lang w:val="es-ES_tradnl"/>
        </w:rPr>
        <w:t xml:space="preserve"> y la </w:t>
      </w:r>
      <w:r w:rsidR="00BD15DF">
        <w:rPr>
          <w:lang w:val="es-ES_tradnl"/>
        </w:rPr>
        <w:fldChar w:fldCharType="begin"/>
      </w:r>
      <w:r w:rsidR="00BD15DF">
        <w:rPr>
          <w:lang w:val="es-ES_tradnl"/>
        </w:rPr>
        <w:instrText xml:space="preserve"> REF _Ref99651671 \h </w:instrText>
      </w:r>
      <w:r w:rsidR="00BD15DF">
        <w:rPr>
          <w:lang w:val="es-ES_tradnl"/>
        </w:rPr>
      </w:r>
      <w:r w:rsidR="00BD15DF">
        <w:rPr>
          <w:lang w:val="es-ES_tradnl"/>
        </w:rPr>
        <w:fldChar w:fldCharType="separate"/>
      </w:r>
      <w:r w:rsidR="004F2F11">
        <w:t xml:space="preserve">Ilustración </w:t>
      </w:r>
      <w:r w:rsidR="004F2F11">
        <w:rPr>
          <w:noProof/>
        </w:rPr>
        <w:t>3</w:t>
      </w:r>
      <w:r w:rsidR="00BD15DF">
        <w:rPr>
          <w:lang w:val="es-ES_tradnl"/>
        </w:rPr>
        <w:fldChar w:fldCharType="end"/>
      </w:r>
      <w:r w:rsidR="00BD15DF">
        <w:rPr>
          <w:lang w:val="es-ES_tradnl"/>
        </w:rPr>
        <w:t xml:space="preserve"> un </w:t>
      </w:r>
      <w:r>
        <w:rPr>
          <w:lang w:val="es-ES_tradnl"/>
        </w:rPr>
        <w:t xml:space="preserve">detalle de la geometría de la </w:t>
      </w:r>
      <w:proofErr w:type="gramStart"/>
      <w:r>
        <w:rPr>
          <w:lang w:val="es-ES_tradnl"/>
        </w:rPr>
        <w:t>cuenca</w:t>
      </w:r>
      <w:proofErr w:type="gramEnd"/>
      <w:r>
        <w:rPr>
          <w:lang w:val="es-ES_tradnl"/>
        </w:rPr>
        <w:t xml:space="preserve"> así como su red hídrica</w:t>
      </w:r>
      <w:ins w:id="50" w:author="CARMEN ZARZUELO ROMERO" w:date="2022-04-05T09:58:00Z">
        <w:r w:rsidR="000E371E">
          <w:rPr>
            <w:lang w:val="es-ES_tradnl"/>
          </w:rPr>
          <w:t>, donde se puede comprobar la forma alargada de la cuenca así como la baja sinuosidad de la misma (</w:t>
        </w:r>
      </w:ins>
      <w:ins w:id="51" w:author="CARMEN ZARZUELO ROMERO" w:date="2022-04-05T09:59:00Z">
        <w:r w:rsidR="000E371E">
          <w:rPr>
            <w:lang w:val="es-ES_tradnl"/>
          </w:rPr>
          <w:t>Si=1.56).</w:t>
        </w:r>
      </w:ins>
      <w:del w:id="52" w:author="CARMEN ZARZUELO ROMERO" w:date="2022-04-05T09:58:00Z">
        <w:r w:rsidR="00F91478" w:rsidDel="000E371E">
          <w:rPr>
            <w:lang w:val="es-ES_tradnl"/>
          </w:rPr>
          <w:delText>.</w:delText>
        </w:r>
      </w:del>
    </w:p>
    <w:p w14:paraId="1D10667C" w14:textId="58C54881" w:rsidR="00F91478" w:rsidRDefault="00F91478" w:rsidP="0018156B">
      <w:pPr>
        <w:rPr>
          <w:lang w:val="es-ES_tradnl"/>
        </w:rPr>
      </w:pPr>
    </w:p>
    <w:p w14:paraId="237B6218" w14:textId="77777777" w:rsidR="00F91478" w:rsidRDefault="00F91478" w:rsidP="0018156B">
      <w:pPr>
        <w:rPr>
          <w:lang w:val="es-ES_tradnl"/>
        </w:rPr>
      </w:pPr>
    </w:p>
    <w:p w14:paraId="1A9353C2" w14:textId="77777777" w:rsidR="00F91478" w:rsidRDefault="00F91478" w:rsidP="00F91478">
      <w:pPr>
        <w:keepNext/>
      </w:pPr>
      <w:r w:rsidRPr="00F91478">
        <w:rPr>
          <w:noProof/>
          <w:lang w:val="es-ES_tradnl"/>
        </w:rPr>
        <w:lastRenderedPageBreak/>
        <w:drawing>
          <wp:inline distT="0" distB="0" distL="0" distR="0" wp14:anchorId="767850B6" wp14:editId="5452B9C7">
            <wp:extent cx="5935980" cy="3388360"/>
            <wp:effectExtent l="0" t="0" r="0" b="0"/>
            <wp:docPr id="23" name="Imagen 2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Mapa&#10;&#10;Descripción generada automáticamente"/>
                    <pic:cNvPicPr/>
                  </pic:nvPicPr>
                  <pic:blipFill>
                    <a:blip r:embed="rId26"/>
                    <a:stretch>
                      <a:fillRect/>
                    </a:stretch>
                  </pic:blipFill>
                  <pic:spPr>
                    <a:xfrm>
                      <a:off x="0" y="0"/>
                      <a:ext cx="5935980" cy="3388360"/>
                    </a:xfrm>
                    <a:prstGeom prst="rect">
                      <a:avLst/>
                    </a:prstGeom>
                  </pic:spPr>
                </pic:pic>
              </a:graphicData>
            </a:graphic>
          </wp:inline>
        </w:drawing>
      </w:r>
    </w:p>
    <w:p w14:paraId="23EE66BD" w14:textId="33083D16" w:rsidR="00F91478" w:rsidRDefault="00F91478" w:rsidP="00F91478">
      <w:pPr>
        <w:pStyle w:val="Descripcin"/>
        <w:rPr>
          <w:lang w:val="es-ES_tradnl"/>
        </w:rPr>
      </w:pPr>
      <w:bookmarkStart w:id="53" w:name="_Ref99651669"/>
      <w:bookmarkStart w:id="54" w:name="_Toc99969454"/>
      <w:r>
        <w:t xml:space="preserve">Ilustración </w:t>
      </w:r>
      <w:r w:rsidR="00F64826">
        <w:fldChar w:fldCharType="begin"/>
      </w:r>
      <w:r w:rsidR="00F64826">
        <w:instrText xml:space="preserve"> SEQ Ilustración \* ARABIC </w:instrText>
      </w:r>
      <w:r w:rsidR="00F64826">
        <w:fldChar w:fldCharType="separate"/>
      </w:r>
      <w:r w:rsidR="004F2F11">
        <w:rPr>
          <w:noProof/>
        </w:rPr>
        <w:t>2</w:t>
      </w:r>
      <w:r w:rsidR="00F64826">
        <w:rPr>
          <w:noProof/>
        </w:rPr>
        <w:fldChar w:fldCharType="end"/>
      </w:r>
      <w:bookmarkEnd w:id="53"/>
      <w:r>
        <w:t>. Red hídrica modelada para la zona de estudio.</w:t>
      </w:r>
      <w:bookmarkEnd w:id="54"/>
    </w:p>
    <w:p w14:paraId="2401DE39" w14:textId="2EC48C75" w:rsidR="008371DE" w:rsidRDefault="008371DE" w:rsidP="0018156B">
      <w:pPr>
        <w:rPr>
          <w:lang w:val="es-ES_tradnl"/>
        </w:rPr>
      </w:pPr>
    </w:p>
    <w:p w14:paraId="454D361A" w14:textId="6AA0FBBC" w:rsidR="00F91478" w:rsidRDefault="00F91478" w:rsidP="0018156B">
      <w:pPr>
        <w:rPr>
          <w:lang w:val="es-ES_tradnl"/>
        </w:rPr>
      </w:pPr>
    </w:p>
    <w:p w14:paraId="17A5577E" w14:textId="77777777" w:rsidR="00DE0995" w:rsidRDefault="00DE0995" w:rsidP="00DE0995">
      <w:pPr>
        <w:keepNext/>
      </w:pPr>
      <w:r w:rsidRPr="00DE0995">
        <w:rPr>
          <w:noProof/>
          <w:lang w:val="es-ES_tradnl"/>
        </w:rPr>
        <w:drawing>
          <wp:inline distT="0" distB="0" distL="0" distR="0" wp14:anchorId="10977F8F" wp14:editId="405E26EC">
            <wp:extent cx="5935980" cy="3771900"/>
            <wp:effectExtent l="0" t="0" r="0" b="0"/>
            <wp:docPr id="25" name="Imagen 25" descr="Un dibujo de un 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mapa&#10;&#10;Descripción generada automáticamente con confianza media"/>
                    <pic:cNvPicPr/>
                  </pic:nvPicPr>
                  <pic:blipFill>
                    <a:blip r:embed="rId27"/>
                    <a:stretch>
                      <a:fillRect/>
                    </a:stretch>
                  </pic:blipFill>
                  <pic:spPr>
                    <a:xfrm>
                      <a:off x="0" y="0"/>
                      <a:ext cx="5935980" cy="3771900"/>
                    </a:xfrm>
                    <a:prstGeom prst="rect">
                      <a:avLst/>
                    </a:prstGeom>
                  </pic:spPr>
                </pic:pic>
              </a:graphicData>
            </a:graphic>
          </wp:inline>
        </w:drawing>
      </w:r>
    </w:p>
    <w:p w14:paraId="3CE64865" w14:textId="7CB32604" w:rsidR="00F91478" w:rsidRDefault="00DE0995" w:rsidP="00DE0995">
      <w:pPr>
        <w:pStyle w:val="Descripcin"/>
      </w:pPr>
      <w:bookmarkStart w:id="55" w:name="_Ref99651671"/>
      <w:bookmarkStart w:id="56" w:name="_Toc99969455"/>
      <w:r>
        <w:t xml:space="preserve">Ilustración </w:t>
      </w:r>
      <w:r w:rsidR="00F64826">
        <w:fldChar w:fldCharType="begin"/>
      </w:r>
      <w:r w:rsidR="00F64826">
        <w:instrText xml:space="preserve"> SEQ Ilustración \* ARABIC </w:instrText>
      </w:r>
      <w:r w:rsidR="00F64826">
        <w:fldChar w:fldCharType="separate"/>
      </w:r>
      <w:r w:rsidR="004F2F11">
        <w:rPr>
          <w:noProof/>
        </w:rPr>
        <w:t>3</w:t>
      </w:r>
      <w:r w:rsidR="00F64826">
        <w:rPr>
          <w:noProof/>
        </w:rPr>
        <w:fldChar w:fldCharType="end"/>
      </w:r>
      <w:bookmarkEnd w:id="55"/>
      <w:r>
        <w:t xml:space="preserve">. Mapa de elevaciones del terreno para la zona de </w:t>
      </w:r>
      <w:commentRangeStart w:id="57"/>
      <w:r>
        <w:t>estudio</w:t>
      </w:r>
      <w:commentRangeEnd w:id="57"/>
      <w:r w:rsidR="000E371E">
        <w:rPr>
          <w:rStyle w:val="Refdecomentario"/>
          <w:bCs w:val="0"/>
        </w:rPr>
        <w:commentReference w:id="57"/>
      </w:r>
      <w:r>
        <w:t>.</w:t>
      </w:r>
      <w:bookmarkEnd w:id="56"/>
    </w:p>
    <w:p w14:paraId="451CB034" w14:textId="1F45DD18" w:rsidR="00DE0995" w:rsidRDefault="00DE0995" w:rsidP="00DE0995"/>
    <w:p w14:paraId="563F9A10" w14:textId="77777777" w:rsidR="00DE0995" w:rsidRPr="00DE0995" w:rsidRDefault="00DE0995" w:rsidP="00DE0995"/>
    <w:p w14:paraId="7985E3A0" w14:textId="779F4111" w:rsidR="000454D8" w:rsidRDefault="002D5977" w:rsidP="0018156B">
      <w:pPr>
        <w:rPr>
          <w:lang w:val="es-ES_tradnl"/>
        </w:rPr>
      </w:pPr>
      <w:r>
        <w:rPr>
          <w:lang w:val="es-ES_tradnl"/>
        </w:rPr>
        <w:t>Una vez definido el contexto</w:t>
      </w:r>
      <w:r w:rsidR="00B21B61">
        <w:rPr>
          <w:lang w:val="es-ES_tradnl"/>
        </w:rPr>
        <w:t xml:space="preserve"> en el que se encuentra la zona</w:t>
      </w:r>
      <w:r>
        <w:rPr>
          <w:lang w:val="es-ES_tradnl"/>
        </w:rPr>
        <w:t xml:space="preserve">, </w:t>
      </w:r>
      <w:r w:rsidR="00904141">
        <w:rPr>
          <w:lang w:val="es-ES_tradnl"/>
        </w:rPr>
        <w:t xml:space="preserve">se va </w:t>
      </w:r>
      <w:r>
        <w:rPr>
          <w:lang w:val="es-ES_tradnl"/>
        </w:rPr>
        <w:t xml:space="preserve">a </w:t>
      </w:r>
      <w:r w:rsidR="00061748">
        <w:rPr>
          <w:lang w:val="es-ES_tradnl"/>
        </w:rPr>
        <w:t>desarrollar</w:t>
      </w:r>
      <w:r>
        <w:rPr>
          <w:lang w:val="es-ES_tradnl"/>
        </w:rPr>
        <w:t xml:space="preserve"> toda la metodología seguida para </w:t>
      </w:r>
      <w:r>
        <w:rPr>
          <w:lang w:val="es-ES_tradnl"/>
        </w:rPr>
        <w:lastRenderedPageBreak/>
        <w:t>hallar las conclusiones acerca del Caudal punta (</w:t>
      </w:r>
      <w:proofErr w:type="spellStart"/>
      <w:r>
        <w:rPr>
          <w:lang w:val="es-ES_tradnl"/>
        </w:rPr>
        <w:t>Qp</w:t>
      </w:r>
      <w:proofErr w:type="spellEnd"/>
      <w:r>
        <w:rPr>
          <w:lang w:val="es-ES_tradnl"/>
        </w:rPr>
        <w:t xml:space="preserve">), Caudal total (Qt) y </w:t>
      </w:r>
      <w:r w:rsidR="00B21B61">
        <w:rPr>
          <w:lang w:val="es-ES_tradnl"/>
        </w:rPr>
        <w:t>T</w:t>
      </w:r>
      <w:r>
        <w:rPr>
          <w:lang w:val="es-ES_tradnl"/>
        </w:rPr>
        <w:t>iempo pico (</w:t>
      </w:r>
      <w:proofErr w:type="spellStart"/>
      <w:r>
        <w:rPr>
          <w:lang w:val="es-ES_tradnl"/>
        </w:rPr>
        <w:t>Tp</w:t>
      </w:r>
      <w:proofErr w:type="spellEnd"/>
      <w:r>
        <w:rPr>
          <w:lang w:val="es-ES_tradnl"/>
        </w:rPr>
        <w:t>)</w:t>
      </w:r>
      <w:r w:rsidR="0042161F">
        <w:rPr>
          <w:lang w:val="es-ES_tradnl"/>
        </w:rPr>
        <w:t xml:space="preserve"> que se ha comentado en la Introducción.</w:t>
      </w:r>
    </w:p>
    <w:p w14:paraId="3390263B" w14:textId="77777777" w:rsidR="00876A9C" w:rsidRDefault="00876A9C" w:rsidP="0018156B">
      <w:pPr>
        <w:rPr>
          <w:lang w:val="es-ES_tradnl"/>
        </w:rPr>
      </w:pPr>
    </w:p>
    <w:p w14:paraId="32483E78" w14:textId="252F321F" w:rsidR="002D5977" w:rsidRDefault="002D5977" w:rsidP="0018156B">
      <w:pPr>
        <w:rPr>
          <w:lang w:val="es-ES_tradnl"/>
        </w:rPr>
      </w:pPr>
      <w:r>
        <w:rPr>
          <w:lang w:val="es-ES_tradnl"/>
        </w:rPr>
        <w:t>Para ordenar el estudio, se han dividido los pasos en</w:t>
      </w:r>
      <w:r w:rsidR="0042161F">
        <w:rPr>
          <w:lang w:val="es-ES_tradnl"/>
        </w:rPr>
        <w:t>tre</w:t>
      </w:r>
      <w:r>
        <w:rPr>
          <w:lang w:val="es-ES_tradnl"/>
        </w:rPr>
        <w:t xml:space="preserve"> el Bloque I y Bloque II que se corresponderán con el calibrado y validación de las herramientas de uso y la puesta en </w:t>
      </w:r>
      <w:r w:rsidR="0042161F">
        <w:rPr>
          <w:lang w:val="es-ES_tradnl"/>
        </w:rPr>
        <w:t>marcha</w:t>
      </w:r>
      <w:r>
        <w:rPr>
          <w:lang w:val="es-ES_tradnl"/>
        </w:rPr>
        <w:t xml:space="preserve"> de </w:t>
      </w:r>
      <w:r w:rsidR="00061748">
        <w:rPr>
          <w:lang w:val="es-ES_tradnl"/>
        </w:rPr>
        <w:t>estas</w:t>
      </w:r>
      <w:r>
        <w:rPr>
          <w:lang w:val="es-ES_tradnl"/>
        </w:rPr>
        <w:t xml:space="preserve"> respectivamente.</w:t>
      </w:r>
    </w:p>
    <w:p w14:paraId="207A77EC" w14:textId="77777777" w:rsidR="000454D8" w:rsidRDefault="000454D8" w:rsidP="0018156B">
      <w:pPr>
        <w:rPr>
          <w:lang w:val="es-ES_tradnl"/>
        </w:rPr>
      </w:pPr>
    </w:p>
    <w:p w14:paraId="155769E2" w14:textId="4ABAD277" w:rsidR="002915FE" w:rsidRDefault="002915FE">
      <w:pPr>
        <w:widowControl/>
        <w:tabs>
          <w:tab w:val="clear" w:pos="8789"/>
        </w:tabs>
        <w:spacing w:before="0" w:after="200" w:line="276" w:lineRule="auto"/>
        <w:jc w:val="left"/>
        <w:rPr>
          <w:lang w:val="es-ES_tradnl"/>
        </w:rPr>
      </w:pPr>
      <w:r>
        <w:rPr>
          <w:lang w:val="es-ES_tradnl"/>
        </w:rPr>
        <w:br w:type="page"/>
      </w:r>
    </w:p>
    <w:p w14:paraId="60854DAF" w14:textId="0C8989B4" w:rsidR="002915FE" w:rsidRDefault="002915FE" w:rsidP="002915FE">
      <w:pPr>
        <w:pStyle w:val="Ttulo1"/>
      </w:pPr>
      <w:bookmarkStart w:id="58" w:name="_Ref99456360"/>
      <w:bookmarkStart w:id="59" w:name="_Toc99969394"/>
      <w:r w:rsidRPr="00B570D9">
        <w:lastRenderedPageBreak/>
        <w:t xml:space="preserve">Metodología seguida para la </w:t>
      </w:r>
      <w:r w:rsidR="00A11A9F">
        <w:t>zona de estudio</w:t>
      </w:r>
      <w:r w:rsidRPr="00B570D9">
        <w:t>.</w:t>
      </w:r>
      <w:bookmarkEnd w:id="58"/>
      <w:bookmarkEnd w:id="59"/>
    </w:p>
    <w:p w14:paraId="63560654" w14:textId="77777777" w:rsidR="00A765F5" w:rsidRDefault="00A765F5" w:rsidP="002915FE"/>
    <w:p w14:paraId="0BD6C26E" w14:textId="63612B10" w:rsidR="002915FE" w:rsidRDefault="00A765F5" w:rsidP="002915FE">
      <w:r>
        <w:t>Actualmente los estudios hidrológicos se plantean según un hietograma de bloques alternos sacado a partir de la precipitación estadística deseada. Posteriormente se modela la infiltración del episodio sobre el suelo según varios métodos de abstracciones</w:t>
      </w:r>
      <w:del w:id="60" w:author="CARMEN ZARZUELO ROMERO" w:date="2022-04-05T09:59:00Z">
        <w:r w:rsidDel="000E371E">
          <w:delText xml:space="preserve"> como son el</w:delText>
        </w:r>
      </w:del>
      <w:r>
        <w:t xml:space="preserve"> SCS-CN </w:t>
      </w:r>
      <w:del w:id="61" w:author="CARMEN ZARZUELO ROMERO" w:date="2022-04-05T09:59:00Z">
        <w:r w:rsidDel="000E371E">
          <w:delText xml:space="preserve">y el Green-Ampt </w:delText>
        </w:r>
      </w:del>
      <w:del w:id="62" w:author="CARMEN ZARZUELO ROMERO" w:date="2022-04-05T10:00:00Z">
        <w:r w:rsidDel="000E371E">
          <w:delText>entre los más usados</w:delText>
        </w:r>
      </w:del>
      <w:ins w:id="63" w:author="CARMEN ZARZUELO ROMERO" w:date="2022-04-05T10:00:00Z">
        <w:r w:rsidR="000E371E">
          <w:t>como el más usado</w:t>
        </w:r>
      </w:ins>
      <w:r>
        <w:t xml:space="preserve">. </w:t>
      </w:r>
    </w:p>
    <w:p w14:paraId="76FBD90D" w14:textId="1FF61BE8" w:rsidR="00A765F5" w:rsidRDefault="00A765F5" w:rsidP="002915FE"/>
    <w:p w14:paraId="3DC35DFA" w14:textId="5B6EEEC3" w:rsidR="00A11A9F" w:rsidRDefault="00A765F5" w:rsidP="002915FE">
      <w:r>
        <w:t xml:space="preserve">En este TFG se van a plantear una serie de alternativas que se compararán con las metodologías actuales para tratar de obtener una </w:t>
      </w:r>
      <w:r w:rsidR="009D1D12">
        <w:t>solución</w:t>
      </w:r>
      <w:r>
        <w:t xml:space="preserve"> óptima para el caso de estudio</w:t>
      </w:r>
      <w:ins w:id="64" w:author="CARMEN ZARZUELO ROMERO" w:date="2022-04-05T10:00:00Z">
        <w:r w:rsidR="000E371E">
          <w:t>, poniendo en duda de si el criterio generalizado es el correcto</w:t>
        </w:r>
      </w:ins>
      <w:r>
        <w:t>. Como vehículo de comparación se van a hacer uso de los tres parámetros mencionados con anterioridad</w:t>
      </w:r>
      <w:r w:rsidR="009D1D12">
        <w:t xml:space="preserve"> en la Introducción</w:t>
      </w:r>
      <w:r>
        <w:t>: Caudal punta, Caudal total y Tiempo pico</w:t>
      </w:r>
      <w:ins w:id="65" w:author="CARMEN ZARZUELO ROMERO" w:date="2022-04-05T10:00:00Z">
        <w:r w:rsidR="000E371E">
          <w:t xml:space="preserve">, ya que son datos obtenidos por el aforo XX facilitado </w:t>
        </w:r>
      </w:ins>
      <w:ins w:id="66" w:author="CARMEN ZARZUELO ROMERO" w:date="2022-04-05T10:01:00Z">
        <w:r w:rsidR="000E371E">
          <w:t xml:space="preserve">por el </w:t>
        </w:r>
        <w:proofErr w:type="gramStart"/>
        <w:r w:rsidR="000E371E">
          <w:t>SAIH….</w:t>
        </w:r>
      </w:ins>
      <w:proofErr w:type="gramEnd"/>
      <w:r w:rsidR="00A11A9F">
        <w:t>. De esta forma se podrán cuantificar los resultados en base a estos tres valores.</w:t>
      </w:r>
    </w:p>
    <w:p w14:paraId="7EFC2086" w14:textId="77777777" w:rsidR="00A11A9F" w:rsidRDefault="00A11A9F" w:rsidP="002915FE"/>
    <w:p w14:paraId="699C0651" w14:textId="77777777" w:rsidR="00A11A9F" w:rsidRDefault="00A11A9F" w:rsidP="002915FE">
      <w:r>
        <w:t>Las alternativas propuestas son las siguientes:</w:t>
      </w:r>
    </w:p>
    <w:p w14:paraId="3F995571" w14:textId="4508B9E2" w:rsidR="00A765F5" w:rsidRDefault="00A11A9F" w:rsidP="00A11A9F">
      <w:pPr>
        <w:pStyle w:val="Prrafodelista"/>
        <w:numPr>
          <w:ilvl w:val="0"/>
          <w:numId w:val="45"/>
        </w:numPr>
      </w:pPr>
      <w:r>
        <w:t xml:space="preserve">Calibración previa de los parámetros asociados al Qt, </w:t>
      </w:r>
      <w:proofErr w:type="spellStart"/>
      <w:r>
        <w:t>Qp</w:t>
      </w:r>
      <w:proofErr w:type="spellEnd"/>
      <w:r>
        <w:t xml:space="preserve"> y </w:t>
      </w:r>
      <w:proofErr w:type="spellStart"/>
      <w:r>
        <w:t>Tp</w:t>
      </w:r>
      <w:proofErr w:type="spellEnd"/>
      <w:r>
        <w:t xml:space="preserve">: CN, </w:t>
      </w:r>
      <w:r>
        <w:rPr>
          <w:rFonts w:cs="Times New Roman"/>
          <w:lang w:eastAsia="es-ES"/>
        </w:rPr>
        <w:t>ղ</w:t>
      </w:r>
      <w:r w:rsidRPr="008226C0">
        <w:rPr>
          <w:rFonts w:cs="Times New Roman"/>
          <w:lang w:eastAsia="es-ES"/>
        </w:rPr>
        <w:t xml:space="preserve">, </w:t>
      </w:r>
      <w:proofErr w:type="spellStart"/>
      <w:r>
        <w:rPr>
          <w:rFonts w:cs="Times New Roman"/>
          <w:lang w:eastAsia="es-ES"/>
        </w:rPr>
        <w:t>Ө</w:t>
      </w:r>
      <w:r w:rsidRPr="008226C0">
        <w:rPr>
          <w:vertAlign w:val="subscript"/>
          <w:lang w:eastAsia="es-ES"/>
        </w:rPr>
        <w:t>e</w:t>
      </w:r>
      <w:proofErr w:type="spellEnd"/>
      <w:r>
        <w:rPr>
          <w:vertAlign w:val="subscript"/>
          <w:lang w:eastAsia="es-ES"/>
        </w:rPr>
        <w:t>,</w:t>
      </w:r>
      <w:r w:rsidRPr="008226C0">
        <w:rPr>
          <w:lang w:eastAsia="es-ES"/>
        </w:rPr>
        <w:t xml:space="preserve"> </w:t>
      </w:r>
      <w:proofErr w:type="gramStart"/>
      <w:r w:rsidRPr="008226C0">
        <w:rPr>
          <w:lang w:eastAsia="es-ES"/>
        </w:rPr>
        <w:t>K</w:t>
      </w:r>
      <w:r>
        <w:t xml:space="preserve"> ,</w:t>
      </w:r>
      <w:proofErr w:type="gramEnd"/>
      <w:r>
        <w:t xml:space="preserve"> </w:t>
      </w:r>
      <w:proofErr w:type="spellStart"/>
      <w:r>
        <w:t>Coef</w:t>
      </w:r>
      <w:proofErr w:type="spellEnd"/>
      <w:r>
        <w:t xml:space="preserve"> 1 y </w:t>
      </w:r>
      <w:proofErr w:type="spellStart"/>
      <w:r>
        <w:t>Coef</w:t>
      </w:r>
      <w:proofErr w:type="spellEnd"/>
      <w:r>
        <w:t xml:space="preserve"> 2</w:t>
      </w:r>
      <w:ins w:id="67" w:author="CARMEN ZARZUELO ROMERO" w:date="2022-04-05T10:01:00Z">
        <w:r w:rsidR="000E371E">
          <w:t>, a través de unas lluvias caídas (tiempo instantáneo)</w:t>
        </w:r>
      </w:ins>
      <w:del w:id="68" w:author="CARMEN ZARZUELO ROMERO" w:date="2022-04-05T10:01:00Z">
        <w:r w:rsidDel="000E371E">
          <w:delText>.</w:delText>
        </w:r>
      </w:del>
    </w:p>
    <w:p w14:paraId="0956055B" w14:textId="5334A291" w:rsidR="00A11A9F" w:rsidRDefault="00A11A9F" w:rsidP="00A11A9F">
      <w:pPr>
        <w:pStyle w:val="Prrafodelista"/>
        <w:numPr>
          <w:ilvl w:val="0"/>
          <w:numId w:val="45"/>
        </w:numPr>
      </w:pPr>
      <w:r>
        <w:t>Alternativa para el hietograma de diseño basado en el histórico local</w:t>
      </w:r>
      <w:ins w:id="69" w:author="CARMEN ZARZUELO ROMERO" w:date="2022-04-05T10:01:00Z">
        <w:r w:rsidR="000E371E">
          <w:t xml:space="preserve"> (estudio para periodos de retorno tanto de lluvias como de caudales)</w:t>
        </w:r>
      </w:ins>
      <w:r>
        <w:t xml:space="preserve">: Método Alternativo del percentil </w:t>
      </w:r>
      <w:commentRangeStart w:id="70"/>
      <w:r>
        <w:t>80</w:t>
      </w:r>
      <w:commentRangeEnd w:id="70"/>
      <w:r w:rsidR="00D246FD">
        <w:rPr>
          <w:rStyle w:val="Refdecomentario"/>
        </w:rPr>
        <w:commentReference w:id="70"/>
      </w:r>
      <w:r>
        <w:t>.</w:t>
      </w:r>
    </w:p>
    <w:p w14:paraId="1EB7A6F7" w14:textId="7CF01155" w:rsidR="00A11A9F" w:rsidRDefault="00A11A9F" w:rsidP="00A11A9F"/>
    <w:p w14:paraId="20D5F2B3" w14:textId="74DD02A6" w:rsidR="00A11A9F" w:rsidRDefault="00A11A9F" w:rsidP="00A11A9F">
      <w:r>
        <w:t xml:space="preserve">Estas alternativas, junto con el resto de </w:t>
      </w:r>
      <w:del w:id="71" w:author="CARMEN ZARZUELO ROMERO" w:date="2022-04-05T10:02:00Z">
        <w:r w:rsidDel="00D246FD">
          <w:delText>metodologías</w:delText>
        </w:r>
      </w:del>
      <w:ins w:id="72" w:author="CARMEN ZARZUELO ROMERO" w:date="2022-04-05T10:02:00Z">
        <w:r w:rsidR="00D246FD">
          <w:t>las metodologías</w:t>
        </w:r>
      </w:ins>
      <w:r>
        <w:t xml:space="preserve"> mencionadas al inicio de este </w:t>
      </w:r>
      <w:del w:id="73" w:author="CARMEN ZARZUELO ROMERO" w:date="2022-04-05T10:22:00Z">
        <w:r w:rsidDel="00D246FD">
          <w:delText>apartado,</w:delText>
        </w:r>
      </w:del>
      <w:ins w:id="74" w:author="CARMEN ZARZUELO ROMERO" w:date="2022-04-05T10:22:00Z">
        <w:r w:rsidR="00D246FD">
          <w:t>apartado</w:t>
        </w:r>
      </w:ins>
      <w:r>
        <w:t xml:space="preserve"> compondrán un árbol de posibilidades que se estudiarán y compararán en base al Qt,</w:t>
      </w:r>
      <w:ins w:id="75" w:author="CARMEN ZARZUELO ROMERO" w:date="2022-04-05T10:02:00Z">
        <w:r w:rsidR="00D246FD">
          <w:t xml:space="preserve"> </w:t>
        </w:r>
      </w:ins>
      <w:proofErr w:type="spellStart"/>
      <w:r>
        <w:t>Qp</w:t>
      </w:r>
      <w:proofErr w:type="spellEnd"/>
      <w:r>
        <w:t xml:space="preserve"> y </w:t>
      </w:r>
      <w:del w:id="76" w:author="CARMEN ZARZUELO ROMERO" w:date="2022-04-05T10:02:00Z">
        <w:r w:rsidDel="00D246FD">
          <w:delText>Tp  caso</w:delText>
        </w:r>
      </w:del>
      <w:proofErr w:type="spellStart"/>
      <w:ins w:id="77" w:author="CARMEN ZARZUELO ROMERO" w:date="2022-04-05T10:02:00Z">
        <w:r w:rsidR="00D246FD">
          <w:t>Tp</w:t>
        </w:r>
        <w:proofErr w:type="spellEnd"/>
        <w:r w:rsidR="00D246FD">
          <w:t xml:space="preserve"> caso</w:t>
        </w:r>
      </w:ins>
      <w:r>
        <w:t xml:space="preserve"> por caso para encontrar la línea de acción óptima para la zona de estudio.</w:t>
      </w:r>
    </w:p>
    <w:p w14:paraId="0AFDF416" w14:textId="4FF9A5B7" w:rsidR="00A765F5" w:rsidRDefault="00A765F5" w:rsidP="002915FE"/>
    <w:p w14:paraId="37573D77" w14:textId="1567A838" w:rsidR="00A11A9F" w:rsidRPr="00A11A9F" w:rsidRDefault="00A11A9F" w:rsidP="00A11A9F">
      <w:pPr>
        <w:pStyle w:val="Ttulo2"/>
        <w:numPr>
          <w:ilvl w:val="1"/>
          <w:numId w:val="3"/>
        </w:numPr>
        <w:rPr>
          <w:lang w:val="es-ES"/>
        </w:rPr>
      </w:pPr>
      <w:bookmarkStart w:id="78" w:name="_Toc99969395"/>
      <w:r w:rsidRPr="00A11A9F">
        <w:rPr>
          <w:lang w:val="es-ES"/>
        </w:rPr>
        <w:t xml:space="preserve">Calibración previa de los parámetros asociados al Qt, </w:t>
      </w:r>
      <w:proofErr w:type="spellStart"/>
      <w:r w:rsidRPr="00A11A9F">
        <w:rPr>
          <w:lang w:val="es-ES"/>
        </w:rPr>
        <w:t>Qp</w:t>
      </w:r>
      <w:proofErr w:type="spellEnd"/>
      <w:r w:rsidRPr="00A11A9F">
        <w:rPr>
          <w:lang w:val="es-ES"/>
        </w:rPr>
        <w:t xml:space="preserve"> y </w:t>
      </w:r>
      <w:proofErr w:type="spellStart"/>
      <w:r w:rsidRPr="00A11A9F">
        <w:rPr>
          <w:lang w:val="es-ES"/>
        </w:rPr>
        <w:t>Tp</w:t>
      </w:r>
      <w:bookmarkEnd w:id="78"/>
      <w:proofErr w:type="spellEnd"/>
    </w:p>
    <w:p w14:paraId="1858DA06" w14:textId="39B4BC56" w:rsidR="00A11A9F" w:rsidRDefault="00A11A9F" w:rsidP="002915FE"/>
    <w:p w14:paraId="5080B798" w14:textId="0DF91779" w:rsidR="009D1D12" w:rsidRPr="009D1D12" w:rsidRDefault="00A11A9F" w:rsidP="009D1D12">
      <w:r>
        <w:t>Para poder contar con unos resultados lo más ajustados posibles a la realidad histórica de caudales con la que se comparará cada metodología, debemos de ajustar previamente todos los parámetros asociados a éstas</w:t>
      </w:r>
      <w:ins w:id="79" w:author="CARMEN ZARZUELO ROMERO" w:date="2022-04-05T10:29:00Z">
        <w:r w:rsidR="00470EC4">
          <w:t xml:space="preserve"> que son…</w:t>
        </w:r>
      </w:ins>
      <w:r>
        <w:t>.</w:t>
      </w:r>
    </w:p>
    <w:p w14:paraId="626729E4" w14:textId="77777777" w:rsidR="002915FE" w:rsidRPr="00AD53C9" w:rsidRDefault="002915FE" w:rsidP="002915FE">
      <w:pPr>
        <w:rPr>
          <w:i/>
          <w:iCs/>
        </w:rPr>
      </w:pPr>
    </w:p>
    <w:p w14:paraId="2ABEEFAA" w14:textId="03FA90CF" w:rsidR="002915FE" w:rsidRPr="00E1018B" w:rsidRDefault="002915FE" w:rsidP="00A11A9F">
      <w:pPr>
        <w:pStyle w:val="Ttulo3"/>
        <w:rPr>
          <w:lang w:val="es-ES"/>
        </w:rPr>
      </w:pPr>
      <w:bookmarkStart w:id="80" w:name="_Ref99621962"/>
      <w:bookmarkStart w:id="81" w:name="_Toc99969396"/>
      <w:r w:rsidRPr="00E1018B">
        <w:rPr>
          <w:lang w:val="es-ES"/>
        </w:rPr>
        <w:t>Número de curva (CN). Método de las Abstracciones</w:t>
      </w:r>
      <w:bookmarkEnd w:id="80"/>
      <w:bookmarkEnd w:id="81"/>
    </w:p>
    <w:p w14:paraId="79FD0C72" w14:textId="77777777" w:rsidR="002915FE" w:rsidRDefault="002915FE" w:rsidP="002915FE"/>
    <w:p w14:paraId="7BD35A63" w14:textId="77777777" w:rsidR="002915FE" w:rsidRDefault="002915FE" w:rsidP="002915FE">
      <w:r>
        <w:t>Se debe de tomar el total de precipitación caída en los últimos 15 y 30 días para el mayor número de episodios posibles (se recomienda al menos tres) con distintos valores de precipitación caída. De esta forma se asegura que se cuenta con distintas ocasiones donde el suelo recibe la lluvia con diferente humedad.</w:t>
      </w:r>
    </w:p>
    <w:p w14:paraId="763F743C" w14:textId="77777777" w:rsidR="002915FE" w:rsidRDefault="002915FE" w:rsidP="002915FE"/>
    <w:p w14:paraId="7B5B0DC4" w14:textId="77777777" w:rsidR="002915FE" w:rsidRDefault="002915FE" w:rsidP="002915FE">
      <w:r>
        <w:t xml:space="preserve">Una vez se tienen los episodios de lluvia referenciados con el histórico de 15 y 30 días, se desarrolla el Método de las Abstracciones para cada uno de los episodios hasta llegar al hidrograma SCS. Llegados a este punto, se calibra el CN de forma que coincida el valor total del caudal </w:t>
      </w:r>
      <w:proofErr w:type="spellStart"/>
      <w:r>
        <w:t>caido</w:t>
      </w:r>
      <w:proofErr w:type="spellEnd"/>
      <w:r>
        <w:t xml:space="preserve"> en el episodio con el registro real del S.A.I.H </w:t>
      </w:r>
      <w:r>
        <w:lastRenderedPageBreak/>
        <w:t>del Guadalquivir.</w:t>
      </w:r>
    </w:p>
    <w:p w14:paraId="6F2C0EAA" w14:textId="77777777" w:rsidR="002915FE" w:rsidRDefault="002915FE" w:rsidP="002915FE"/>
    <w:p w14:paraId="083B7058" w14:textId="4CC89E11" w:rsidR="002915FE" w:rsidRDefault="002915FE" w:rsidP="002915FE">
      <w:r>
        <w:t xml:space="preserve">Dado que los </w:t>
      </w:r>
      <w:proofErr w:type="spellStart"/>
      <w:r>
        <w:t>Coef</w:t>
      </w:r>
      <w:proofErr w:type="spellEnd"/>
      <w:r>
        <w:t xml:space="preserve"> 1 y </w:t>
      </w:r>
      <w:proofErr w:type="spellStart"/>
      <w:r>
        <w:t>Coef</w:t>
      </w:r>
      <w:proofErr w:type="spellEnd"/>
      <w:r>
        <w:t xml:space="preserve"> 2 no afectan al valor del Caudal total, estos </w:t>
      </w:r>
      <w:r w:rsidR="00A67840">
        <w:t xml:space="preserve">no </w:t>
      </w:r>
      <w:r>
        <w:t>son necesarios de conocer con exactitud para poder calibrar dicho valor.</w:t>
      </w:r>
    </w:p>
    <w:p w14:paraId="6B5198B0" w14:textId="77777777" w:rsidR="002915FE" w:rsidRDefault="002915FE" w:rsidP="002915FE"/>
    <w:p w14:paraId="345B8509" w14:textId="489A1B9D" w:rsidR="002915FE" w:rsidRDefault="002915FE" w:rsidP="002915FE">
      <w:r>
        <w:t xml:space="preserve">Una vez se tienen los valores del CN ajustados para cada episodio, se elabora una gráfica donde ponga en ambos ejes la precipitación caída en los últimos 15 y 30 días y el valor del CN adoptado. Se encontrará una regresión lineal que permitirá </w:t>
      </w:r>
      <w:r w:rsidR="006513A9">
        <w:t>concluir con un número de curva más preciso que justifique la adopción de esta metodología en el futuro.</w:t>
      </w:r>
    </w:p>
    <w:p w14:paraId="5B222801" w14:textId="4865A3A0" w:rsidR="009D1D12" w:rsidRDefault="009D1D12" w:rsidP="002915FE"/>
    <w:p w14:paraId="7E43153A" w14:textId="6E9245AF" w:rsidR="009D1D12" w:rsidRDefault="009D1D12" w:rsidP="002915FE"/>
    <w:p w14:paraId="0F7C3627" w14:textId="34748374" w:rsidR="009D1D12" w:rsidRDefault="009D1D12" w:rsidP="009D1D12">
      <w:pPr>
        <w:pStyle w:val="Ttulo3"/>
        <w:rPr>
          <w:lang w:val="es-ES" w:eastAsia="es-ES"/>
        </w:rPr>
      </w:pPr>
      <w:bookmarkStart w:id="82" w:name="_Toc99969397"/>
      <w:r w:rsidRPr="009D1D12">
        <w:rPr>
          <w:lang w:val="es-ES"/>
        </w:rPr>
        <w:t xml:space="preserve">Calibración de </w:t>
      </w:r>
      <w:r>
        <w:rPr>
          <w:rFonts w:cs="Times New Roman"/>
          <w:lang w:eastAsia="es-ES"/>
        </w:rPr>
        <w:t>ղ</w:t>
      </w:r>
      <w:r w:rsidRPr="009D1D12">
        <w:rPr>
          <w:rFonts w:cs="Times New Roman"/>
          <w:lang w:val="es-ES" w:eastAsia="es-ES"/>
        </w:rPr>
        <w:t xml:space="preserve">, </w:t>
      </w:r>
      <w:r>
        <w:rPr>
          <w:rFonts w:cs="Times New Roman"/>
          <w:lang w:eastAsia="es-ES"/>
        </w:rPr>
        <w:t>Ө</w:t>
      </w:r>
      <w:proofErr w:type="spellStart"/>
      <w:r w:rsidRPr="009D1D12">
        <w:rPr>
          <w:vertAlign w:val="subscript"/>
          <w:lang w:val="es-ES" w:eastAsia="es-ES"/>
        </w:rPr>
        <w:t>e</w:t>
      </w:r>
      <w:proofErr w:type="spellEnd"/>
      <w:r>
        <w:rPr>
          <w:vertAlign w:val="subscript"/>
          <w:lang w:val="es-ES" w:eastAsia="es-ES"/>
        </w:rPr>
        <w:t xml:space="preserve"> </w:t>
      </w:r>
      <w:r>
        <w:rPr>
          <w:lang w:val="es-ES" w:eastAsia="es-ES"/>
        </w:rPr>
        <w:t>y</w:t>
      </w:r>
      <w:r w:rsidRPr="009D1D12">
        <w:rPr>
          <w:lang w:val="es-ES" w:eastAsia="es-ES"/>
        </w:rPr>
        <w:t xml:space="preserve"> K. </w:t>
      </w:r>
      <w:r>
        <w:rPr>
          <w:lang w:val="es-ES" w:eastAsia="es-ES"/>
        </w:rPr>
        <w:t>Método de Green-</w:t>
      </w:r>
      <w:proofErr w:type="spellStart"/>
      <w:r>
        <w:rPr>
          <w:lang w:val="es-ES" w:eastAsia="es-ES"/>
        </w:rPr>
        <w:t>Ampt</w:t>
      </w:r>
      <w:bookmarkEnd w:id="82"/>
      <w:proofErr w:type="spellEnd"/>
    </w:p>
    <w:p w14:paraId="7C882EE6" w14:textId="2B362EBE" w:rsidR="009D1D12" w:rsidRDefault="009D1D12" w:rsidP="002915FE"/>
    <w:p w14:paraId="58ABE7D1" w14:textId="48A78CF6" w:rsidR="009D1D12" w:rsidRDefault="009D1D12" w:rsidP="002915FE">
      <w:pPr>
        <w:rPr>
          <w:lang w:eastAsia="es-ES"/>
        </w:rPr>
      </w:pPr>
      <w:r>
        <w:t>Para la calibración de los parámetros asociados al Método de Green-</w:t>
      </w:r>
      <w:proofErr w:type="spellStart"/>
      <w:r>
        <w:t>Ampt</w:t>
      </w:r>
      <w:proofErr w:type="spellEnd"/>
      <w:r>
        <w:t xml:space="preserve"> se procede de forma análoga al Método de Curva (CN). En primer lugar, se halla el histórico de precipitación acumulada para los 15 y 30 días previos al episodio caracterizando un total de tres como mínimo (suelo húmedo, estándar y seco). En segundo lugar, partiendo de los datos de </w:t>
      </w:r>
      <w:r>
        <w:rPr>
          <w:rFonts w:cs="Times New Roman"/>
          <w:lang w:eastAsia="es-ES"/>
        </w:rPr>
        <w:t>ղ</w:t>
      </w:r>
      <w:r w:rsidRPr="009D1D12">
        <w:rPr>
          <w:rFonts w:cs="Times New Roman"/>
          <w:lang w:eastAsia="es-ES"/>
        </w:rPr>
        <w:t xml:space="preserve">, </w:t>
      </w:r>
      <w:proofErr w:type="spellStart"/>
      <w:r>
        <w:rPr>
          <w:rFonts w:cs="Times New Roman"/>
          <w:lang w:eastAsia="es-ES"/>
        </w:rPr>
        <w:t>Ө</w:t>
      </w:r>
      <w:r w:rsidRPr="009D1D12">
        <w:rPr>
          <w:vertAlign w:val="subscript"/>
          <w:lang w:eastAsia="es-ES"/>
        </w:rPr>
        <w:t>e</w:t>
      </w:r>
      <w:proofErr w:type="spellEnd"/>
      <w:r>
        <w:rPr>
          <w:vertAlign w:val="subscript"/>
          <w:lang w:eastAsia="es-ES"/>
        </w:rPr>
        <w:t xml:space="preserve"> </w:t>
      </w:r>
      <w:r>
        <w:rPr>
          <w:lang w:eastAsia="es-ES"/>
        </w:rPr>
        <w:t>y</w:t>
      </w:r>
      <w:r w:rsidRPr="009D1D12">
        <w:rPr>
          <w:lang w:eastAsia="es-ES"/>
        </w:rPr>
        <w:t xml:space="preserve"> K</w:t>
      </w:r>
      <w:r>
        <w:rPr>
          <w:lang w:eastAsia="es-ES"/>
        </w:rPr>
        <w:t xml:space="preserve"> consultados en la bibliografía, se ajustan los valores hasta hacer coincidir el Qt del modelo de infiltración con la referencia histórica de caudales.</w:t>
      </w:r>
    </w:p>
    <w:p w14:paraId="5ED7A483" w14:textId="7AB1A4FD" w:rsidR="009D1D12" w:rsidRDefault="009D1D12" w:rsidP="002915FE">
      <w:pPr>
        <w:rPr>
          <w:lang w:eastAsia="es-ES"/>
        </w:rPr>
      </w:pPr>
    </w:p>
    <w:p w14:paraId="7401A8F1" w14:textId="2FD903B3" w:rsidR="009D1D12" w:rsidRDefault="009D1D12" w:rsidP="002915FE">
      <w:pPr>
        <w:rPr>
          <w:lang w:eastAsia="es-ES"/>
        </w:rPr>
      </w:pPr>
      <w:r>
        <w:rPr>
          <w:lang w:eastAsia="es-ES"/>
        </w:rPr>
        <w:t xml:space="preserve">Para consultar los parámetros de infiltración, se deben de hacer uso las tablas ofrecidas en el libro </w:t>
      </w:r>
      <w:r w:rsidRPr="009D1D12">
        <w:rPr>
          <w:lang w:eastAsia="es-ES"/>
        </w:rPr>
        <w:t>Ingeniería Hidrológica</w:t>
      </w:r>
      <w:r>
        <w:rPr>
          <w:lang w:eastAsia="es-ES"/>
        </w:rPr>
        <w:t xml:space="preserve"> </w:t>
      </w:r>
      <w:sdt>
        <w:sdtPr>
          <w:rPr>
            <w:lang w:eastAsia="es-ES"/>
          </w:rPr>
          <w:id w:val="1529907835"/>
          <w:citation/>
        </w:sdtPr>
        <w:sdtEndPr/>
        <w:sdtContent>
          <w:r>
            <w:rPr>
              <w:lang w:eastAsia="es-ES"/>
            </w:rPr>
            <w:fldChar w:fldCharType="begin"/>
          </w:r>
          <w:r>
            <w:rPr>
              <w:lang w:eastAsia="es-ES"/>
            </w:rPr>
            <w:instrText xml:space="preserve"> CITATION Leo \l 3082 </w:instrText>
          </w:r>
          <w:r>
            <w:rPr>
              <w:lang w:eastAsia="es-ES"/>
            </w:rPr>
            <w:fldChar w:fldCharType="separate"/>
          </w:r>
          <w:r w:rsidR="004F2F11" w:rsidRPr="004F2F11">
            <w:rPr>
              <w:noProof/>
              <w:lang w:eastAsia="es-ES"/>
            </w:rPr>
            <w:t>[6]</w:t>
          </w:r>
          <w:r>
            <w:rPr>
              <w:lang w:eastAsia="es-ES"/>
            </w:rPr>
            <w:fldChar w:fldCharType="end"/>
          </w:r>
        </w:sdtContent>
      </w:sdt>
      <w:r>
        <w:rPr>
          <w:lang w:eastAsia="es-ES"/>
        </w:rPr>
        <w:t xml:space="preserve"> para el capítulo dedicado a este método. De forma complementaria, debe de acudirse a la Carta Magna 50 asociada a la zona de estudio en el IGME </w:t>
      </w:r>
      <w:sdt>
        <w:sdtPr>
          <w:rPr>
            <w:lang w:eastAsia="es-ES"/>
          </w:rPr>
          <w:id w:val="293955914"/>
          <w:citation/>
        </w:sdtPr>
        <w:sdtEndPr/>
        <w:sdtContent>
          <w:r>
            <w:rPr>
              <w:lang w:eastAsia="es-ES"/>
            </w:rPr>
            <w:fldChar w:fldCharType="begin"/>
          </w:r>
          <w:r>
            <w:rPr>
              <w:lang w:eastAsia="es-ES"/>
            </w:rPr>
            <w:instrText xml:space="preserve"> CITATION Ins \l 3082 </w:instrText>
          </w:r>
          <w:r>
            <w:rPr>
              <w:lang w:eastAsia="es-ES"/>
            </w:rPr>
            <w:fldChar w:fldCharType="separate"/>
          </w:r>
          <w:r w:rsidR="004F2F11" w:rsidRPr="004F2F11">
            <w:rPr>
              <w:noProof/>
              <w:lang w:eastAsia="es-ES"/>
            </w:rPr>
            <w:t>[7]</w:t>
          </w:r>
          <w:r>
            <w:rPr>
              <w:lang w:eastAsia="es-ES"/>
            </w:rPr>
            <w:fldChar w:fldCharType="end"/>
          </w:r>
        </w:sdtContent>
      </w:sdt>
      <w:r>
        <w:rPr>
          <w:lang w:eastAsia="es-ES"/>
        </w:rPr>
        <w:t xml:space="preserve"> para poder </w:t>
      </w:r>
      <w:proofErr w:type="spellStart"/>
      <w:r>
        <w:rPr>
          <w:lang w:eastAsia="es-ES"/>
        </w:rPr>
        <w:t>caraterizar</w:t>
      </w:r>
      <w:proofErr w:type="spellEnd"/>
      <w:r>
        <w:rPr>
          <w:lang w:eastAsia="es-ES"/>
        </w:rPr>
        <w:t xml:space="preserve"> con mayor fiabilidad los parámetros de infiltración.</w:t>
      </w:r>
    </w:p>
    <w:p w14:paraId="1B8CB9DB" w14:textId="62A41E47" w:rsidR="009D1D12" w:rsidRDefault="009D1D12" w:rsidP="002915FE">
      <w:pPr>
        <w:rPr>
          <w:lang w:eastAsia="es-ES"/>
        </w:rPr>
      </w:pPr>
    </w:p>
    <w:p w14:paraId="4D2A6AC0" w14:textId="4DBEB469" w:rsidR="009D1D12" w:rsidRDefault="009D1D12" w:rsidP="002915FE">
      <w:pPr>
        <w:rPr>
          <w:lang w:eastAsia="es-ES"/>
        </w:rPr>
      </w:pPr>
      <w:r>
        <w:rPr>
          <w:lang w:eastAsia="es-ES"/>
        </w:rPr>
        <w:t xml:space="preserve">Una vez se cuentan con los rangos aproximados de </w:t>
      </w:r>
      <w:r>
        <w:rPr>
          <w:rFonts w:cs="Times New Roman"/>
          <w:lang w:eastAsia="es-ES"/>
        </w:rPr>
        <w:t>ղ</w:t>
      </w:r>
      <w:r w:rsidRPr="009D1D12">
        <w:rPr>
          <w:rFonts w:cs="Times New Roman"/>
          <w:lang w:eastAsia="es-ES"/>
        </w:rPr>
        <w:t xml:space="preserve">, </w:t>
      </w:r>
      <w:proofErr w:type="spellStart"/>
      <w:r>
        <w:rPr>
          <w:rFonts w:cs="Times New Roman"/>
          <w:lang w:eastAsia="es-ES"/>
        </w:rPr>
        <w:t>Ө</w:t>
      </w:r>
      <w:r w:rsidRPr="009D1D12">
        <w:rPr>
          <w:vertAlign w:val="subscript"/>
          <w:lang w:eastAsia="es-ES"/>
        </w:rPr>
        <w:t>e</w:t>
      </w:r>
      <w:proofErr w:type="spellEnd"/>
      <w:r>
        <w:rPr>
          <w:vertAlign w:val="subscript"/>
          <w:lang w:eastAsia="es-ES"/>
        </w:rPr>
        <w:t xml:space="preserve"> </w:t>
      </w:r>
      <w:r>
        <w:rPr>
          <w:lang w:eastAsia="es-ES"/>
        </w:rPr>
        <w:t>y</w:t>
      </w:r>
      <w:r w:rsidRPr="009D1D12">
        <w:rPr>
          <w:lang w:eastAsia="es-ES"/>
        </w:rPr>
        <w:t xml:space="preserve"> K</w:t>
      </w:r>
      <w:r>
        <w:rPr>
          <w:lang w:eastAsia="es-ES"/>
        </w:rPr>
        <w:t>, se iteran hasta hacer converger la solución de caudales con el histórico.</w:t>
      </w:r>
    </w:p>
    <w:p w14:paraId="281BF93C" w14:textId="1C20D63D" w:rsidR="009D1D12" w:rsidRDefault="009D1D12" w:rsidP="002915FE">
      <w:pPr>
        <w:rPr>
          <w:lang w:eastAsia="es-ES"/>
        </w:rPr>
      </w:pPr>
    </w:p>
    <w:p w14:paraId="32C7B050" w14:textId="6260A5D1" w:rsidR="009D1D12" w:rsidRDefault="009D1D12" w:rsidP="002915FE">
      <w:r>
        <w:rPr>
          <w:lang w:eastAsia="es-ES"/>
        </w:rPr>
        <w:t>Para este caso de estudio, el método de calibración no ha encontrado buenos resultados para Green-</w:t>
      </w:r>
      <w:proofErr w:type="spellStart"/>
      <w:r>
        <w:rPr>
          <w:lang w:eastAsia="es-ES"/>
        </w:rPr>
        <w:t>Ampt</w:t>
      </w:r>
      <w:proofErr w:type="spellEnd"/>
      <w:r>
        <w:rPr>
          <w:lang w:eastAsia="es-ES"/>
        </w:rPr>
        <w:t xml:space="preserve"> de modo que se ha descartado como alternativa previamente. Los resultados de dicha calibración se encontrarán detallados en el apartado </w:t>
      </w:r>
      <w:r>
        <w:rPr>
          <w:lang w:eastAsia="es-ES"/>
        </w:rPr>
        <w:fldChar w:fldCharType="begin"/>
      </w:r>
      <w:r>
        <w:rPr>
          <w:lang w:eastAsia="es-ES"/>
        </w:rPr>
        <w:instrText xml:space="preserve"> REF _Ref99451914 \r \h </w:instrText>
      </w:r>
      <w:r>
        <w:rPr>
          <w:lang w:eastAsia="es-ES"/>
        </w:rPr>
      </w:r>
      <w:r>
        <w:rPr>
          <w:lang w:eastAsia="es-ES"/>
        </w:rPr>
        <w:fldChar w:fldCharType="separate"/>
      </w:r>
      <w:r w:rsidR="004F2F11">
        <w:rPr>
          <w:lang w:eastAsia="es-ES"/>
        </w:rPr>
        <w:t>4.1.2</w:t>
      </w:r>
      <w:r>
        <w:rPr>
          <w:lang w:eastAsia="es-ES"/>
        </w:rPr>
        <w:fldChar w:fldCharType="end"/>
      </w:r>
      <w:r>
        <w:rPr>
          <w:lang w:eastAsia="es-ES"/>
        </w:rPr>
        <w:t>.</w:t>
      </w:r>
    </w:p>
    <w:p w14:paraId="360B6FBB" w14:textId="77777777" w:rsidR="002915FE" w:rsidRDefault="002915FE" w:rsidP="002915FE"/>
    <w:p w14:paraId="6FCA1B05" w14:textId="63E2F92C" w:rsidR="002915FE" w:rsidRPr="00E1018B" w:rsidRDefault="002915FE" w:rsidP="00A11A9F">
      <w:pPr>
        <w:pStyle w:val="Ttulo3"/>
        <w:rPr>
          <w:lang w:val="es-ES"/>
        </w:rPr>
      </w:pPr>
      <w:bookmarkStart w:id="83" w:name="_Toc99969398"/>
      <w:proofErr w:type="spellStart"/>
      <w:r w:rsidRPr="00E1018B">
        <w:rPr>
          <w:lang w:val="es-ES"/>
        </w:rPr>
        <w:t>Coef</w:t>
      </w:r>
      <w:proofErr w:type="spellEnd"/>
      <w:r w:rsidRPr="00E1018B">
        <w:rPr>
          <w:lang w:val="es-ES"/>
        </w:rPr>
        <w:t xml:space="preserve"> 1 y </w:t>
      </w:r>
      <w:proofErr w:type="spellStart"/>
      <w:r w:rsidRPr="00E1018B">
        <w:rPr>
          <w:lang w:val="es-ES"/>
        </w:rPr>
        <w:t>Coef</w:t>
      </w:r>
      <w:proofErr w:type="spellEnd"/>
      <w:r w:rsidRPr="00E1018B">
        <w:rPr>
          <w:lang w:val="es-ES"/>
        </w:rPr>
        <w:t xml:space="preserve"> 2. Ajuste del </w:t>
      </w:r>
      <w:proofErr w:type="spellStart"/>
      <w:r w:rsidRPr="00E1018B">
        <w:rPr>
          <w:lang w:val="es-ES"/>
        </w:rPr>
        <w:t>tlag</w:t>
      </w:r>
      <w:bookmarkEnd w:id="83"/>
      <w:proofErr w:type="spellEnd"/>
    </w:p>
    <w:p w14:paraId="377B7099" w14:textId="77777777" w:rsidR="002915FE" w:rsidRDefault="002915FE" w:rsidP="002915FE"/>
    <w:p w14:paraId="3726CA9B" w14:textId="3FA5AAB2" w:rsidR="00C86A77" w:rsidRDefault="006513A9" w:rsidP="002915FE">
      <w:commentRangeStart w:id="84"/>
      <w:r>
        <w:t>Para</w:t>
      </w:r>
      <w:commentRangeEnd w:id="84"/>
      <w:r w:rsidR="00581623">
        <w:rPr>
          <w:rStyle w:val="Refdecomentario"/>
        </w:rPr>
        <w:commentReference w:id="84"/>
      </w:r>
      <w:r>
        <w:t xml:space="preserve"> el ajuste del </w:t>
      </w:r>
      <w:proofErr w:type="spellStart"/>
      <w:r>
        <w:t>Coef</w:t>
      </w:r>
      <w:proofErr w:type="spellEnd"/>
      <w:r>
        <w:t xml:space="preserve"> 1 y </w:t>
      </w:r>
      <w:proofErr w:type="spellStart"/>
      <w:r>
        <w:t>Coef</w:t>
      </w:r>
      <w:proofErr w:type="spellEnd"/>
      <w:r>
        <w:t xml:space="preserve"> 2 se procede de forma análoga al apartado </w:t>
      </w:r>
      <w:r w:rsidR="00C86A77">
        <w:fldChar w:fldCharType="begin"/>
      </w:r>
      <w:r w:rsidR="00C86A77">
        <w:instrText xml:space="preserve"> REF _Ref99621962 \r \h </w:instrText>
      </w:r>
      <w:r w:rsidR="00C86A77">
        <w:fldChar w:fldCharType="separate"/>
      </w:r>
      <w:r w:rsidR="004F2F11">
        <w:t>3.1.1</w:t>
      </w:r>
      <w:r w:rsidR="00C86A77">
        <w:fldChar w:fldCharType="end"/>
      </w:r>
      <w:r w:rsidR="00C86A77">
        <w:t xml:space="preserve"> en su calibración. </w:t>
      </w:r>
    </w:p>
    <w:p w14:paraId="13820765" w14:textId="77777777" w:rsidR="00C86A77" w:rsidRDefault="00C86A77" w:rsidP="002915FE"/>
    <w:p w14:paraId="43B12644" w14:textId="35FF057B" w:rsidR="002915FE" w:rsidRDefault="002915FE" w:rsidP="002915FE">
      <w:r>
        <w:t xml:space="preserve">En primer lugar, se debe observar el tiempo transcurrido entre la máxima precipitación y caudal en los episodios escogidos previamente en el apartado anterior ya que este valor será el que se asigne al </w:t>
      </w:r>
      <w:proofErr w:type="spellStart"/>
      <w:r w:rsidRPr="00B570D9">
        <w:rPr>
          <w:i/>
          <w:iCs/>
        </w:rPr>
        <w:t>tlag</w:t>
      </w:r>
      <w:proofErr w:type="spellEnd"/>
      <w:r>
        <w:t xml:space="preserve">. En el caso de que exista una dispersión de resultados, se debe tratar de encontrar una relación con la forma de la cuenca y la duración de la lluvia. ¿Qué evolución sigue la precipitación media sobre qué forma de cuenca? Estos razonamientos ayudarán a entender como modelar el </w:t>
      </w:r>
      <w:proofErr w:type="spellStart"/>
      <w:r>
        <w:t>Tp</w:t>
      </w:r>
      <w:proofErr w:type="spellEnd"/>
      <w:r>
        <w:t>.</w:t>
      </w:r>
    </w:p>
    <w:p w14:paraId="7E15D52B" w14:textId="77777777" w:rsidR="002915FE" w:rsidRDefault="002915FE" w:rsidP="002915FE"/>
    <w:p w14:paraId="0E00D43E" w14:textId="326849FC" w:rsidR="00A11A9F" w:rsidRDefault="002915FE" w:rsidP="00A11A9F">
      <w:r>
        <w:t xml:space="preserve">En este caso, el valor de </w:t>
      </w:r>
      <w:proofErr w:type="spellStart"/>
      <w:r>
        <w:t>Coef</w:t>
      </w:r>
      <w:proofErr w:type="spellEnd"/>
      <w:r>
        <w:t xml:space="preserve"> 1 y </w:t>
      </w:r>
      <w:proofErr w:type="spellStart"/>
      <w:r>
        <w:t>Coef</w:t>
      </w:r>
      <w:proofErr w:type="spellEnd"/>
      <w:r>
        <w:t xml:space="preserve"> 2 se ha ajustado a un rango que más tarde ha permitido elaborar el hidrograma de acuerdo con el hidrograma real, aunque no de forma definitiva. Se propone por tanto un estudio </w:t>
      </w:r>
      <w:r>
        <w:lastRenderedPageBreak/>
        <w:t xml:space="preserve">que encuentre una correlación entre la forma de la cuenca, la humedad del suelo (Total de </w:t>
      </w:r>
      <w:proofErr w:type="spellStart"/>
      <w:r>
        <w:t>precpitación</w:t>
      </w:r>
      <w:proofErr w:type="spellEnd"/>
      <w:r>
        <w:t xml:space="preserve"> caída en los últimos 15 y 30 días) y la evolución media de las precipitaciones sobre la cuenca.</w:t>
      </w:r>
    </w:p>
    <w:p w14:paraId="65EB040A" w14:textId="5C9F2F15" w:rsidR="00A11A9F" w:rsidRDefault="00A11A9F" w:rsidP="00A11A9F"/>
    <w:p w14:paraId="4F496F53" w14:textId="5C043A1E" w:rsidR="00A11A9F" w:rsidRDefault="00A11A9F" w:rsidP="00A11A9F"/>
    <w:p w14:paraId="29367381" w14:textId="1D732B14" w:rsidR="00A11A9F" w:rsidRPr="00A11A9F" w:rsidRDefault="00A11A9F" w:rsidP="00A11A9F">
      <w:pPr>
        <w:pStyle w:val="Ttulo2"/>
        <w:numPr>
          <w:ilvl w:val="1"/>
          <w:numId w:val="3"/>
        </w:numPr>
        <w:rPr>
          <w:lang w:val="es-ES"/>
        </w:rPr>
      </w:pPr>
      <w:bookmarkStart w:id="85" w:name="_Toc99969399"/>
      <w:r w:rsidRPr="00A11A9F">
        <w:rPr>
          <w:lang w:val="es-ES"/>
        </w:rPr>
        <w:t>Estudio de alternativas entre las</w:t>
      </w:r>
      <w:r>
        <w:rPr>
          <w:lang w:val="es-ES"/>
        </w:rPr>
        <w:t xml:space="preserve"> diferentes</w:t>
      </w:r>
      <w:r w:rsidRPr="00A11A9F">
        <w:rPr>
          <w:lang w:val="es-ES"/>
        </w:rPr>
        <w:t xml:space="preserve"> metodologías de estudio</w:t>
      </w:r>
      <w:bookmarkEnd w:id="85"/>
    </w:p>
    <w:p w14:paraId="4B12DBE4" w14:textId="0345B7D5" w:rsidR="00A11A9F" w:rsidRPr="00A11A9F" w:rsidRDefault="00A11A9F">
      <w:pPr>
        <w:widowControl/>
        <w:tabs>
          <w:tab w:val="clear" w:pos="8789"/>
        </w:tabs>
        <w:spacing w:before="0" w:after="200" w:line="276" w:lineRule="auto"/>
        <w:jc w:val="left"/>
      </w:pPr>
    </w:p>
    <w:p w14:paraId="24AA2373" w14:textId="4941D190" w:rsidR="00A11A9F" w:rsidRDefault="009D1D12">
      <w:pPr>
        <w:widowControl/>
        <w:tabs>
          <w:tab w:val="clear" w:pos="8789"/>
        </w:tabs>
        <w:spacing w:before="0" w:after="200" w:line="276" w:lineRule="auto"/>
        <w:jc w:val="left"/>
        <w:rPr>
          <w:lang w:val="es-ES_tradnl"/>
        </w:rPr>
      </w:pPr>
      <w:r>
        <w:rPr>
          <w:lang w:val="es-ES_tradnl"/>
        </w:rPr>
        <w:t>Una vez se han calibrado</w:t>
      </w:r>
      <w:r w:rsidR="00C64755">
        <w:rPr>
          <w:lang w:val="es-ES_tradnl"/>
        </w:rPr>
        <w:t xml:space="preserve"> los parámetros asociados a la zona de estudio, se presentan cuatro bloques para el estudio de metodologías: Estudio de precipitaciones, Hietogramas, Estudio de Infiltraciones e Hidrogramas.</w:t>
      </w:r>
    </w:p>
    <w:p w14:paraId="779B056A" w14:textId="75D456AA" w:rsidR="00C64755" w:rsidRDefault="00C64755">
      <w:pPr>
        <w:widowControl/>
        <w:tabs>
          <w:tab w:val="clear" w:pos="8789"/>
        </w:tabs>
        <w:spacing w:before="0" w:after="200" w:line="276" w:lineRule="auto"/>
        <w:jc w:val="left"/>
        <w:rPr>
          <w:lang w:val="es-ES_tradnl"/>
        </w:rPr>
      </w:pPr>
    </w:p>
    <w:p w14:paraId="6E0DA021" w14:textId="7127659F" w:rsidR="00C64755" w:rsidRDefault="00C64755" w:rsidP="00C64755">
      <w:pPr>
        <w:pStyle w:val="Ttulo3"/>
      </w:pPr>
      <w:proofErr w:type="spellStart"/>
      <w:r>
        <w:t>Estudio</w:t>
      </w:r>
      <w:proofErr w:type="spellEnd"/>
      <w:r>
        <w:t xml:space="preserve"> de </w:t>
      </w:r>
      <w:proofErr w:type="spellStart"/>
      <w:r>
        <w:t>precipitaciones</w:t>
      </w:r>
      <w:proofErr w:type="spellEnd"/>
    </w:p>
    <w:p w14:paraId="4417256D" w14:textId="45CAE57F" w:rsidR="00C64755" w:rsidRDefault="00C64755" w:rsidP="00C64755">
      <w:pPr>
        <w:rPr>
          <w:lang w:val="en-GB"/>
        </w:rPr>
      </w:pPr>
    </w:p>
    <w:p w14:paraId="13D308F0" w14:textId="720D2BC8" w:rsidR="00C64755" w:rsidRDefault="00C64755" w:rsidP="00C64755">
      <w:r w:rsidRPr="00C64755">
        <w:t>En el estudio de p</w:t>
      </w:r>
      <w:r>
        <w:t xml:space="preserve">recipitaciones han participado las siguientes distribuciones estadísticas: Weibull, Normal, EVI, Log-Pearson tipo III y SQRT-ET </w:t>
      </w:r>
      <w:proofErr w:type="spellStart"/>
      <w:r>
        <w:t>max</w:t>
      </w:r>
      <w:proofErr w:type="spellEnd"/>
      <w:r>
        <w:t>. Cada uno de ellos se usará para el periodo de retorno escogido en el TFG: 100 años.</w:t>
      </w:r>
    </w:p>
    <w:p w14:paraId="7E55929C" w14:textId="7F9DF7CB" w:rsidR="00C64755" w:rsidRDefault="00C64755" w:rsidP="00C64755"/>
    <w:p w14:paraId="6A382C31" w14:textId="3B0247DB" w:rsidR="00C64755" w:rsidRDefault="00C64755" w:rsidP="00C64755">
      <w:r>
        <w:t xml:space="preserve">Conjuntamente, se ha consultado el Mapa de Máximas Lluvias Peninsulares (CEDEX </w:t>
      </w:r>
      <w:sdt>
        <w:sdtPr>
          <w:id w:val="994994057"/>
          <w:citation/>
        </w:sdtPr>
        <w:sdtEndPr/>
        <w:sdtContent>
          <w:r>
            <w:fldChar w:fldCharType="begin"/>
          </w:r>
          <w:r>
            <w:instrText xml:space="preserve"> CITATION Eva \l 3082 </w:instrText>
          </w:r>
          <w:r>
            <w:fldChar w:fldCharType="separate"/>
          </w:r>
          <w:r w:rsidRPr="00C64755">
            <w:rPr>
              <w:noProof/>
            </w:rPr>
            <w:t>[8]</w:t>
          </w:r>
          <w:r>
            <w:fldChar w:fldCharType="end"/>
          </w:r>
        </w:sdtContent>
      </w:sdt>
      <w:r>
        <w:t>) para contar con un punto de referencia adicional sobre los estudios estadísticos mencionados anteriormente.</w:t>
      </w:r>
    </w:p>
    <w:p w14:paraId="618B6DA1" w14:textId="5F02E561" w:rsidR="00C64755" w:rsidRDefault="00C64755" w:rsidP="00C64755"/>
    <w:p w14:paraId="0D26A623" w14:textId="6236AA8B" w:rsidR="00C64755" w:rsidRDefault="00C64755" w:rsidP="00C64755">
      <w:r>
        <w:t xml:space="preserve">El siguiente paso es realizar </w:t>
      </w:r>
      <w:proofErr w:type="gramStart"/>
      <w:r>
        <w:t>el Test</w:t>
      </w:r>
      <w:proofErr w:type="gramEnd"/>
      <w:r>
        <w:t xml:space="preserve"> de </w:t>
      </w:r>
      <w:proofErr w:type="spellStart"/>
      <w:r>
        <w:t>Kosmogolov</w:t>
      </w:r>
      <w:proofErr w:type="spellEnd"/>
      <w:r>
        <w:t xml:space="preserve"> para todas las distribuciones de forma que cada distribución tenga una desviación máxima (</w:t>
      </w:r>
      <w:proofErr w:type="spellStart"/>
      <w:r>
        <w:t>Dmax</w:t>
      </w:r>
      <w:proofErr w:type="spellEnd"/>
      <w:r>
        <w:t xml:space="preserve">). La función estadística asociada a la menor </w:t>
      </w:r>
      <w:proofErr w:type="spellStart"/>
      <w:r>
        <w:t>Dmax</w:t>
      </w:r>
      <w:proofErr w:type="spellEnd"/>
      <w:r>
        <w:t xml:space="preserve"> será la que se usará como precipitación de diseño. Sin embargo, se ha comprobado que una desviación porcentual media de todos los valores asociados a cada función (</w:t>
      </w:r>
      <w:proofErr w:type="spellStart"/>
      <w:r>
        <w:t>Dmed</w:t>
      </w:r>
      <w:proofErr w:type="spellEnd"/>
      <w:r>
        <w:t xml:space="preserve"> (%)), y no solo el máximo (</w:t>
      </w:r>
      <w:proofErr w:type="spellStart"/>
      <w:r>
        <w:t>Dmax</w:t>
      </w:r>
      <w:proofErr w:type="spellEnd"/>
      <w:r>
        <w:t>), se ajusta mejor a la zona de estudio.</w:t>
      </w:r>
    </w:p>
    <w:p w14:paraId="6B1C2573" w14:textId="668E5712" w:rsidR="00C64755" w:rsidRDefault="00C64755" w:rsidP="00C64755"/>
    <w:p w14:paraId="7DAF32FD" w14:textId="506411B8" w:rsidR="00C64755" w:rsidRDefault="00C64755" w:rsidP="00C64755">
      <w:r>
        <w:t>Para concluir con que este método arroja mejores resultados de forma generalizada para las funciones estadísticas, se debe de abrir el estudio a más tipologías de cuencas en futuras líneas de investigación.</w:t>
      </w:r>
    </w:p>
    <w:p w14:paraId="2A089EC8" w14:textId="374A85A8" w:rsidR="00C64755" w:rsidRDefault="00C64755" w:rsidP="00C64755"/>
    <w:p w14:paraId="40F644D7" w14:textId="3233B18E" w:rsidR="00C64755" w:rsidRDefault="00A25FF0" w:rsidP="00A25FF0">
      <w:pPr>
        <w:pStyle w:val="Ttulo3"/>
      </w:pPr>
      <w:proofErr w:type="spellStart"/>
      <w:r>
        <w:t>Hietogramas</w:t>
      </w:r>
      <w:proofErr w:type="spellEnd"/>
    </w:p>
    <w:p w14:paraId="042F7014" w14:textId="063CFBDC" w:rsidR="00A25FF0" w:rsidRDefault="00A25FF0" w:rsidP="00A25FF0">
      <w:pPr>
        <w:rPr>
          <w:lang w:val="en-GB"/>
        </w:rPr>
      </w:pPr>
    </w:p>
    <w:p w14:paraId="6C96E449" w14:textId="441B2C60" w:rsidR="00A25FF0" w:rsidRDefault="00A25FF0" w:rsidP="00A25FF0">
      <w:r w:rsidRPr="00A25FF0">
        <w:t xml:space="preserve">En este apartado se </w:t>
      </w:r>
      <w:proofErr w:type="spellStart"/>
      <w:r w:rsidRPr="00A25FF0">
        <w:t>com</w:t>
      </w:r>
      <w:r>
        <w:t>parán</w:t>
      </w:r>
      <w:proofErr w:type="spellEnd"/>
      <w:r>
        <w:t xml:space="preserve"> tres métodos:</w:t>
      </w:r>
    </w:p>
    <w:p w14:paraId="61822C20" w14:textId="37B9386C" w:rsidR="00A25FF0" w:rsidRDefault="00A25FF0" w:rsidP="00A25FF0"/>
    <w:p w14:paraId="57B66472" w14:textId="51FAB164" w:rsidR="00A25FF0" w:rsidRDefault="00A25FF0" w:rsidP="00A25FF0">
      <w:pPr>
        <w:pStyle w:val="Prrafodelista"/>
        <w:numPr>
          <w:ilvl w:val="0"/>
          <w:numId w:val="46"/>
        </w:numPr>
      </w:pPr>
      <w:r>
        <w:t>Método de los Bloques Alternos</w:t>
      </w:r>
    </w:p>
    <w:p w14:paraId="19742604" w14:textId="698AB002" w:rsidR="00A25FF0" w:rsidRDefault="00A25FF0" w:rsidP="00A25FF0">
      <w:pPr>
        <w:pStyle w:val="Prrafodelista"/>
        <w:numPr>
          <w:ilvl w:val="0"/>
          <w:numId w:val="46"/>
        </w:numPr>
      </w:pPr>
      <w:r>
        <w:t>Método Alternativo basado en el percentil 80</w:t>
      </w:r>
    </w:p>
    <w:p w14:paraId="088F3A3C" w14:textId="088098D7" w:rsidR="00A25FF0" w:rsidRDefault="00A25FF0" w:rsidP="00A25FF0">
      <w:pPr>
        <w:pStyle w:val="Prrafodelista"/>
        <w:numPr>
          <w:ilvl w:val="0"/>
          <w:numId w:val="46"/>
        </w:numPr>
      </w:pPr>
      <w:r>
        <w:t>Método de 7am-7am</w:t>
      </w:r>
    </w:p>
    <w:p w14:paraId="48742A53" w14:textId="40916F26" w:rsidR="00A25FF0" w:rsidRDefault="00A25FF0" w:rsidP="00A25FF0"/>
    <w:p w14:paraId="2661D727" w14:textId="3486C5F9" w:rsidR="00A25FF0" w:rsidRDefault="00A25FF0" w:rsidP="00A25FF0"/>
    <w:p w14:paraId="3165A9D7" w14:textId="5CC54172" w:rsidR="00A25FF0" w:rsidRDefault="00A25FF0" w:rsidP="00A25FF0">
      <w:r>
        <w:t xml:space="preserve">El método de los Bloques Alternos consistirá en orientar los bloques horarios de precipitación según las celdas pares y a continuación las impares de la precipitación incremental resultante del método. Esta solución es </w:t>
      </w:r>
      <w:r>
        <w:lastRenderedPageBreak/>
        <w:t>ampliamente usada en el sector y se comparará con los dos siguientes métodos en este TFG.</w:t>
      </w:r>
    </w:p>
    <w:p w14:paraId="166CA80E" w14:textId="5C786F3F" w:rsidR="00A25FF0" w:rsidRDefault="00A25FF0" w:rsidP="00A25FF0"/>
    <w:p w14:paraId="1350A718" w14:textId="002A4EBF" w:rsidR="00A25FF0" w:rsidRDefault="00A25FF0" w:rsidP="00A25FF0">
      <w:r>
        <w:t xml:space="preserve">El método Alternativo consiste en recoger el percentil 80 de los eventos de precipitación de la zona según la </w:t>
      </w:r>
      <w:proofErr w:type="spellStart"/>
      <w:r>
        <w:t>Pbruta</w:t>
      </w:r>
      <w:proofErr w:type="spellEnd"/>
      <w:r>
        <w:t xml:space="preserve"> caída y realizar una media ponderada de todos los eventos según cada tramo horario. De esta forma, se consigue tener una evolución media o “más probable” de la intensidad horaria para un evento caído en la zona de estudio. El objetivo que persigue este método es el de trabajar con datos más cercanos a la realidad local de la zona de estudio tal y como se ha comentado en la Introducción de este trabajo.</w:t>
      </w:r>
    </w:p>
    <w:p w14:paraId="721BB17A" w14:textId="343DFE47" w:rsidR="00A25FF0" w:rsidRDefault="00A25FF0" w:rsidP="00A25FF0"/>
    <w:p w14:paraId="4950AA75" w14:textId="2CFBD981" w:rsidR="00A25FF0" w:rsidRDefault="00A25FF0" w:rsidP="00A25FF0">
      <w:r>
        <w:t>Por último, el método de las 7am-7am es el más sencillo por su facilidad y rapidez a la hora de mostrar los resultados. Consiste en tomar como inicio y fin del episodio la hora local de las 7:00 de forma que se cuente con un criterio uniforme para todos los episodios que se incluyen.</w:t>
      </w:r>
    </w:p>
    <w:p w14:paraId="54D405CD" w14:textId="3BE2E41A" w:rsidR="00A25FF0" w:rsidRDefault="00A25FF0" w:rsidP="00A25FF0"/>
    <w:p w14:paraId="0A558906" w14:textId="78B599FE" w:rsidR="00A25FF0" w:rsidRDefault="00A25FF0" w:rsidP="00A25FF0">
      <w:pPr>
        <w:pStyle w:val="Ttulo3"/>
      </w:pPr>
      <w:proofErr w:type="spellStart"/>
      <w:r>
        <w:t>Estudio</w:t>
      </w:r>
      <w:proofErr w:type="spellEnd"/>
      <w:r>
        <w:t xml:space="preserve"> de </w:t>
      </w:r>
      <w:proofErr w:type="spellStart"/>
      <w:r>
        <w:t>infiltraciones</w:t>
      </w:r>
      <w:proofErr w:type="spellEnd"/>
    </w:p>
    <w:p w14:paraId="69E18E65" w14:textId="0D20B2E7" w:rsidR="00A25FF0" w:rsidRDefault="00A25FF0" w:rsidP="00A25FF0">
      <w:pPr>
        <w:rPr>
          <w:lang w:val="en-GB"/>
        </w:rPr>
      </w:pPr>
    </w:p>
    <w:p w14:paraId="3A7C0536" w14:textId="32E54228" w:rsidR="00A25FF0" w:rsidRDefault="00A25FF0" w:rsidP="00A25FF0">
      <w:r w:rsidRPr="00A25FF0">
        <w:t>En este trabajo se h</w:t>
      </w:r>
      <w:r>
        <w:t>an contado con dos métodos de infiltración de lluvia: SCS-CN y Green-</w:t>
      </w:r>
      <w:proofErr w:type="spellStart"/>
      <w:r>
        <w:t>Ampt</w:t>
      </w:r>
      <w:proofErr w:type="spellEnd"/>
      <w:r>
        <w:t>. El motivo por el cual se han escogido estas soluciones es por su popularidad y facilidad de uso.</w:t>
      </w:r>
    </w:p>
    <w:p w14:paraId="2027BD65" w14:textId="37FB280A" w:rsidR="00A25FF0" w:rsidRDefault="00A25FF0" w:rsidP="00A25FF0"/>
    <w:p w14:paraId="37840455" w14:textId="385A6463" w:rsidR="00A25FF0" w:rsidRDefault="00A25FF0" w:rsidP="00A25FF0">
      <w:r>
        <w:t>El método de las Abstracciones SCS-CN parte del CN hallado previamente en la calibración para modelar las pérdidas por infiltración. El cálculo de la precipitación efectiva se hará por tanto para cada caso de hietograma visto en el apartado anterior: Método de los Bloques Alternos y Método Alternativo. El Método de 7am-7am se ha descartado por no recoger al completo la precipitación bruta en la mayoría de los eventos.</w:t>
      </w:r>
    </w:p>
    <w:p w14:paraId="7EC9F75D" w14:textId="4A663CF7" w:rsidR="00A25FF0" w:rsidRDefault="00A25FF0" w:rsidP="00A25FF0"/>
    <w:p w14:paraId="4F3DA4A0" w14:textId="302A3DB7" w:rsidR="00A25FF0" w:rsidRDefault="00A25FF0" w:rsidP="00A25FF0">
      <w:r>
        <w:t>El método de Green-</w:t>
      </w:r>
      <w:proofErr w:type="spellStart"/>
      <w:r>
        <w:t>Ampt</w:t>
      </w:r>
      <w:proofErr w:type="spellEnd"/>
      <w:r>
        <w:t xml:space="preserve"> define un límite de encharcamiento para el cual empieza a producirse escorrentía. En cada tramo horario la intensidad de precipitación indicará si existe o no precipitación efectiva (Pe) según sea mayor o menor que dicho límite. Así, se han modelado los dos hietogramas de diseño (Bloques Alternos y Método Alternativo) para cada caso obteniendo un valor de Pe en cada solución.</w:t>
      </w:r>
    </w:p>
    <w:p w14:paraId="5F8E723D" w14:textId="1423B01D" w:rsidR="00A25FF0" w:rsidRDefault="00A25FF0" w:rsidP="00A25FF0"/>
    <w:p w14:paraId="3827FE1C" w14:textId="27598F4A" w:rsidR="00A25FF0" w:rsidRDefault="00A25FF0" w:rsidP="00A25FF0">
      <w:r>
        <w:t>Llegados a este punto, contamos con cuatro valores de Pe según cada combinación de entre los distintos métodos. A continuación, se verán los hidrogramas resultantes en cada metodología.</w:t>
      </w:r>
    </w:p>
    <w:p w14:paraId="31DACFCB" w14:textId="32626448" w:rsidR="00A25FF0" w:rsidRDefault="00A25FF0" w:rsidP="00A25FF0"/>
    <w:p w14:paraId="03ADE737" w14:textId="0DEA507F" w:rsidR="00A25FF0" w:rsidRDefault="00A25FF0" w:rsidP="00A25FF0">
      <w:pPr>
        <w:pStyle w:val="Ttulo3"/>
      </w:pPr>
      <w:proofErr w:type="spellStart"/>
      <w:r>
        <w:t>Hidrogramas</w:t>
      </w:r>
      <w:proofErr w:type="spellEnd"/>
    </w:p>
    <w:p w14:paraId="711ED068" w14:textId="56EE008F" w:rsidR="00A25FF0" w:rsidRDefault="00A25FF0" w:rsidP="00A25FF0">
      <w:pPr>
        <w:rPr>
          <w:lang w:val="en-GB"/>
        </w:rPr>
      </w:pPr>
    </w:p>
    <w:p w14:paraId="1D359B33" w14:textId="3C5D4467" w:rsidR="00A25FF0" w:rsidRPr="00A25FF0" w:rsidRDefault="00A25FF0" w:rsidP="00A25FF0">
      <w:r w:rsidRPr="00A25FF0">
        <w:t>Finalmente, se procede a c</w:t>
      </w:r>
      <w:r>
        <w:t xml:space="preserve">alcular con el método SCS los hidrogramas de cada metodología vista. Tal y como se ha comentado en la Introducción, los parámetros de control para decidir si un método es más acertado que otro son el </w:t>
      </w:r>
      <w:proofErr w:type="spellStart"/>
      <w:r>
        <w:t>Qp</w:t>
      </w:r>
      <w:proofErr w:type="spellEnd"/>
      <w:r>
        <w:t xml:space="preserve">, Qt y </w:t>
      </w:r>
      <w:proofErr w:type="spellStart"/>
      <w:r>
        <w:t>Tp</w:t>
      </w:r>
      <w:proofErr w:type="spellEnd"/>
      <w:r>
        <w:t xml:space="preserve"> de modo que será en estos donde nos fijaremos para poder comparar las distintas soluciones según su diferencia con el histórico de referencia.</w:t>
      </w:r>
    </w:p>
    <w:p w14:paraId="5D47606B" w14:textId="77777777" w:rsidR="00A25FF0" w:rsidRPr="00A25FF0" w:rsidRDefault="00A25FF0" w:rsidP="00A25FF0"/>
    <w:p w14:paraId="09D90DFA" w14:textId="2CD6E4C3" w:rsidR="00457D0B" w:rsidRDefault="00457D0B">
      <w:pPr>
        <w:widowControl/>
        <w:tabs>
          <w:tab w:val="clear" w:pos="8789"/>
        </w:tabs>
        <w:spacing w:before="0" w:after="200" w:line="276" w:lineRule="auto"/>
        <w:jc w:val="left"/>
        <w:rPr>
          <w:lang w:val="es-ES_tradnl"/>
        </w:rPr>
      </w:pPr>
      <w:r>
        <w:rPr>
          <w:lang w:val="es-ES_tradnl"/>
        </w:rPr>
        <w:br w:type="page"/>
      </w:r>
    </w:p>
    <w:p w14:paraId="130899BF" w14:textId="029E6920" w:rsidR="00D30114" w:rsidRDefault="002D5977" w:rsidP="00D30114">
      <w:pPr>
        <w:pStyle w:val="Ttulo1"/>
      </w:pPr>
      <w:bookmarkStart w:id="86" w:name="_Ref99451221"/>
      <w:bookmarkStart w:id="87" w:name="_Toc99969400"/>
      <w:r>
        <w:lastRenderedPageBreak/>
        <w:t>Bloque I: Calibración y validación de los parámetros necesarios.</w:t>
      </w:r>
      <w:bookmarkEnd w:id="86"/>
      <w:bookmarkEnd w:id="87"/>
    </w:p>
    <w:p w14:paraId="635C148C" w14:textId="77777777" w:rsidR="00D30114" w:rsidRPr="00D30114" w:rsidRDefault="00D30114" w:rsidP="00D30114">
      <w:pPr>
        <w:rPr>
          <w:lang w:eastAsia="es-ES"/>
        </w:rPr>
      </w:pPr>
    </w:p>
    <w:p w14:paraId="286073CC" w14:textId="42FEB61A" w:rsidR="002C6262" w:rsidRDefault="00D30114" w:rsidP="002C6262">
      <w:pPr>
        <w:rPr>
          <w:lang w:val="es-ES_tradnl" w:eastAsia="es-ES"/>
        </w:rPr>
      </w:pPr>
      <w:r>
        <w:rPr>
          <w:lang w:val="es-ES_tradnl" w:eastAsia="es-ES"/>
        </w:rPr>
        <w:t xml:space="preserve">Para </w:t>
      </w:r>
      <w:r w:rsidR="00B21B61">
        <w:rPr>
          <w:lang w:val="es-ES_tradnl" w:eastAsia="es-ES"/>
        </w:rPr>
        <w:t>abordar con</w:t>
      </w:r>
      <w:r>
        <w:rPr>
          <w:lang w:val="es-ES_tradnl" w:eastAsia="es-ES"/>
        </w:rPr>
        <w:t xml:space="preserve"> exactitud </w:t>
      </w:r>
      <w:r w:rsidR="008226C0">
        <w:rPr>
          <w:lang w:val="es-ES_tradnl" w:eastAsia="es-ES"/>
        </w:rPr>
        <w:t xml:space="preserve">el análisis </w:t>
      </w:r>
      <w:r w:rsidR="00FD3C41">
        <w:rPr>
          <w:lang w:val="es-ES_tradnl" w:eastAsia="es-ES"/>
        </w:rPr>
        <w:t xml:space="preserve">de </w:t>
      </w:r>
      <w:r w:rsidR="008226C0">
        <w:rPr>
          <w:lang w:val="es-ES_tradnl" w:eastAsia="es-ES"/>
        </w:rPr>
        <w:t>cada una de las metodologías que se presentan en e</w:t>
      </w:r>
      <w:r w:rsidR="00FD3C41">
        <w:rPr>
          <w:lang w:val="es-ES_tradnl" w:eastAsia="es-ES"/>
        </w:rPr>
        <w:t>l</w:t>
      </w:r>
      <w:r w:rsidR="008226C0">
        <w:rPr>
          <w:lang w:val="es-ES_tradnl" w:eastAsia="es-ES"/>
        </w:rPr>
        <w:t xml:space="preserve"> TFG, se ha</w:t>
      </w:r>
      <w:r w:rsidR="00FD3C41">
        <w:rPr>
          <w:lang w:val="es-ES_tradnl" w:eastAsia="es-ES"/>
        </w:rPr>
        <w:t>n</w:t>
      </w:r>
      <w:r w:rsidR="008226C0">
        <w:rPr>
          <w:lang w:val="es-ES_tradnl" w:eastAsia="es-ES"/>
        </w:rPr>
        <w:t xml:space="preserve"> calibrado previamente los parámetros que dependan implícitamente</w:t>
      </w:r>
      <w:r w:rsidR="00FD3C41">
        <w:rPr>
          <w:lang w:val="es-ES_tradnl" w:eastAsia="es-ES"/>
        </w:rPr>
        <w:t xml:space="preserve"> del</w:t>
      </w:r>
      <w:r w:rsidR="008226C0">
        <w:rPr>
          <w:lang w:val="es-ES_tradnl" w:eastAsia="es-ES"/>
        </w:rPr>
        <w:t xml:space="preserve"> Caudal punta, Caudal total y Tiempo pico</w:t>
      </w:r>
      <w:r w:rsidR="009744E2">
        <w:rPr>
          <w:lang w:val="es-ES_tradnl" w:eastAsia="es-ES"/>
        </w:rPr>
        <w:t xml:space="preserve">: CN, </w:t>
      </w:r>
      <w:r w:rsidR="009744E2">
        <w:rPr>
          <w:rFonts w:cs="Times New Roman"/>
          <w:lang w:eastAsia="es-ES"/>
        </w:rPr>
        <w:t>ղ</w:t>
      </w:r>
      <w:r w:rsidR="009744E2" w:rsidRPr="008226C0">
        <w:rPr>
          <w:rFonts w:cs="Times New Roman"/>
          <w:lang w:eastAsia="es-ES"/>
        </w:rPr>
        <w:t xml:space="preserve">, </w:t>
      </w:r>
      <w:proofErr w:type="spellStart"/>
      <w:r w:rsidR="009744E2">
        <w:rPr>
          <w:rFonts w:cs="Times New Roman"/>
          <w:lang w:eastAsia="es-ES"/>
        </w:rPr>
        <w:t>Ө</w:t>
      </w:r>
      <w:proofErr w:type="gramStart"/>
      <w:r w:rsidR="009744E2" w:rsidRPr="008226C0">
        <w:rPr>
          <w:vertAlign w:val="subscript"/>
          <w:lang w:eastAsia="es-ES"/>
        </w:rPr>
        <w:t>e</w:t>
      </w:r>
      <w:proofErr w:type="spellEnd"/>
      <w:r w:rsidR="009744E2" w:rsidRPr="008226C0">
        <w:rPr>
          <w:vertAlign w:val="subscript"/>
          <w:lang w:eastAsia="es-ES"/>
        </w:rPr>
        <w:t xml:space="preserve"> </w:t>
      </w:r>
      <w:r w:rsidR="009744E2">
        <w:rPr>
          <w:lang w:eastAsia="es-ES"/>
        </w:rPr>
        <w:t>,</w:t>
      </w:r>
      <w:proofErr w:type="gramEnd"/>
      <w:r w:rsidR="009744E2">
        <w:rPr>
          <w:lang w:eastAsia="es-ES"/>
        </w:rPr>
        <w:t xml:space="preserve"> </w:t>
      </w:r>
      <w:r w:rsidR="009744E2" w:rsidRPr="008226C0">
        <w:rPr>
          <w:lang w:eastAsia="es-ES"/>
        </w:rPr>
        <w:t>K</w:t>
      </w:r>
      <w:r w:rsidR="009744E2">
        <w:rPr>
          <w:lang w:eastAsia="es-ES"/>
        </w:rPr>
        <w:t xml:space="preserve">, </w:t>
      </w:r>
      <w:proofErr w:type="spellStart"/>
      <w:r w:rsidR="009744E2">
        <w:rPr>
          <w:lang w:eastAsia="es-ES"/>
        </w:rPr>
        <w:t>Coef</w:t>
      </w:r>
      <w:proofErr w:type="spellEnd"/>
      <w:r w:rsidR="009744E2">
        <w:rPr>
          <w:lang w:eastAsia="es-ES"/>
        </w:rPr>
        <w:t xml:space="preserve"> 1 y </w:t>
      </w:r>
      <w:proofErr w:type="spellStart"/>
      <w:r w:rsidR="009744E2">
        <w:rPr>
          <w:lang w:eastAsia="es-ES"/>
        </w:rPr>
        <w:t>Coef</w:t>
      </w:r>
      <w:proofErr w:type="spellEnd"/>
      <w:r w:rsidR="009744E2">
        <w:rPr>
          <w:lang w:eastAsia="es-ES"/>
        </w:rPr>
        <w:t xml:space="preserve"> 2</w:t>
      </w:r>
    </w:p>
    <w:p w14:paraId="37136740" w14:textId="57EA263C" w:rsidR="00FD3C41" w:rsidRDefault="00FD3C41" w:rsidP="002C6262">
      <w:pPr>
        <w:rPr>
          <w:lang w:val="es-ES_tradnl" w:eastAsia="es-ES"/>
        </w:rPr>
      </w:pPr>
    </w:p>
    <w:p w14:paraId="4230A942" w14:textId="0E19EE3C" w:rsidR="008226C0" w:rsidRDefault="008226C0" w:rsidP="002C6262">
      <w:pPr>
        <w:rPr>
          <w:lang w:val="es-ES_tradnl" w:eastAsia="es-ES"/>
        </w:rPr>
      </w:pPr>
      <w:r>
        <w:rPr>
          <w:lang w:val="es-ES_tradnl" w:eastAsia="es-ES"/>
        </w:rPr>
        <w:t xml:space="preserve">Tras hacer este proceso, se ha comprobado que la calibración puede ser independiente de </w:t>
      </w:r>
      <w:proofErr w:type="spellStart"/>
      <w:r>
        <w:rPr>
          <w:lang w:val="es-ES_tradnl" w:eastAsia="es-ES"/>
        </w:rPr>
        <w:t>Tp</w:t>
      </w:r>
      <w:proofErr w:type="spellEnd"/>
      <w:r>
        <w:rPr>
          <w:lang w:val="es-ES_tradnl" w:eastAsia="es-ES"/>
        </w:rPr>
        <w:t xml:space="preserve"> frente al Qt y </w:t>
      </w:r>
      <w:proofErr w:type="spellStart"/>
      <w:r>
        <w:rPr>
          <w:lang w:val="es-ES_tradnl" w:eastAsia="es-ES"/>
        </w:rPr>
        <w:t>Qp</w:t>
      </w:r>
      <w:proofErr w:type="spellEnd"/>
      <w:r>
        <w:rPr>
          <w:lang w:val="es-ES_tradnl" w:eastAsia="es-ES"/>
        </w:rPr>
        <w:t xml:space="preserve"> y que depende únicamente de parámetros referidos a los Métodos de infiltración para el último caso. Por ello, se </w:t>
      </w:r>
      <w:r w:rsidR="00FD3C41">
        <w:rPr>
          <w:lang w:val="es-ES_tradnl" w:eastAsia="es-ES"/>
        </w:rPr>
        <w:t>va a</w:t>
      </w:r>
      <w:r>
        <w:rPr>
          <w:lang w:val="es-ES_tradnl" w:eastAsia="es-ES"/>
        </w:rPr>
        <w:t xml:space="preserve"> analizar los </w:t>
      </w:r>
      <w:proofErr w:type="spellStart"/>
      <w:r>
        <w:rPr>
          <w:lang w:val="es-ES_tradnl" w:eastAsia="es-ES"/>
        </w:rPr>
        <w:t>parámetos</w:t>
      </w:r>
      <w:proofErr w:type="spellEnd"/>
      <w:r>
        <w:rPr>
          <w:lang w:val="es-ES_tradnl" w:eastAsia="es-ES"/>
        </w:rPr>
        <w:t xml:space="preserve"> de infiltración y del tiempo pico de forma separada en los apartados </w:t>
      </w:r>
      <w:r>
        <w:rPr>
          <w:lang w:val="es-ES_tradnl" w:eastAsia="es-ES"/>
        </w:rPr>
        <w:fldChar w:fldCharType="begin"/>
      </w:r>
      <w:r>
        <w:rPr>
          <w:lang w:val="es-ES_tradnl" w:eastAsia="es-ES"/>
        </w:rPr>
        <w:instrText xml:space="preserve"> REF _Ref99387776 \r \h </w:instrText>
      </w:r>
      <w:r>
        <w:rPr>
          <w:lang w:val="es-ES_tradnl" w:eastAsia="es-ES"/>
        </w:rPr>
      </w:r>
      <w:r>
        <w:rPr>
          <w:lang w:val="es-ES_tradnl" w:eastAsia="es-ES"/>
        </w:rPr>
        <w:fldChar w:fldCharType="separate"/>
      </w:r>
      <w:r w:rsidR="004F2F11">
        <w:rPr>
          <w:lang w:val="es-ES_tradnl" w:eastAsia="es-ES"/>
        </w:rPr>
        <w:t>0</w:t>
      </w:r>
      <w:r>
        <w:rPr>
          <w:lang w:val="es-ES_tradnl" w:eastAsia="es-ES"/>
        </w:rPr>
        <w:fldChar w:fldCharType="end"/>
      </w:r>
      <w:r w:rsidR="008B0DB7">
        <w:rPr>
          <w:lang w:val="es-ES_tradnl" w:eastAsia="es-ES"/>
        </w:rPr>
        <w:t xml:space="preserve"> y </w:t>
      </w:r>
      <w:r w:rsidR="008B0DB7">
        <w:rPr>
          <w:lang w:val="es-ES_tradnl" w:eastAsia="es-ES"/>
        </w:rPr>
        <w:fldChar w:fldCharType="begin"/>
      </w:r>
      <w:r w:rsidR="008B0DB7">
        <w:rPr>
          <w:lang w:val="es-ES_tradnl" w:eastAsia="es-ES"/>
        </w:rPr>
        <w:instrText xml:space="preserve"> REF _Ref99387126 \r \h </w:instrText>
      </w:r>
      <w:r w:rsidR="008B0DB7">
        <w:rPr>
          <w:lang w:val="es-ES_tradnl" w:eastAsia="es-ES"/>
        </w:rPr>
      </w:r>
      <w:r w:rsidR="008B0DB7">
        <w:rPr>
          <w:lang w:val="es-ES_tradnl" w:eastAsia="es-ES"/>
        </w:rPr>
        <w:fldChar w:fldCharType="separate"/>
      </w:r>
      <w:r w:rsidR="004F2F11">
        <w:rPr>
          <w:lang w:val="es-ES_tradnl" w:eastAsia="es-ES"/>
        </w:rPr>
        <w:t>4.2</w:t>
      </w:r>
      <w:r w:rsidR="008B0DB7">
        <w:rPr>
          <w:lang w:val="es-ES_tradnl" w:eastAsia="es-ES"/>
        </w:rPr>
        <w:fldChar w:fldCharType="end"/>
      </w:r>
      <w:r w:rsidR="008B0DB7">
        <w:rPr>
          <w:lang w:val="es-ES_tradnl" w:eastAsia="es-ES"/>
        </w:rPr>
        <w:t>.</w:t>
      </w:r>
    </w:p>
    <w:p w14:paraId="32EDF808" w14:textId="17470E63" w:rsidR="00D30114" w:rsidRDefault="00D30114" w:rsidP="00D30114">
      <w:pPr>
        <w:rPr>
          <w:lang w:val="es-ES_tradnl" w:eastAsia="es-ES"/>
        </w:rPr>
      </w:pPr>
    </w:p>
    <w:p w14:paraId="13FCBFF7" w14:textId="0D3168E1" w:rsidR="00D30114" w:rsidRDefault="00D30114" w:rsidP="00D30114">
      <w:pPr>
        <w:rPr>
          <w:lang w:val="es-ES_tradnl" w:eastAsia="es-ES"/>
        </w:rPr>
      </w:pPr>
      <w:r>
        <w:rPr>
          <w:lang w:val="es-ES_tradnl" w:eastAsia="es-ES"/>
        </w:rPr>
        <w:t xml:space="preserve">La dinámica que se va a seguir para el ajuste </w:t>
      </w:r>
      <w:r w:rsidR="00C16EFB">
        <w:rPr>
          <w:lang w:val="es-ES_tradnl" w:eastAsia="es-ES"/>
        </w:rPr>
        <w:t>es</w:t>
      </w:r>
      <w:r>
        <w:rPr>
          <w:lang w:val="es-ES_tradnl" w:eastAsia="es-ES"/>
        </w:rPr>
        <w:t xml:space="preserve"> siempre la misma. </w:t>
      </w:r>
      <w:r w:rsidR="00C16EFB">
        <w:rPr>
          <w:lang w:val="es-ES_tradnl" w:eastAsia="es-ES"/>
        </w:rPr>
        <w:t>Se seleccionan</w:t>
      </w:r>
      <w:r>
        <w:rPr>
          <w:lang w:val="es-ES_tradnl" w:eastAsia="es-ES"/>
        </w:rPr>
        <w:t xml:space="preserve"> </w:t>
      </w:r>
      <w:r w:rsidR="00ED5F8B">
        <w:rPr>
          <w:lang w:val="es-ES_tradnl" w:eastAsia="es-ES"/>
        </w:rPr>
        <w:t>tres</w:t>
      </w:r>
      <w:r>
        <w:rPr>
          <w:lang w:val="es-ES_tradnl" w:eastAsia="es-ES"/>
        </w:rPr>
        <w:t xml:space="preserve"> episodios de lluvias registrados en </w:t>
      </w:r>
      <w:r w:rsidR="00C16EFB">
        <w:rPr>
          <w:lang w:val="es-ES_tradnl" w:eastAsia="es-ES"/>
        </w:rPr>
        <w:t>las</w:t>
      </w:r>
      <w:r>
        <w:rPr>
          <w:lang w:val="es-ES_tradnl" w:eastAsia="es-ES"/>
        </w:rPr>
        <w:t xml:space="preserve"> estaci</w:t>
      </w:r>
      <w:r w:rsidR="00C16EFB">
        <w:rPr>
          <w:lang w:val="es-ES_tradnl" w:eastAsia="es-ES"/>
        </w:rPr>
        <w:t>ones</w:t>
      </w:r>
      <w:r w:rsidR="00ED5F8B">
        <w:rPr>
          <w:lang w:val="es-ES_tradnl" w:eastAsia="es-ES"/>
        </w:rPr>
        <w:t xml:space="preserve"> </w:t>
      </w:r>
      <w:r w:rsidR="00B21B61">
        <w:rPr>
          <w:lang w:val="es-ES_tradnl" w:eastAsia="es-ES"/>
        </w:rPr>
        <w:t xml:space="preserve">descritas en la </w:t>
      </w:r>
      <w:r w:rsidR="003A135F">
        <w:rPr>
          <w:highlight w:val="green"/>
          <w:lang w:val="es-ES_tradnl" w:eastAsia="es-ES"/>
        </w:rPr>
        <w:fldChar w:fldCharType="begin"/>
      </w:r>
      <w:r w:rsidR="003A135F">
        <w:rPr>
          <w:lang w:val="es-ES_tradnl" w:eastAsia="es-ES"/>
        </w:rPr>
        <w:instrText xml:space="preserve"> REF _Ref98867197 \h </w:instrText>
      </w:r>
      <w:r w:rsidR="003A135F">
        <w:rPr>
          <w:highlight w:val="green"/>
          <w:lang w:val="es-ES_tradnl" w:eastAsia="es-ES"/>
        </w:rPr>
      </w:r>
      <w:r w:rsidR="003A135F">
        <w:rPr>
          <w:highlight w:val="green"/>
          <w:lang w:val="es-ES_tradnl" w:eastAsia="es-ES"/>
        </w:rPr>
        <w:fldChar w:fldCharType="separate"/>
      </w:r>
      <w:r w:rsidR="004F2F11">
        <w:t xml:space="preserve">Ilustración </w:t>
      </w:r>
      <w:r w:rsidR="004F2F11">
        <w:rPr>
          <w:noProof/>
        </w:rPr>
        <w:t>4</w:t>
      </w:r>
      <w:r w:rsidR="003A135F">
        <w:rPr>
          <w:highlight w:val="green"/>
          <w:lang w:val="es-ES_tradnl" w:eastAsia="es-ES"/>
        </w:rPr>
        <w:fldChar w:fldCharType="end"/>
      </w:r>
      <w:r w:rsidR="003A135F">
        <w:rPr>
          <w:lang w:val="es-ES_tradnl" w:eastAsia="es-ES"/>
        </w:rPr>
        <w:t xml:space="preserve"> </w:t>
      </w:r>
      <w:r w:rsidR="00ED5F8B">
        <w:rPr>
          <w:lang w:val="es-ES_tradnl" w:eastAsia="es-ES"/>
        </w:rPr>
        <w:t>(Periodo de suelo seco, estándar y húmedo)</w:t>
      </w:r>
      <w:r>
        <w:rPr>
          <w:lang w:val="es-ES_tradnl" w:eastAsia="es-ES"/>
        </w:rPr>
        <w:t xml:space="preserve"> junto con </w:t>
      </w:r>
      <w:r w:rsidR="0042161F">
        <w:rPr>
          <w:lang w:val="es-ES_tradnl" w:eastAsia="es-ES"/>
        </w:rPr>
        <w:t>sus</w:t>
      </w:r>
      <w:r>
        <w:rPr>
          <w:lang w:val="es-ES_tradnl" w:eastAsia="es-ES"/>
        </w:rPr>
        <w:t xml:space="preserve"> caudales recogidos</w:t>
      </w:r>
      <w:r w:rsidR="0042161F">
        <w:rPr>
          <w:lang w:val="es-ES_tradnl" w:eastAsia="es-ES"/>
        </w:rPr>
        <w:t xml:space="preserve">. Estos </w:t>
      </w:r>
      <w:r w:rsidR="002C6262">
        <w:rPr>
          <w:lang w:val="es-ES_tradnl" w:eastAsia="es-ES"/>
        </w:rPr>
        <w:t xml:space="preserve">caudales </w:t>
      </w:r>
      <w:r w:rsidR="0042161F">
        <w:rPr>
          <w:lang w:val="es-ES_tradnl" w:eastAsia="es-ES"/>
        </w:rPr>
        <w:t>se compara</w:t>
      </w:r>
      <w:r w:rsidR="00C16EFB">
        <w:rPr>
          <w:lang w:val="es-ES_tradnl" w:eastAsia="es-ES"/>
        </w:rPr>
        <w:t>n</w:t>
      </w:r>
      <w:r w:rsidR="0042161F">
        <w:rPr>
          <w:lang w:val="es-ES_tradnl" w:eastAsia="es-ES"/>
        </w:rPr>
        <w:t xml:space="preserve"> con el hidrograma generado a partir de los estudios estadísticos</w:t>
      </w:r>
      <w:r w:rsidR="002C6262">
        <w:rPr>
          <w:lang w:val="es-ES_tradnl" w:eastAsia="es-ES"/>
        </w:rPr>
        <w:t xml:space="preserve"> para un caudal estadístico con periodo de retorno de 100 años</w:t>
      </w:r>
      <w:r w:rsidR="0042161F">
        <w:rPr>
          <w:lang w:val="es-ES_tradnl" w:eastAsia="es-ES"/>
        </w:rPr>
        <w:t>. El calibrado consistirá en corregir los parámetros</w:t>
      </w:r>
      <w:r w:rsidR="002C6262">
        <w:rPr>
          <w:lang w:val="es-ES_tradnl" w:eastAsia="es-ES"/>
        </w:rPr>
        <w:t xml:space="preserve"> mencionados previamente</w:t>
      </w:r>
      <w:r w:rsidR="0042161F">
        <w:rPr>
          <w:lang w:val="es-ES_tradnl" w:eastAsia="es-ES"/>
        </w:rPr>
        <w:t xml:space="preserve"> para converger ambas soluciones de hidrogramas.</w:t>
      </w:r>
    </w:p>
    <w:p w14:paraId="329DDFD4" w14:textId="713DF5B1" w:rsidR="00C16EFB" w:rsidRDefault="00C16EFB" w:rsidP="00D30114">
      <w:pPr>
        <w:rPr>
          <w:lang w:val="es-ES_tradnl" w:eastAsia="es-ES"/>
        </w:rPr>
      </w:pPr>
    </w:p>
    <w:p w14:paraId="710784BA" w14:textId="77777777" w:rsidR="00574CE4" w:rsidRDefault="00574CE4" w:rsidP="00D30114">
      <w:pPr>
        <w:rPr>
          <w:lang w:val="es-ES_tradnl" w:eastAsia="es-ES"/>
        </w:rPr>
      </w:pPr>
    </w:p>
    <w:p w14:paraId="67362797" w14:textId="2764C915" w:rsidR="004907D3" w:rsidRDefault="00C60EA2" w:rsidP="0002600B">
      <w:pPr>
        <w:keepNext/>
        <w:jc w:val="center"/>
      </w:pPr>
      <w:r>
        <w:rPr>
          <w:noProof/>
          <w:lang w:val="es-ES_tradnl" w:eastAsia="es-ES"/>
        </w:rPr>
        <w:drawing>
          <wp:inline distT="0" distB="0" distL="0" distR="0" wp14:anchorId="26B5BE30" wp14:editId="3648680C">
            <wp:extent cx="5443664" cy="3583459"/>
            <wp:effectExtent l="133350" t="114300" r="138430" b="1695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5482" cy="3584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0CEA4" w14:textId="731D8034" w:rsidR="00C16EFB" w:rsidRDefault="00C60EA2" w:rsidP="00C60EA2">
      <w:pPr>
        <w:pStyle w:val="Descripcin"/>
      </w:pPr>
      <w:bookmarkStart w:id="88" w:name="_Ref98867197"/>
      <w:bookmarkStart w:id="89" w:name="_Toc99969456"/>
      <w:r>
        <w:t xml:space="preserve">Ilustración </w:t>
      </w:r>
      <w:r w:rsidR="00F64826">
        <w:fldChar w:fldCharType="begin"/>
      </w:r>
      <w:r w:rsidR="00F64826">
        <w:instrText xml:space="preserve"> SEQ Ilustración \* ARABIC </w:instrText>
      </w:r>
      <w:r w:rsidR="00F64826">
        <w:fldChar w:fldCharType="separate"/>
      </w:r>
      <w:r w:rsidR="004F2F11">
        <w:rPr>
          <w:noProof/>
        </w:rPr>
        <w:t>4</w:t>
      </w:r>
      <w:r w:rsidR="00F64826">
        <w:rPr>
          <w:noProof/>
        </w:rPr>
        <w:fldChar w:fldCharType="end"/>
      </w:r>
      <w:bookmarkEnd w:id="88"/>
      <w:r>
        <w:t>. Mapa de estaciones pluviométricas</w:t>
      </w:r>
      <w:bookmarkEnd w:id="89"/>
    </w:p>
    <w:p w14:paraId="56684C39" w14:textId="4126C6BC" w:rsidR="00ED5F8B" w:rsidRDefault="00ED5F8B" w:rsidP="00D30114">
      <w:pPr>
        <w:rPr>
          <w:lang w:val="es-ES_tradnl" w:eastAsia="es-ES"/>
        </w:rPr>
      </w:pPr>
    </w:p>
    <w:p w14:paraId="07A2ECF2" w14:textId="77777777" w:rsidR="00574CE4" w:rsidRDefault="00574CE4" w:rsidP="00D30114">
      <w:pPr>
        <w:rPr>
          <w:lang w:val="es-ES_tradnl" w:eastAsia="es-ES"/>
        </w:rPr>
      </w:pPr>
    </w:p>
    <w:p w14:paraId="0A31F526" w14:textId="109681C7" w:rsidR="00AD53C9" w:rsidRPr="002915FE" w:rsidRDefault="00ED5F8B" w:rsidP="00AD53C9">
      <w:pPr>
        <w:rPr>
          <w:lang w:val="es-ES_tradnl" w:eastAsia="es-ES"/>
        </w:rPr>
      </w:pPr>
      <w:r>
        <w:rPr>
          <w:lang w:val="es-ES_tradnl" w:eastAsia="es-ES"/>
        </w:rPr>
        <w:lastRenderedPageBreak/>
        <w:t>Cabe decir que para la calibración se ha utilizado el periodo de suelo húmedo mientras que para la posterior validación se encuentran los dos otros episodios (suelo estándar y seco).</w:t>
      </w:r>
      <w:r w:rsidR="00C16EFB">
        <w:rPr>
          <w:lang w:val="es-ES_tradnl" w:eastAsia="es-ES"/>
        </w:rPr>
        <w:t xml:space="preserve"> Esto se ha tomado de esta forma ya que </w:t>
      </w:r>
      <w:bookmarkStart w:id="90" w:name="_Ref99387776"/>
      <w:r w:rsidR="009744E2">
        <w:rPr>
          <w:lang w:val="es-ES_tradnl" w:eastAsia="es-ES"/>
        </w:rPr>
        <w:t xml:space="preserve">nuestro caso de estudio </w:t>
      </w:r>
      <w:proofErr w:type="spellStart"/>
      <w:r w:rsidR="009744E2">
        <w:rPr>
          <w:lang w:val="es-ES_tradnl" w:eastAsia="es-ES"/>
        </w:rPr>
        <w:t>recoje</w:t>
      </w:r>
      <w:proofErr w:type="spellEnd"/>
      <w:r w:rsidR="009744E2">
        <w:rPr>
          <w:lang w:val="es-ES_tradnl" w:eastAsia="es-ES"/>
        </w:rPr>
        <w:t xml:space="preserve"> un histórico de hidrograma con dos puntas y se hace más notorio considerar por tanto el episodio en el caso de suelo húmedo.</w:t>
      </w:r>
    </w:p>
    <w:p w14:paraId="6F906546" w14:textId="5B32367D" w:rsidR="00D30114" w:rsidRDefault="00D30114" w:rsidP="00D30114">
      <w:pPr>
        <w:pStyle w:val="Ttulo2"/>
        <w:numPr>
          <w:ilvl w:val="1"/>
          <w:numId w:val="3"/>
        </w:numPr>
        <w:rPr>
          <w:lang w:val="es-ES" w:eastAsia="es-ES"/>
        </w:rPr>
      </w:pPr>
      <w:bookmarkStart w:id="91" w:name="_Ref99456363"/>
      <w:bookmarkStart w:id="92" w:name="_Toc99969401"/>
      <w:r w:rsidRPr="00D30114">
        <w:rPr>
          <w:lang w:val="es-ES" w:eastAsia="es-ES"/>
        </w:rPr>
        <w:t>Ajuste de l</w:t>
      </w:r>
      <w:r w:rsidR="002C6262">
        <w:rPr>
          <w:lang w:val="es-ES" w:eastAsia="es-ES"/>
        </w:rPr>
        <w:t>os parámetros para los Métodos de Infiltración</w:t>
      </w:r>
      <w:bookmarkEnd w:id="90"/>
      <w:bookmarkEnd w:id="91"/>
      <w:bookmarkEnd w:id="92"/>
    </w:p>
    <w:p w14:paraId="44681F0C" w14:textId="697BD916" w:rsidR="00D30114" w:rsidRDefault="00D30114" w:rsidP="00D30114">
      <w:pPr>
        <w:rPr>
          <w:lang w:eastAsia="es-ES"/>
        </w:rPr>
      </w:pPr>
    </w:p>
    <w:p w14:paraId="3A17EA2B" w14:textId="47106546" w:rsidR="00D30114" w:rsidRDefault="00C60EA2" w:rsidP="00D30114">
      <w:pPr>
        <w:rPr>
          <w:lang w:eastAsia="es-ES"/>
        </w:rPr>
      </w:pPr>
      <w:r>
        <w:rPr>
          <w:lang w:eastAsia="es-ES"/>
        </w:rPr>
        <w:t>Se han seleccionado</w:t>
      </w:r>
      <w:r w:rsidR="00D30114">
        <w:rPr>
          <w:lang w:eastAsia="es-ES"/>
        </w:rPr>
        <w:t xml:space="preserve"> dos </w:t>
      </w:r>
      <w:r>
        <w:rPr>
          <w:lang w:eastAsia="es-ES"/>
        </w:rPr>
        <w:t xml:space="preserve">formas para el cálculo de </w:t>
      </w:r>
      <w:r w:rsidR="002C6262">
        <w:rPr>
          <w:lang w:eastAsia="es-ES"/>
        </w:rPr>
        <w:t>la infiltración.</w:t>
      </w:r>
      <w:r w:rsidR="00D30114">
        <w:rPr>
          <w:lang w:eastAsia="es-ES"/>
        </w:rPr>
        <w:t xml:space="preserve"> Por un lado</w:t>
      </w:r>
      <w:r w:rsidR="0042161F">
        <w:rPr>
          <w:lang w:eastAsia="es-ES"/>
        </w:rPr>
        <w:t>,</w:t>
      </w:r>
      <w:r w:rsidR="00D30114">
        <w:rPr>
          <w:lang w:eastAsia="es-ES"/>
        </w:rPr>
        <w:t xml:space="preserve"> el Método de las Abstracciones con CN (Número de Curva) como parámetro fundamental y por otro el Método de Green-</w:t>
      </w:r>
      <w:proofErr w:type="spellStart"/>
      <w:r w:rsidR="00D30114">
        <w:rPr>
          <w:lang w:eastAsia="es-ES"/>
        </w:rPr>
        <w:t>Ampt</w:t>
      </w:r>
      <w:proofErr w:type="spellEnd"/>
      <w:r w:rsidR="00D30114">
        <w:rPr>
          <w:lang w:eastAsia="es-ES"/>
        </w:rPr>
        <w:t xml:space="preserve"> que depende de distintos valores según el tipo de suelo en términos de conductividad hidráulica fundamentalmente</w:t>
      </w:r>
      <w:r w:rsidR="002C6262">
        <w:rPr>
          <w:lang w:eastAsia="es-ES"/>
        </w:rPr>
        <w:t xml:space="preserve"> y demás valores mencionados en la </w:t>
      </w:r>
      <w:r w:rsidR="002C6262">
        <w:rPr>
          <w:lang w:eastAsia="es-ES"/>
        </w:rPr>
        <w:fldChar w:fldCharType="begin"/>
      </w:r>
      <w:r w:rsidR="002C6262">
        <w:rPr>
          <w:lang w:eastAsia="es-ES"/>
        </w:rPr>
        <w:instrText xml:space="preserve"> REF _Ref98867328 \h </w:instrText>
      </w:r>
      <w:r w:rsidR="002C6262">
        <w:rPr>
          <w:lang w:eastAsia="es-ES"/>
        </w:rPr>
      </w:r>
      <w:r w:rsidR="002C6262">
        <w:rPr>
          <w:lang w:eastAsia="es-ES"/>
        </w:rPr>
        <w:fldChar w:fldCharType="separate"/>
      </w:r>
      <w:r w:rsidR="004F2F11">
        <w:t xml:space="preserve">Tabla </w:t>
      </w:r>
      <w:r w:rsidR="004F2F11">
        <w:rPr>
          <w:noProof/>
        </w:rPr>
        <w:t>6</w:t>
      </w:r>
      <w:r w:rsidR="002C6262">
        <w:rPr>
          <w:lang w:eastAsia="es-ES"/>
        </w:rPr>
        <w:fldChar w:fldCharType="end"/>
      </w:r>
      <w:r w:rsidR="002C6262">
        <w:rPr>
          <w:lang w:eastAsia="es-ES"/>
        </w:rPr>
        <w:t>.</w:t>
      </w:r>
      <w:r w:rsidR="00DA1524">
        <w:rPr>
          <w:lang w:eastAsia="es-ES"/>
        </w:rPr>
        <w:t xml:space="preserve"> </w:t>
      </w:r>
    </w:p>
    <w:p w14:paraId="2775A5C9" w14:textId="44927369" w:rsidR="00146E44" w:rsidRDefault="00146E44" w:rsidP="00D30114">
      <w:pPr>
        <w:rPr>
          <w:lang w:eastAsia="es-ES"/>
        </w:rPr>
      </w:pPr>
    </w:p>
    <w:p w14:paraId="4349FD6C" w14:textId="01834E15" w:rsidR="00A2044A" w:rsidRDefault="00146E44" w:rsidP="00D30114">
      <w:pPr>
        <w:rPr>
          <w:lang w:eastAsia="es-ES"/>
        </w:rPr>
      </w:pPr>
      <w:r>
        <w:rPr>
          <w:lang w:eastAsia="es-ES"/>
        </w:rPr>
        <w:t xml:space="preserve">La </w:t>
      </w:r>
      <w:r w:rsidR="00A2044A">
        <w:rPr>
          <w:lang w:eastAsia="es-ES"/>
        </w:rPr>
        <w:t>razón por la que se han escogido ambos métodos es por su popularidad dentro del sector ya que son de los más usados y a la vez encuentras diferencias en su naturaleza de modelaje frente a las infiltraciones. Esta diferencia reside en la forma de distribuir la abstracción inicial donde el Método SCS-CN opta por una proporción mucho mayor al inicio del episodio y el Método de Green-</w:t>
      </w:r>
      <w:proofErr w:type="spellStart"/>
      <w:r w:rsidR="00A2044A">
        <w:rPr>
          <w:lang w:eastAsia="es-ES"/>
        </w:rPr>
        <w:t>Ampt</w:t>
      </w:r>
      <w:proofErr w:type="spellEnd"/>
      <w:r w:rsidR="00A2044A">
        <w:rPr>
          <w:lang w:eastAsia="es-ES"/>
        </w:rPr>
        <w:t xml:space="preserve"> distingue entre cada bloque horario para decidir si se produce o no escorrentía.</w:t>
      </w:r>
      <w:r w:rsidR="002C6262">
        <w:rPr>
          <w:lang w:eastAsia="es-ES"/>
        </w:rPr>
        <w:t xml:space="preserve"> El detalle de las ecuaciones se verá en los próximos apartados para cada método empleado.</w:t>
      </w:r>
    </w:p>
    <w:p w14:paraId="0D409E26" w14:textId="740E079B" w:rsidR="00D30114" w:rsidRDefault="00D30114" w:rsidP="00D30114">
      <w:pPr>
        <w:rPr>
          <w:lang w:eastAsia="es-ES"/>
        </w:rPr>
      </w:pPr>
    </w:p>
    <w:p w14:paraId="4D55064F" w14:textId="135931DD" w:rsidR="00D30114" w:rsidRDefault="00D30114" w:rsidP="00D30114">
      <w:pPr>
        <w:rPr>
          <w:lang w:eastAsia="es-ES"/>
        </w:rPr>
      </w:pPr>
      <w:r>
        <w:rPr>
          <w:lang w:eastAsia="es-ES"/>
        </w:rPr>
        <w:t xml:space="preserve">Para realizar el ajuste se ha tomado tres episodios tipo con unas condiciones de suelo húmedas, estándar y secas </w:t>
      </w:r>
      <w:r w:rsidR="0042161F">
        <w:rPr>
          <w:lang w:eastAsia="es-ES"/>
        </w:rPr>
        <w:t>con el fin de</w:t>
      </w:r>
      <w:r>
        <w:rPr>
          <w:lang w:eastAsia="es-ES"/>
        </w:rPr>
        <w:t xml:space="preserve"> tomar </w:t>
      </w:r>
      <w:r w:rsidR="0042161F">
        <w:rPr>
          <w:lang w:eastAsia="es-ES"/>
        </w:rPr>
        <w:t xml:space="preserve">una buena </w:t>
      </w:r>
      <w:r>
        <w:rPr>
          <w:lang w:eastAsia="es-ES"/>
        </w:rPr>
        <w:t>correlación de l</w:t>
      </w:r>
      <w:r w:rsidR="0042161F">
        <w:rPr>
          <w:lang w:eastAsia="es-ES"/>
        </w:rPr>
        <w:t>os</w:t>
      </w:r>
      <w:r>
        <w:rPr>
          <w:lang w:eastAsia="es-ES"/>
        </w:rPr>
        <w:t xml:space="preserve"> resultados y evitar líneas de regresión horizontales.</w:t>
      </w:r>
      <w:r w:rsidR="00DA1524">
        <w:rPr>
          <w:lang w:eastAsia="es-ES"/>
        </w:rPr>
        <w:t xml:space="preserve"> </w:t>
      </w:r>
      <w:r w:rsidR="004B1B78">
        <w:rPr>
          <w:lang w:eastAsia="es-ES"/>
        </w:rPr>
        <w:t xml:space="preserve"> En la </w:t>
      </w:r>
      <w:r w:rsidR="00CE1A5A">
        <w:rPr>
          <w:highlight w:val="green"/>
          <w:lang w:eastAsia="es-ES"/>
        </w:rPr>
        <w:fldChar w:fldCharType="begin"/>
      </w:r>
      <w:r w:rsidR="00CE1A5A">
        <w:rPr>
          <w:lang w:eastAsia="es-ES"/>
        </w:rPr>
        <w:instrText xml:space="preserve"> REF _Ref98867278 \h </w:instrText>
      </w:r>
      <w:r w:rsidR="00CE1A5A">
        <w:rPr>
          <w:highlight w:val="green"/>
          <w:lang w:eastAsia="es-ES"/>
        </w:rPr>
      </w:r>
      <w:r w:rsidR="00CE1A5A">
        <w:rPr>
          <w:highlight w:val="green"/>
          <w:lang w:eastAsia="es-ES"/>
        </w:rPr>
        <w:fldChar w:fldCharType="separate"/>
      </w:r>
      <w:r w:rsidR="004F2F11">
        <w:t xml:space="preserve">Ilustración </w:t>
      </w:r>
      <w:r w:rsidR="004F2F11">
        <w:rPr>
          <w:noProof/>
        </w:rPr>
        <w:t>5</w:t>
      </w:r>
      <w:r w:rsidR="00CE1A5A">
        <w:rPr>
          <w:highlight w:val="green"/>
          <w:lang w:eastAsia="es-ES"/>
        </w:rPr>
        <w:fldChar w:fldCharType="end"/>
      </w:r>
      <w:r w:rsidR="00CE1A5A">
        <w:rPr>
          <w:lang w:eastAsia="es-ES"/>
        </w:rPr>
        <w:t xml:space="preserve"> </w:t>
      </w:r>
      <w:r w:rsidR="004B1B78">
        <w:rPr>
          <w:lang w:eastAsia="es-ES"/>
        </w:rPr>
        <w:t xml:space="preserve">puede observarse la evolución de estos episodios que cuentan con un remonte de los valores tras el primer </w:t>
      </w:r>
      <w:commentRangeStart w:id="93"/>
      <w:r w:rsidR="004B1B78">
        <w:rPr>
          <w:lang w:eastAsia="es-ES"/>
        </w:rPr>
        <w:t>pico</w:t>
      </w:r>
      <w:commentRangeEnd w:id="93"/>
      <w:r w:rsidR="00581623">
        <w:rPr>
          <w:rStyle w:val="Refdecomentario"/>
        </w:rPr>
        <w:commentReference w:id="93"/>
      </w:r>
      <w:r w:rsidR="004B1B78">
        <w:rPr>
          <w:lang w:eastAsia="es-ES"/>
        </w:rPr>
        <w:t>. Este fenómeno implica un mayor riesgo de inundación para la zona ya que lo recibe un suelo ya saturado y muy dado a la escorrentía.</w:t>
      </w:r>
    </w:p>
    <w:p w14:paraId="3ED25048" w14:textId="77777777" w:rsidR="00574CE4" w:rsidRDefault="00574CE4" w:rsidP="00D30114">
      <w:pPr>
        <w:rPr>
          <w:lang w:eastAsia="es-ES"/>
        </w:rPr>
      </w:pPr>
    </w:p>
    <w:p w14:paraId="495533BB" w14:textId="57ED05F8" w:rsidR="004B1B78" w:rsidRDefault="004B1B78" w:rsidP="00D30114">
      <w:pPr>
        <w:rPr>
          <w:lang w:eastAsia="es-ES"/>
        </w:rPr>
      </w:pPr>
    </w:p>
    <w:p w14:paraId="49BFB588" w14:textId="57B83644" w:rsidR="004B1B78" w:rsidRDefault="0074017F" w:rsidP="004B1B78">
      <w:pPr>
        <w:keepNext/>
        <w:jc w:val="center"/>
      </w:pPr>
      <w:r>
        <w:rPr>
          <w:noProof/>
        </w:rPr>
        <w:drawing>
          <wp:inline distT="0" distB="0" distL="0" distR="0" wp14:anchorId="5106C637" wp14:editId="14FBB49D">
            <wp:extent cx="5935980" cy="2436495"/>
            <wp:effectExtent l="0" t="0" r="0" b="0"/>
            <wp:docPr id="24" name="Gráfico 24">
              <a:extLst xmlns:a="http://schemas.openxmlformats.org/drawingml/2006/main">
                <a:ext uri="{FF2B5EF4-FFF2-40B4-BE49-F238E27FC236}">
                  <a16:creationId xmlns:a16="http://schemas.microsoft.com/office/drawing/2014/main" id="{BC00103A-6CF1-4AFF-9BE9-9D8BD0431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B0ADF80" w14:textId="6330B3C9" w:rsidR="004B1B78" w:rsidRDefault="004B1B78" w:rsidP="004B1B78">
      <w:pPr>
        <w:pStyle w:val="Descripcin"/>
      </w:pPr>
      <w:bookmarkStart w:id="94" w:name="_Ref98867278"/>
      <w:bookmarkStart w:id="95" w:name="_Toc99969457"/>
      <w:r>
        <w:t xml:space="preserve">Ilustración </w:t>
      </w:r>
      <w:r w:rsidR="00F64826">
        <w:fldChar w:fldCharType="begin"/>
      </w:r>
      <w:r w:rsidR="00F64826">
        <w:instrText xml:space="preserve"> SEQ Ilustración \* ARABIC </w:instrText>
      </w:r>
      <w:r w:rsidR="00F64826">
        <w:fldChar w:fldCharType="separate"/>
      </w:r>
      <w:r w:rsidR="004F2F11">
        <w:rPr>
          <w:noProof/>
        </w:rPr>
        <w:t>5</w:t>
      </w:r>
      <w:r w:rsidR="00F64826">
        <w:rPr>
          <w:noProof/>
        </w:rPr>
        <w:fldChar w:fldCharType="end"/>
      </w:r>
      <w:bookmarkEnd w:id="94"/>
      <w:r>
        <w:t>. Evolución de las tres lluvias tipo escogidas para la calibración.</w:t>
      </w:r>
      <w:bookmarkEnd w:id="95"/>
    </w:p>
    <w:p w14:paraId="2BA30DA7" w14:textId="169AC2AC" w:rsidR="004B1B78" w:rsidRDefault="004B1B78" w:rsidP="004B1B78"/>
    <w:p w14:paraId="4A2B027F" w14:textId="77777777" w:rsidR="00753E61" w:rsidRDefault="00753E61" w:rsidP="004B1B78"/>
    <w:p w14:paraId="03C7AC84" w14:textId="3087891B" w:rsidR="000C4042" w:rsidRDefault="004B1B78" w:rsidP="004B1B78">
      <w:r>
        <w:t xml:space="preserve">A modo orientativo, se exponen ahora los valores de precipitación acumulada </w:t>
      </w:r>
      <w:r w:rsidR="0074017F">
        <w:t xml:space="preserve">en la </w:t>
      </w:r>
      <w:r w:rsidR="0074017F">
        <w:fldChar w:fldCharType="begin"/>
      </w:r>
      <w:r w:rsidR="0074017F">
        <w:instrText xml:space="preserve"> REF _Ref99383886 \h </w:instrText>
      </w:r>
      <w:r w:rsidR="0074017F">
        <w:fldChar w:fldCharType="separate"/>
      </w:r>
      <w:r w:rsidR="004F2F11">
        <w:t xml:space="preserve">Tabla </w:t>
      </w:r>
      <w:r w:rsidR="004F2F11">
        <w:rPr>
          <w:noProof/>
        </w:rPr>
        <w:t>4</w:t>
      </w:r>
      <w:r w:rsidR="0074017F">
        <w:fldChar w:fldCharType="end"/>
      </w:r>
      <w:r w:rsidR="0074017F">
        <w:t xml:space="preserve"> </w:t>
      </w:r>
      <w:r w:rsidR="0074017F">
        <w:fldChar w:fldCharType="begin"/>
      </w:r>
      <w:r w:rsidR="0074017F">
        <w:instrText xml:space="preserve"> REF _Ref98867307 \h </w:instrText>
      </w:r>
      <w:r w:rsidR="0074017F">
        <w:fldChar w:fldCharType="separate"/>
      </w:r>
      <w:r w:rsidR="004F2F11">
        <w:t xml:space="preserve">Tabla </w:t>
      </w:r>
      <w:r w:rsidR="004F2F11">
        <w:rPr>
          <w:noProof/>
        </w:rPr>
        <w:t>5</w:t>
      </w:r>
      <w:r w:rsidR="0074017F">
        <w:fldChar w:fldCharType="end"/>
      </w:r>
      <w:ins w:id="96" w:author="CARMEN ZARZUELO ROMERO" w:date="2022-04-05T10:43:00Z">
        <w:r w:rsidR="00581623">
          <w:t xml:space="preserve"> </w:t>
        </w:r>
      </w:ins>
      <w:commentRangeStart w:id="97"/>
      <w:r w:rsidR="0074017F">
        <w:t>p</w:t>
      </w:r>
      <w:r>
        <w:t>ara</w:t>
      </w:r>
      <w:commentRangeEnd w:id="97"/>
      <w:r w:rsidR="00581623">
        <w:rPr>
          <w:rStyle w:val="Refdecomentario"/>
        </w:rPr>
        <w:commentReference w:id="97"/>
      </w:r>
      <w:r>
        <w:t xml:space="preserve"> los últimos 15 y 30 días del cada episodio con el fin de poner en contexto lo que se ha tomado por un suelo húmedo, estándar y seco en el estudio.</w:t>
      </w:r>
      <w:r w:rsidR="0074017F">
        <w:t xml:space="preserve"> Para tomar referencia, la precipitación media </w:t>
      </w:r>
      <w:r w:rsidR="00B203F1">
        <w:t xml:space="preserve">en episodios de lluvia </w:t>
      </w:r>
      <w:r w:rsidR="0074017F">
        <w:t xml:space="preserve">para un </w:t>
      </w:r>
      <w:r w:rsidR="00B203F1">
        <w:t>p</w:t>
      </w:r>
      <w:r w:rsidR="0074017F">
        <w:t xml:space="preserve">eriodo de 15 y 30 días respectivamente sobre la </w:t>
      </w:r>
      <w:r w:rsidR="000C4042">
        <w:t xml:space="preserve">zona de estudio se encuentra </w:t>
      </w:r>
      <w:r w:rsidR="00B203F1">
        <w:t xml:space="preserve">en 43.5 mm y 87 </w:t>
      </w:r>
      <w:proofErr w:type="spellStart"/>
      <w:r w:rsidR="00B203F1">
        <w:t>mm.</w:t>
      </w:r>
      <w:proofErr w:type="spellEnd"/>
    </w:p>
    <w:p w14:paraId="6134B807" w14:textId="77777777" w:rsidR="00753E61" w:rsidRDefault="00753E61" w:rsidP="004B1B78"/>
    <w:p w14:paraId="4CD76CD7" w14:textId="51059CB0" w:rsidR="004B1B78" w:rsidRDefault="004B1B78" w:rsidP="004B1B78"/>
    <w:tbl>
      <w:tblPr>
        <w:tblStyle w:val="Tablanormal5"/>
        <w:tblW w:w="5948" w:type="dxa"/>
        <w:jc w:val="center"/>
        <w:tblLook w:val="04A0" w:firstRow="1" w:lastRow="0" w:firstColumn="1" w:lastColumn="0" w:noHBand="0" w:noVBand="1"/>
      </w:tblPr>
      <w:tblGrid>
        <w:gridCol w:w="1620"/>
        <w:gridCol w:w="1224"/>
        <w:gridCol w:w="1736"/>
        <w:gridCol w:w="1368"/>
      </w:tblGrid>
      <w:tr w:rsidR="009F43BF" w:rsidRPr="00753E61" w14:paraId="3E91D635" w14:textId="77777777" w:rsidTr="00753E61">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14:paraId="30A77FA4" w14:textId="4378A441" w:rsidR="009F43BF" w:rsidRPr="00753E61" w:rsidRDefault="009F43BF" w:rsidP="009F43BF">
            <w:pPr>
              <w:widowControl/>
              <w:tabs>
                <w:tab w:val="clear" w:pos="8789"/>
              </w:tabs>
              <w:spacing w:before="0" w:after="0"/>
              <w:jc w:val="center"/>
              <w:rPr>
                <w:rFonts w:ascii="Calibri" w:eastAsia="Times New Roman" w:hAnsi="Calibri" w:cs="Calibri"/>
                <w:color w:val="000000"/>
                <w:spacing w:val="0"/>
                <w:lang w:eastAsia="es-ES"/>
              </w:rPr>
            </w:pPr>
          </w:p>
        </w:tc>
        <w:tc>
          <w:tcPr>
            <w:tcW w:w="1224" w:type="dxa"/>
            <w:noWrap/>
            <w:hideMark/>
          </w:tcPr>
          <w:p w14:paraId="24D8730C" w14:textId="423D88B3" w:rsidR="009F43BF" w:rsidRPr="00753E61" w:rsidRDefault="00753E61" w:rsidP="009F43B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Suelo húmedo</w:t>
            </w:r>
          </w:p>
        </w:tc>
        <w:tc>
          <w:tcPr>
            <w:tcW w:w="1736" w:type="dxa"/>
            <w:noWrap/>
            <w:hideMark/>
          </w:tcPr>
          <w:p w14:paraId="1EC25D3E" w14:textId="77777777" w:rsidR="009F43BF" w:rsidRPr="00753E61" w:rsidRDefault="009F43BF" w:rsidP="009F43B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 xml:space="preserve">Suelo </w:t>
            </w:r>
            <w:proofErr w:type="spellStart"/>
            <w:r w:rsidRPr="00753E61">
              <w:rPr>
                <w:rFonts w:ascii="Calibri" w:eastAsia="Times New Roman" w:hAnsi="Calibri" w:cs="Calibri"/>
                <w:color w:val="000000"/>
                <w:spacing w:val="0"/>
                <w:lang w:eastAsia="es-ES"/>
              </w:rPr>
              <w:t>estandar</w:t>
            </w:r>
            <w:proofErr w:type="spellEnd"/>
          </w:p>
        </w:tc>
        <w:tc>
          <w:tcPr>
            <w:tcW w:w="1368" w:type="dxa"/>
            <w:noWrap/>
            <w:hideMark/>
          </w:tcPr>
          <w:p w14:paraId="217FCABF" w14:textId="77777777" w:rsidR="009F43BF" w:rsidRPr="00753E61" w:rsidRDefault="009F43BF" w:rsidP="009F43B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Suelo seco</w:t>
            </w:r>
          </w:p>
        </w:tc>
      </w:tr>
      <w:tr w:rsidR="009F43BF" w:rsidRPr="00753E61" w14:paraId="0C9AB2A0" w14:textId="77777777" w:rsidTr="00753E61">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BD37A67" w14:textId="4B2ED2AE" w:rsidR="009F43BF" w:rsidRPr="00753E61" w:rsidRDefault="009F43BF" w:rsidP="009F43BF">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P (15 días) [mm]</w:t>
            </w:r>
          </w:p>
        </w:tc>
        <w:tc>
          <w:tcPr>
            <w:tcW w:w="1224" w:type="dxa"/>
            <w:noWrap/>
            <w:hideMark/>
          </w:tcPr>
          <w:p w14:paraId="7B0BC8BC" w14:textId="77777777" w:rsidR="009F43BF" w:rsidRPr="00753E61" w:rsidRDefault="009F43BF" w:rsidP="009F43B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pacing w:val="0"/>
                <w:lang w:eastAsia="es-ES"/>
              </w:rPr>
            </w:pPr>
            <w:r w:rsidRPr="00753E61">
              <w:rPr>
                <w:rFonts w:ascii="Calibri" w:eastAsia="Times New Roman" w:hAnsi="Calibri" w:cs="Calibri"/>
                <w:i/>
                <w:iCs/>
                <w:color w:val="000000"/>
                <w:spacing w:val="0"/>
                <w:lang w:eastAsia="es-ES"/>
              </w:rPr>
              <w:t>207.25</w:t>
            </w:r>
          </w:p>
        </w:tc>
        <w:tc>
          <w:tcPr>
            <w:tcW w:w="1736" w:type="dxa"/>
            <w:noWrap/>
            <w:hideMark/>
          </w:tcPr>
          <w:p w14:paraId="0E20D64D" w14:textId="6D9F3B37" w:rsidR="009F43BF" w:rsidRPr="00753E61" w:rsidRDefault="009F43BF" w:rsidP="009F43B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pacing w:val="0"/>
                <w:lang w:eastAsia="es-ES"/>
              </w:rPr>
            </w:pPr>
            <w:r w:rsidRPr="00753E61">
              <w:rPr>
                <w:rFonts w:ascii="Calibri" w:eastAsia="Times New Roman" w:hAnsi="Calibri" w:cs="Calibri"/>
                <w:i/>
                <w:iCs/>
                <w:color w:val="000000"/>
                <w:spacing w:val="0"/>
                <w:lang w:eastAsia="es-ES"/>
              </w:rPr>
              <w:t>59.30</w:t>
            </w:r>
          </w:p>
        </w:tc>
        <w:tc>
          <w:tcPr>
            <w:tcW w:w="1368" w:type="dxa"/>
            <w:noWrap/>
            <w:hideMark/>
          </w:tcPr>
          <w:p w14:paraId="1CCA0125" w14:textId="546A761A" w:rsidR="009F43BF" w:rsidRPr="00753E61" w:rsidRDefault="009F43BF" w:rsidP="009F43B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pacing w:val="0"/>
                <w:lang w:eastAsia="es-ES"/>
              </w:rPr>
            </w:pPr>
            <w:r w:rsidRPr="00753E61">
              <w:rPr>
                <w:rFonts w:ascii="Calibri" w:eastAsia="Times New Roman" w:hAnsi="Calibri" w:cs="Calibri"/>
                <w:i/>
                <w:iCs/>
                <w:color w:val="000000"/>
                <w:spacing w:val="0"/>
                <w:lang w:eastAsia="es-ES"/>
              </w:rPr>
              <w:t>15.37</w:t>
            </w:r>
          </w:p>
        </w:tc>
      </w:tr>
      <w:tr w:rsidR="009F43BF" w:rsidRPr="00753E61" w14:paraId="68C21236" w14:textId="77777777" w:rsidTr="00753E61">
        <w:trPr>
          <w:trHeight w:val="48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5C350DC" w14:textId="7A79D0A5" w:rsidR="009F43BF" w:rsidRPr="00753E61" w:rsidRDefault="009F43BF" w:rsidP="009F43BF">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P (30 días) [mm]</w:t>
            </w:r>
          </w:p>
        </w:tc>
        <w:tc>
          <w:tcPr>
            <w:tcW w:w="1224" w:type="dxa"/>
            <w:noWrap/>
            <w:hideMark/>
          </w:tcPr>
          <w:p w14:paraId="5101CC41" w14:textId="635AF435" w:rsidR="009F43BF" w:rsidRPr="00753E61" w:rsidRDefault="009F43BF" w:rsidP="009F43BF">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spacing w:val="0"/>
                <w:lang w:eastAsia="es-ES"/>
              </w:rPr>
            </w:pPr>
            <w:r w:rsidRPr="00753E61">
              <w:rPr>
                <w:rFonts w:ascii="Calibri" w:eastAsia="Times New Roman" w:hAnsi="Calibri" w:cs="Calibri"/>
                <w:i/>
                <w:iCs/>
                <w:color w:val="000000"/>
                <w:spacing w:val="0"/>
                <w:lang w:eastAsia="es-ES"/>
              </w:rPr>
              <w:t>242.27</w:t>
            </w:r>
          </w:p>
        </w:tc>
        <w:tc>
          <w:tcPr>
            <w:tcW w:w="1736" w:type="dxa"/>
            <w:noWrap/>
            <w:hideMark/>
          </w:tcPr>
          <w:p w14:paraId="4D05CCA1" w14:textId="1A55AFBF" w:rsidR="009F43BF" w:rsidRPr="00753E61" w:rsidRDefault="009F43BF" w:rsidP="009F43BF">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spacing w:val="0"/>
                <w:lang w:eastAsia="es-ES"/>
              </w:rPr>
            </w:pPr>
            <w:r w:rsidRPr="00753E61">
              <w:rPr>
                <w:rFonts w:ascii="Calibri" w:eastAsia="Times New Roman" w:hAnsi="Calibri" w:cs="Calibri"/>
                <w:i/>
                <w:iCs/>
                <w:color w:val="000000"/>
                <w:spacing w:val="0"/>
                <w:lang w:eastAsia="es-ES"/>
              </w:rPr>
              <w:t>83.03</w:t>
            </w:r>
          </w:p>
        </w:tc>
        <w:tc>
          <w:tcPr>
            <w:tcW w:w="1368" w:type="dxa"/>
            <w:noWrap/>
            <w:hideMark/>
          </w:tcPr>
          <w:p w14:paraId="72880F5B" w14:textId="77777777" w:rsidR="009F43BF" w:rsidRPr="00753E61" w:rsidRDefault="009F43BF" w:rsidP="00753E61">
            <w:pPr>
              <w:keepNext/>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spacing w:val="0"/>
                <w:lang w:eastAsia="es-ES"/>
              </w:rPr>
            </w:pPr>
            <w:r w:rsidRPr="00753E61">
              <w:rPr>
                <w:rFonts w:ascii="Calibri" w:eastAsia="Times New Roman" w:hAnsi="Calibri" w:cs="Calibri"/>
                <w:i/>
                <w:iCs/>
                <w:color w:val="000000"/>
                <w:spacing w:val="0"/>
                <w:lang w:eastAsia="es-ES"/>
              </w:rPr>
              <w:t>18.85</w:t>
            </w:r>
          </w:p>
        </w:tc>
      </w:tr>
    </w:tbl>
    <w:p w14:paraId="5F58EF37" w14:textId="29D3503B" w:rsidR="004B1B78" w:rsidRPr="004B1B78" w:rsidRDefault="00753E61" w:rsidP="00753E61">
      <w:pPr>
        <w:pStyle w:val="Descripcin"/>
      </w:pPr>
      <w:bookmarkStart w:id="98" w:name="_Ref99383886"/>
      <w:bookmarkStart w:id="99" w:name="_Toc99969430"/>
      <w:r>
        <w:t xml:space="preserve">Tabla </w:t>
      </w:r>
      <w:fldSimple w:instr=" SEQ Tabla \* ARABIC ">
        <w:r w:rsidR="004F2F11">
          <w:rPr>
            <w:noProof/>
          </w:rPr>
          <w:t>4</w:t>
        </w:r>
      </w:fldSimple>
      <w:bookmarkEnd w:id="98"/>
      <w:r>
        <w:t>. Precipitación histórica a los 15 y 30 días previos a la lluvia.</w:t>
      </w:r>
      <w:bookmarkEnd w:id="99"/>
    </w:p>
    <w:p w14:paraId="09EDBACD" w14:textId="6357A356" w:rsidR="00D30114" w:rsidRDefault="00D30114" w:rsidP="00D30114">
      <w:pPr>
        <w:rPr>
          <w:lang w:eastAsia="es-ES"/>
        </w:rPr>
      </w:pPr>
    </w:p>
    <w:p w14:paraId="34220B9C" w14:textId="77777777" w:rsidR="00574CE4" w:rsidRPr="00D30114" w:rsidRDefault="00574CE4" w:rsidP="00D30114">
      <w:pPr>
        <w:rPr>
          <w:lang w:eastAsia="es-ES"/>
        </w:rPr>
      </w:pPr>
    </w:p>
    <w:p w14:paraId="2C6DEAEC" w14:textId="4BE6300F" w:rsidR="00D30114" w:rsidRPr="00403D54" w:rsidRDefault="00403D54" w:rsidP="00D30114">
      <w:pPr>
        <w:pStyle w:val="Ttulo3"/>
        <w:rPr>
          <w:lang w:val="es-ES" w:eastAsia="es-ES"/>
        </w:rPr>
      </w:pPr>
      <w:bookmarkStart w:id="100" w:name="_Ref99451391"/>
      <w:bookmarkStart w:id="101" w:name="_Toc99969402"/>
      <w:r w:rsidRPr="00403D54">
        <w:rPr>
          <w:lang w:val="es-ES" w:eastAsia="es-ES"/>
        </w:rPr>
        <w:t xml:space="preserve">Calibración </w:t>
      </w:r>
      <w:r w:rsidR="00B203F1">
        <w:rPr>
          <w:lang w:val="es-ES" w:eastAsia="es-ES"/>
        </w:rPr>
        <w:t>del CN. Método de Infiltración: SCS-CN</w:t>
      </w:r>
      <w:bookmarkEnd w:id="100"/>
      <w:bookmarkEnd w:id="101"/>
      <w:r w:rsidR="00B203F1">
        <w:rPr>
          <w:lang w:val="es-ES" w:eastAsia="es-ES"/>
        </w:rPr>
        <w:t xml:space="preserve"> </w:t>
      </w:r>
    </w:p>
    <w:p w14:paraId="3AF8EE24" w14:textId="7CA1886F" w:rsidR="00D30114" w:rsidRPr="00403D54" w:rsidRDefault="00D30114" w:rsidP="00D30114">
      <w:pPr>
        <w:rPr>
          <w:lang w:eastAsia="es-ES"/>
        </w:rPr>
      </w:pPr>
    </w:p>
    <w:p w14:paraId="6FEE8B8F" w14:textId="0D5CDA22" w:rsidR="00B203F1" w:rsidRDefault="00B203F1" w:rsidP="00B203F1">
      <w:pPr>
        <w:rPr>
          <w:lang w:eastAsia="es-ES"/>
        </w:rPr>
      </w:pPr>
      <w:r>
        <w:rPr>
          <w:lang w:eastAsia="es-ES"/>
        </w:rPr>
        <w:t xml:space="preserve">A continuación, </w:t>
      </w:r>
      <w:r w:rsidR="00DB172F">
        <w:rPr>
          <w:lang w:eastAsia="es-ES"/>
        </w:rPr>
        <w:t>se verán los</w:t>
      </w:r>
      <w:r>
        <w:rPr>
          <w:lang w:eastAsia="es-ES"/>
        </w:rPr>
        <w:t xml:space="preserve"> términos dependientes </w:t>
      </w:r>
      <w:r w:rsidR="00FD3C41">
        <w:rPr>
          <w:lang w:eastAsia="es-ES"/>
        </w:rPr>
        <w:t>explicado</w:t>
      </w:r>
      <w:r w:rsidR="00DB172F">
        <w:rPr>
          <w:lang w:eastAsia="es-ES"/>
        </w:rPr>
        <w:t>s</w:t>
      </w:r>
      <w:r w:rsidR="00FD3C41">
        <w:rPr>
          <w:lang w:eastAsia="es-ES"/>
        </w:rPr>
        <w:t xml:space="preserve"> en la introducción del Bloque I </w:t>
      </w:r>
      <w:r>
        <w:rPr>
          <w:lang w:eastAsia="es-ES"/>
        </w:rPr>
        <w:t>hecho sobre el Caudal punta y Caudal total para llegar a la conclusión de que solo es necesario calibrar el parámetro CN en la alternativa del Método de las Abstracciones SCS-CN.</w:t>
      </w:r>
    </w:p>
    <w:p w14:paraId="4F23C860" w14:textId="77777777" w:rsidR="00B203F1" w:rsidRDefault="00B203F1" w:rsidP="00D30114">
      <w:pPr>
        <w:rPr>
          <w:lang w:eastAsia="es-ES"/>
        </w:rPr>
      </w:pPr>
    </w:p>
    <w:p w14:paraId="220BE74C" w14:textId="5B866D81" w:rsidR="00D30114" w:rsidRDefault="00D30114" w:rsidP="00D30114">
      <w:pPr>
        <w:rPr>
          <w:lang w:eastAsia="es-ES"/>
        </w:rPr>
      </w:pPr>
      <w:r>
        <w:rPr>
          <w:lang w:eastAsia="es-ES"/>
        </w:rPr>
        <w:t>Para hacer este ejercicio se han definido todas las fórmulas que intervienen:</w:t>
      </w:r>
    </w:p>
    <w:p w14:paraId="2A683698" w14:textId="02ACAD60" w:rsidR="00C71C59" w:rsidRDefault="00C71C59" w:rsidP="00D30114">
      <w:pPr>
        <w:rPr>
          <w:lang w:eastAsia="es-ES"/>
        </w:rPr>
      </w:pPr>
    </w:p>
    <w:p w14:paraId="3583E71C" w14:textId="21A8C4C1" w:rsidR="00C71C59" w:rsidRPr="002230D1" w:rsidRDefault="007C3A9A" w:rsidP="00DD6BE6">
      <w:pPr>
        <w:jc w:val="center"/>
        <w:rPr>
          <w:rFonts w:eastAsiaTheme="minorEastAsia"/>
          <w:i/>
          <w:lang w:eastAsia="es-ES"/>
        </w:rPr>
      </w:pPr>
      <m:oMath>
        <m:r>
          <w:rPr>
            <w:rFonts w:ascii="Cambria Math" w:hAnsi="Cambria Math"/>
            <w:lang w:eastAsia="es-ES"/>
          </w:rPr>
          <m:t>Qt= ⅀Qscs (i)</m:t>
        </m:r>
      </m:oMath>
      <w:r w:rsidR="00DD6BE6" w:rsidRPr="002230D1">
        <w:rPr>
          <w:rFonts w:eastAsiaTheme="minorEastAsia"/>
          <w:i/>
          <w:lang w:eastAsia="es-ES"/>
        </w:rPr>
        <w:t xml:space="preserve"> [m</w:t>
      </w:r>
      <w:r w:rsidR="00DD6BE6" w:rsidRPr="002C6262">
        <w:rPr>
          <w:rFonts w:eastAsiaTheme="minorEastAsia"/>
          <w:i/>
          <w:vertAlign w:val="superscript"/>
          <w:lang w:eastAsia="es-ES"/>
        </w:rPr>
        <w:t>3</w:t>
      </w:r>
      <w:r w:rsidR="00DD6BE6" w:rsidRPr="002230D1">
        <w:rPr>
          <w:rFonts w:eastAsiaTheme="minorEastAsia"/>
          <w:i/>
          <w:lang w:eastAsia="es-ES"/>
        </w:rPr>
        <w:t>/</w:t>
      </w:r>
      <w:commentRangeStart w:id="102"/>
      <w:r w:rsidR="00DD6BE6" w:rsidRPr="002230D1">
        <w:rPr>
          <w:rFonts w:eastAsiaTheme="minorEastAsia"/>
          <w:i/>
          <w:lang w:eastAsia="es-ES"/>
        </w:rPr>
        <w:t>s</w:t>
      </w:r>
      <w:commentRangeEnd w:id="102"/>
      <w:r w:rsidR="00581623">
        <w:rPr>
          <w:rStyle w:val="Refdecomentario"/>
        </w:rPr>
        <w:commentReference w:id="102"/>
      </w:r>
      <w:r w:rsidR="00DD6BE6" w:rsidRPr="002230D1">
        <w:rPr>
          <w:rFonts w:eastAsiaTheme="minorEastAsia"/>
          <w:i/>
          <w:lang w:eastAsia="es-ES"/>
        </w:rPr>
        <w:t>]</w:t>
      </w:r>
    </w:p>
    <w:p w14:paraId="02D90C6F" w14:textId="0868A947" w:rsidR="007C3A9A" w:rsidRPr="002230D1" w:rsidRDefault="007C3A9A" w:rsidP="00D30114">
      <w:pPr>
        <w:rPr>
          <w:rFonts w:eastAsiaTheme="minorEastAsia"/>
          <w:i/>
          <w:lang w:eastAsia="es-ES"/>
        </w:rPr>
      </w:pPr>
    </w:p>
    <w:p w14:paraId="3232AB43" w14:textId="2D16A553" w:rsidR="007C3A9A" w:rsidRDefault="007C3A9A" w:rsidP="00D30114">
      <w:pPr>
        <w:rPr>
          <w:rFonts w:eastAsiaTheme="minorEastAsia"/>
          <w:iCs/>
          <w:lang w:eastAsia="es-ES"/>
        </w:rPr>
      </w:pPr>
      <w:r>
        <w:rPr>
          <w:rFonts w:eastAsiaTheme="minorEastAsia"/>
          <w:iCs/>
          <w:lang w:eastAsia="es-ES"/>
        </w:rPr>
        <w:t xml:space="preserve">Siendo </w:t>
      </w:r>
      <w:proofErr w:type="spellStart"/>
      <w:r>
        <w:rPr>
          <w:rFonts w:eastAsiaTheme="minorEastAsia"/>
          <w:iCs/>
          <w:lang w:eastAsia="es-ES"/>
        </w:rPr>
        <w:t>Qscs</w:t>
      </w:r>
      <w:proofErr w:type="spellEnd"/>
      <w:r>
        <w:rPr>
          <w:rFonts w:eastAsiaTheme="minorEastAsia"/>
          <w:iCs/>
          <w:lang w:eastAsia="es-ES"/>
        </w:rPr>
        <w:t xml:space="preserve"> (i) el producto de multiplicar los </w:t>
      </w:r>
      <w:r w:rsidR="00B203F1">
        <w:rPr>
          <w:rFonts w:eastAsiaTheme="minorEastAsia"/>
          <w:iCs/>
          <w:lang w:eastAsia="es-ES"/>
        </w:rPr>
        <w:t>caudales</w:t>
      </w:r>
      <w:r>
        <w:rPr>
          <w:rFonts w:eastAsiaTheme="minorEastAsia"/>
          <w:iCs/>
          <w:lang w:eastAsia="es-ES"/>
        </w:rPr>
        <w:t xml:space="preserve"> que se incorporan junto al Anexo 3 y el Caudal punta (</w:t>
      </w:r>
      <w:proofErr w:type="spellStart"/>
      <w:r>
        <w:rPr>
          <w:rFonts w:eastAsiaTheme="minorEastAsia"/>
          <w:iCs/>
          <w:lang w:eastAsia="es-ES"/>
        </w:rPr>
        <w:t>Qp</w:t>
      </w:r>
      <w:proofErr w:type="spellEnd"/>
      <w:r>
        <w:rPr>
          <w:rFonts w:eastAsiaTheme="minorEastAsia"/>
          <w:iCs/>
          <w:lang w:eastAsia="es-ES"/>
        </w:rPr>
        <w:t>).</w:t>
      </w:r>
    </w:p>
    <w:p w14:paraId="621F9383" w14:textId="7AEA0F6D" w:rsidR="00DD6BE6" w:rsidRDefault="00DD6BE6" w:rsidP="00D30114">
      <w:pPr>
        <w:rPr>
          <w:rFonts w:eastAsiaTheme="minorEastAsia"/>
          <w:iCs/>
          <w:lang w:eastAsia="es-ES"/>
        </w:rPr>
      </w:pPr>
    </w:p>
    <w:p w14:paraId="005EB780" w14:textId="04D39E93" w:rsidR="00DD6BE6" w:rsidRPr="00DD6BE6" w:rsidRDefault="00DD6BE6" w:rsidP="00D30114">
      <w:pPr>
        <w:rPr>
          <w:rFonts w:eastAsiaTheme="minorEastAsia"/>
          <w:i/>
          <w:iCs/>
          <w:lang w:eastAsia="es-ES"/>
        </w:rPr>
      </w:pPr>
      <m:oMathPara>
        <m:oMath>
          <m:r>
            <w:rPr>
              <w:rFonts w:ascii="Cambria Math" w:eastAsiaTheme="minorEastAsia" w:hAnsi="Cambria Math"/>
              <w:lang w:eastAsia="es-ES"/>
            </w:rPr>
            <m:t xml:space="preserve">Qp = </m:t>
          </m:r>
          <m:f>
            <m:fPr>
              <m:ctrlPr>
                <w:rPr>
                  <w:rFonts w:ascii="Cambria Math" w:eastAsiaTheme="minorEastAsia" w:hAnsi="Cambria Math"/>
                  <w:i/>
                  <w:iCs/>
                  <w:lang w:eastAsia="es-ES"/>
                </w:rPr>
              </m:ctrlPr>
            </m:fPr>
            <m:num>
              <m:r>
                <w:rPr>
                  <w:rFonts w:ascii="Cambria Math" w:eastAsiaTheme="minorEastAsia" w:hAnsi="Cambria Math"/>
                  <w:lang w:eastAsia="es-ES"/>
                </w:rPr>
                <m:t>0.208 * A * Pe</m:t>
              </m:r>
            </m:num>
            <m:den>
              <m:r>
                <w:rPr>
                  <w:rFonts w:ascii="Cambria Math" w:eastAsiaTheme="minorEastAsia" w:hAnsi="Cambria Math"/>
                  <w:lang w:eastAsia="es-ES"/>
                </w:rPr>
                <m:t>Tp</m:t>
              </m:r>
            </m:den>
          </m:f>
          <m:r>
            <w:rPr>
              <w:rFonts w:ascii="Cambria Math" w:eastAsiaTheme="minorEastAsia" w:hAnsi="Cambria Math"/>
              <w:lang w:eastAsia="es-ES"/>
            </w:rPr>
            <m:t xml:space="preserve">   [</m:t>
          </m:r>
          <m:sSup>
            <m:sSupPr>
              <m:ctrlPr>
                <w:rPr>
                  <w:rFonts w:ascii="Cambria Math" w:eastAsiaTheme="minorEastAsia" w:hAnsi="Cambria Math"/>
                  <w:i/>
                  <w:lang w:eastAsia="es-ES"/>
                </w:rPr>
              </m:ctrlPr>
            </m:sSupPr>
            <m:e>
              <m:r>
                <w:rPr>
                  <w:rFonts w:ascii="Cambria Math" w:eastAsiaTheme="minorEastAsia" w:hAnsi="Cambria Math"/>
                  <w:lang w:eastAsia="es-ES"/>
                </w:rPr>
                <m:t>m</m:t>
              </m:r>
            </m:e>
            <m:sup>
              <m:r>
                <w:rPr>
                  <w:rFonts w:ascii="Cambria Math" w:eastAsiaTheme="minorEastAsia" w:hAnsi="Cambria Math"/>
                  <w:lang w:eastAsia="es-ES"/>
                </w:rPr>
                <m:t>3</m:t>
              </m:r>
            </m:sup>
          </m:sSup>
          <m:r>
            <w:rPr>
              <w:rFonts w:ascii="Cambria Math" w:eastAsiaTheme="minorEastAsia" w:hAnsi="Cambria Math"/>
              <w:lang w:eastAsia="es-ES"/>
            </w:rPr>
            <m:t>/s]</m:t>
          </m:r>
        </m:oMath>
      </m:oMathPara>
    </w:p>
    <w:p w14:paraId="2B0DEC73" w14:textId="3D7BEAB3" w:rsidR="007C3A9A" w:rsidRDefault="007C3A9A" w:rsidP="00D30114">
      <w:pPr>
        <w:rPr>
          <w:rFonts w:eastAsiaTheme="minorEastAsia"/>
          <w:iCs/>
          <w:lang w:eastAsia="es-ES"/>
        </w:rPr>
      </w:pPr>
    </w:p>
    <w:p w14:paraId="55E7B3BC" w14:textId="276A4E55" w:rsidR="007C3A9A" w:rsidRDefault="00DD6BE6" w:rsidP="00D30114">
      <w:pPr>
        <w:rPr>
          <w:iCs/>
          <w:lang w:eastAsia="es-ES"/>
        </w:rPr>
      </w:pPr>
      <w:r>
        <w:rPr>
          <w:iCs/>
          <w:lang w:eastAsia="es-ES"/>
        </w:rPr>
        <w:t>Donde el Área (A</w:t>
      </w:r>
      <w:r w:rsidR="00B203F1">
        <w:rPr>
          <w:iCs/>
          <w:lang w:eastAsia="es-ES"/>
        </w:rPr>
        <w:t xml:space="preserve"> [km</w:t>
      </w:r>
      <w:r w:rsidR="00B203F1">
        <w:rPr>
          <w:iCs/>
          <w:vertAlign w:val="superscript"/>
          <w:lang w:eastAsia="es-ES"/>
        </w:rPr>
        <w:t>2</w:t>
      </w:r>
      <w:r w:rsidR="00B203F1">
        <w:rPr>
          <w:iCs/>
          <w:lang w:eastAsia="es-ES"/>
        </w:rPr>
        <w:t>]</w:t>
      </w:r>
      <w:r>
        <w:rPr>
          <w:iCs/>
          <w:lang w:eastAsia="es-ES"/>
        </w:rPr>
        <w:t>), la Precipitación efectiva (Pe</w:t>
      </w:r>
      <w:r w:rsidR="00B203F1">
        <w:rPr>
          <w:iCs/>
          <w:lang w:eastAsia="es-ES"/>
        </w:rPr>
        <w:t xml:space="preserve"> [mm]</w:t>
      </w:r>
      <w:r>
        <w:rPr>
          <w:iCs/>
          <w:lang w:eastAsia="es-ES"/>
        </w:rPr>
        <w:t>) hallada como el total de las precipitaciones efectivas incrementales de cada diferencial de tiempo (</w:t>
      </w:r>
      <w:proofErr w:type="spellStart"/>
      <w:r>
        <w:rPr>
          <w:iCs/>
          <w:lang w:eastAsia="es-ES"/>
        </w:rPr>
        <w:t>dt</w:t>
      </w:r>
      <w:proofErr w:type="spellEnd"/>
      <w:r>
        <w:rPr>
          <w:iCs/>
          <w:lang w:eastAsia="es-ES"/>
        </w:rPr>
        <w:t>) del Método de las Abstracciones y el Tiempo pico (</w:t>
      </w:r>
      <w:proofErr w:type="spellStart"/>
      <w:r>
        <w:rPr>
          <w:iCs/>
          <w:lang w:eastAsia="es-ES"/>
        </w:rPr>
        <w:t>Tp</w:t>
      </w:r>
      <w:proofErr w:type="spellEnd"/>
      <w:r w:rsidR="00B203F1">
        <w:rPr>
          <w:iCs/>
          <w:lang w:eastAsia="es-ES"/>
        </w:rPr>
        <w:t xml:space="preserve"> [h]</w:t>
      </w:r>
      <w:r>
        <w:rPr>
          <w:iCs/>
          <w:lang w:eastAsia="es-ES"/>
        </w:rPr>
        <w:t>) son los parámetros que intervienen en la expresión del Caudal punta (</w:t>
      </w:r>
      <w:proofErr w:type="spellStart"/>
      <w:r>
        <w:rPr>
          <w:iCs/>
          <w:lang w:eastAsia="es-ES"/>
        </w:rPr>
        <w:t>Qp</w:t>
      </w:r>
      <w:proofErr w:type="spellEnd"/>
      <w:r w:rsidR="00B203F1">
        <w:rPr>
          <w:iCs/>
          <w:lang w:eastAsia="es-ES"/>
        </w:rPr>
        <w:t xml:space="preserve"> [m</w:t>
      </w:r>
      <w:r w:rsidR="00B203F1">
        <w:rPr>
          <w:iCs/>
          <w:vertAlign w:val="superscript"/>
          <w:lang w:eastAsia="es-ES"/>
        </w:rPr>
        <w:t>3</w:t>
      </w:r>
      <w:r w:rsidR="00B203F1">
        <w:rPr>
          <w:iCs/>
          <w:lang w:eastAsia="es-ES"/>
        </w:rPr>
        <w:t>/s]</w:t>
      </w:r>
      <w:r>
        <w:rPr>
          <w:iCs/>
          <w:lang w:eastAsia="es-ES"/>
        </w:rPr>
        <w:t>).</w:t>
      </w:r>
    </w:p>
    <w:p w14:paraId="5354C937" w14:textId="77777777" w:rsidR="00DD6BE6" w:rsidRPr="007C3A9A" w:rsidRDefault="00DD6BE6" w:rsidP="00D30114">
      <w:pPr>
        <w:rPr>
          <w:iCs/>
          <w:lang w:eastAsia="es-ES"/>
        </w:rPr>
      </w:pPr>
    </w:p>
    <w:p w14:paraId="2AB5C99F" w14:textId="119B06E6" w:rsidR="00C71C59" w:rsidRPr="00DD6BE6" w:rsidRDefault="00C71C59" w:rsidP="00D30114">
      <w:pPr>
        <w:rPr>
          <w:rFonts w:eastAsiaTheme="minorEastAsia"/>
          <w:lang w:eastAsia="es-ES"/>
        </w:rPr>
      </w:pPr>
      <m:oMathPara>
        <m:oMath>
          <m:r>
            <w:rPr>
              <w:rFonts w:ascii="Cambria Math" w:hAnsi="Cambria Math"/>
              <w:lang w:eastAsia="es-ES"/>
            </w:rPr>
            <m:t>Tp = Coef1*D+Coef2*T</m:t>
          </m:r>
          <w:commentRangeStart w:id="103"/>
          <w:commentRangeEnd w:id="103"/>
          <m:r>
            <m:rPr>
              <m:sty m:val="p"/>
            </m:rPr>
            <w:rPr>
              <w:rStyle w:val="Refdecomentario"/>
            </w:rPr>
            <w:commentReference w:id="103"/>
          </m:r>
        </m:oMath>
      </m:oMathPara>
    </w:p>
    <w:p w14:paraId="03646EEA" w14:textId="3307C868" w:rsidR="00DD6BE6" w:rsidRDefault="00DD6BE6" w:rsidP="00D30114">
      <w:pPr>
        <w:rPr>
          <w:rFonts w:eastAsiaTheme="minorEastAsia"/>
          <w:lang w:eastAsia="es-ES"/>
        </w:rPr>
      </w:pPr>
    </w:p>
    <w:p w14:paraId="4CA003FD" w14:textId="1EF6B229" w:rsidR="00DD6BE6" w:rsidRDefault="001C4F58" w:rsidP="00D30114">
      <w:pPr>
        <w:rPr>
          <w:rFonts w:eastAsiaTheme="minorEastAsia"/>
          <w:lang w:eastAsia="es-ES"/>
        </w:rPr>
      </w:pPr>
      <w:r>
        <w:rPr>
          <w:rFonts w:eastAsiaTheme="minorEastAsia"/>
          <w:lang w:eastAsia="es-ES"/>
        </w:rPr>
        <w:t>E</w:t>
      </w:r>
      <w:r w:rsidR="00DD6BE6">
        <w:rPr>
          <w:rFonts w:eastAsiaTheme="minorEastAsia"/>
          <w:lang w:eastAsia="es-ES"/>
        </w:rPr>
        <w:t xml:space="preserve">l caso de </w:t>
      </w:r>
      <w:proofErr w:type="spellStart"/>
      <w:r w:rsidR="00DD6BE6">
        <w:rPr>
          <w:rFonts w:eastAsiaTheme="minorEastAsia"/>
          <w:lang w:eastAsia="es-ES"/>
        </w:rPr>
        <w:t>Tp</w:t>
      </w:r>
      <w:proofErr w:type="spellEnd"/>
      <w:r w:rsidR="00DD6BE6">
        <w:rPr>
          <w:rFonts w:eastAsiaTheme="minorEastAsia"/>
          <w:lang w:eastAsia="es-ES"/>
        </w:rPr>
        <w:t xml:space="preserve"> no afectará al cálculo del Caudal total </w:t>
      </w:r>
      <w:r>
        <w:rPr>
          <w:rFonts w:eastAsiaTheme="minorEastAsia"/>
          <w:lang w:eastAsia="es-ES"/>
        </w:rPr>
        <w:t xml:space="preserve">(Qt) </w:t>
      </w:r>
      <w:r w:rsidR="00DD6BE6">
        <w:rPr>
          <w:rFonts w:eastAsiaTheme="minorEastAsia"/>
          <w:lang w:eastAsia="es-ES"/>
        </w:rPr>
        <w:t xml:space="preserve">ya que pese a estar dentro de su expresión, se anula más tarde al multiplicarse en la tabla del Anexo 3 que dispone los valores de tiempo según </w:t>
      </w:r>
      <w:proofErr w:type="spellStart"/>
      <w:r w:rsidR="00DD6BE6">
        <w:rPr>
          <w:rFonts w:eastAsiaTheme="minorEastAsia"/>
          <w:lang w:eastAsia="es-ES"/>
        </w:rPr>
        <w:t>Tp</w:t>
      </w:r>
      <w:proofErr w:type="spellEnd"/>
      <w:r w:rsidR="00DD6BE6">
        <w:rPr>
          <w:rFonts w:eastAsiaTheme="minorEastAsia"/>
          <w:lang w:eastAsia="es-ES"/>
        </w:rPr>
        <w:t>.</w:t>
      </w:r>
    </w:p>
    <w:p w14:paraId="532F9DDC" w14:textId="77777777" w:rsidR="00574CE4" w:rsidRDefault="00574CE4" w:rsidP="00D30114">
      <w:pPr>
        <w:rPr>
          <w:lang w:eastAsia="es-ES"/>
        </w:rPr>
      </w:pPr>
    </w:p>
    <w:p w14:paraId="31F08FBD" w14:textId="22D2E42B" w:rsidR="00D30114" w:rsidRDefault="001C4F58" w:rsidP="00D30114">
      <w:pPr>
        <w:rPr>
          <w:lang w:eastAsia="es-ES"/>
        </w:rPr>
      </w:pPr>
      <w:r>
        <w:rPr>
          <w:lang w:eastAsia="es-ES"/>
        </w:rPr>
        <w:t xml:space="preserve">A modo de resumen, se reúnen en la </w:t>
      </w:r>
      <w:r w:rsidR="00CE1A5A">
        <w:rPr>
          <w:highlight w:val="green"/>
          <w:lang w:eastAsia="es-ES"/>
        </w:rPr>
        <w:fldChar w:fldCharType="begin"/>
      </w:r>
      <w:r w:rsidR="00CE1A5A">
        <w:rPr>
          <w:lang w:eastAsia="es-ES"/>
        </w:rPr>
        <w:instrText xml:space="preserve"> REF _Ref98867307 \h </w:instrText>
      </w:r>
      <w:r w:rsidR="00CE1A5A">
        <w:rPr>
          <w:highlight w:val="green"/>
          <w:lang w:eastAsia="es-ES"/>
        </w:rPr>
      </w:r>
      <w:r w:rsidR="00CE1A5A">
        <w:rPr>
          <w:highlight w:val="green"/>
          <w:lang w:eastAsia="es-ES"/>
        </w:rPr>
        <w:fldChar w:fldCharType="separate"/>
      </w:r>
      <w:r w:rsidR="004F2F11">
        <w:t xml:space="preserve">Tabla </w:t>
      </w:r>
      <w:r w:rsidR="004F2F11">
        <w:rPr>
          <w:noProof/>
        </w:rPr>
        <w:t>5</w:t>
      </w:r>
      <w:r w:rsidR="00CE1A5A">
        <w:rPr>
          <w:highlight w:val="green"/>
          <w:lang w:eastAsia="es-ES"/>
        </w:rPr>
        <w:fldChar w:fldCharType="end"/>
      </w:r>
      <w:r w:rsidR="00CE1A5A">
        <w:rPr>
          <w:lang w:eastAsia="es-ES"/>
        </w:rPr>
        <w:t xml:space="preserve"> </w:t>
      </w:r>
      <w:r>
        <w:rPr>
          <w:lang w:eastAsia="es-ES"/>
        </w:rPr>
        <w:t>los parámetros descritos por las expresiones anteriores y que serán los que deberán distinguirse entre datos propios de la cuenca u objetos de calibración y validación por ser de elección propia del autor.</w:t>
      </w:r>
    </w:p>
    <w:p w14:paraId="4A9F4ACD" w14:textId="77777777" w:rsidR="001C4F58" w:rsidRDefault="001C4F58" w:rsidP="00D30114">
      <w:pPr>
        <w:rPr>
          <w:lang w:eastAsia="es-ES"/>
        </w:rPr>
      </w:pPr>
    </w:p>
    <w:p w14:paraId="237E4FB9" w14:textId="77777777" w:rsidR="001C4F58" w:rsidRDefault="001C4F58" w:rsidP="00D30114">
      <w:pPr>
        <w:rPr>
          <w:lang w:eastAsia="es-ES"/>
        </w:rPr>
      </w:pPr>
    </w:p>
    <w:tbl>
      <w:tblPr>
        <w:tblStyle w:val="Tablanormal5"/>
        <w:tblW w:w="9338" w:type="dxa"/>
        <w:tblLook w:val="04A0" w:firstRow="1" w:lastRow="0" w:firstColumn="1" w:lastColumn="0" w:noHBand="0" w:noVBand="1"/>
      </w:tblPr>
      <w:tblGrid>
        <w:gridCol w:w="4669"/>
        <w:gridCol w:w="4669"/>
      </w:tblGrid>
      <w:tr w:rsidR="00753E61" w14:paraId="11E9D728" w14:textId="77777777" w:rsidTr="009F1C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9" w:type="dxa"/>
          </w:tcPr>
          <w:p w14:paraId="2C5B427C" w14:textId="219E35CC" w:rsidR="00753E61" w:rsidRDefault="00753E61" w:rsidP="00D30114">
            <w:pPr>
              <w:rPr>
                <w:lang w:eastAsia="es-ES"/>
              </w:rPr>
            </w:pPr>
            <w:r>
              <w:rPr>
                <w:lang w:eastAsia="es-ES"/>
              </w:rPr>
              <w:t>Parámetros de interés</w:t>
            </w:r>
          </w:p>
        </w:tc>
        <w:tc>
          <w:tcPr>
            <w:tcW w:w="4669" w:type="dxa"/>
          </w:tcPr>
          <w:p w14:paraId="44126CEF" w14:textId="17F9D97E" w:rsidR="00753E61" w:rsidRDefault="00753E61" w:rsidP="00D3011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Factores que intervienen</w:t>
            </w:r>
          </w:p>
        </w:tc>
      </w:tr>
      <w:tr w:rsidR="00753E61" w14:paraId="575CB2F2" w14:textId="77777777" w:rsidTr="009F1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9" w:type="dxa"/>
          </w:tcPr>
          <w:p w14:paraId="52EFD433" w14:textId="0D9A3886" w:rsidR="00753E61" w:rsidRDefault="00753E61" w:rsidP="00D30114">
            <w:pPr>
              <w:rPr>
                <w:lang w:eastAsia="es-ES"/>
              </w:rPr>
            </w:pPr>
            <w:r>
              <w:rPr>
                <w:lang w:eastAsia="es-ES"/>
              </w:rPr>
              <w:t>Caudal Total (Qt)</w:t>
            </w:r>
          </w:p>
        </w:tc>
        <w:tc>
          <w:tcPr>
            <w:tcW w:w="4669" w:type="dxa"/>
          </w:tcPr>
          <w:p w14:paraId="55AC8AFB" w14:textId="27DE6069" w:rsidR="00753E61" w:rsidRDefault="00753E61" w:rsidP="00D30114">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P</w:t>
            </w:r>
            <w:r w:rsidR="005315FE">
              <w:rPr>
                <w:lang w:eastAsia="es-ES"/>
              </w:rPr>
              <w:t>bruta</w:t>
            </w:r>
            <w:proofErr w:type="spellEnd"/>
            <w:r>
              <w:rPr>
                <w:lang w:eastAsia="es-ES"/>
              </w:rPr>
              <w:t xml:space="preserve">, CN y </w:t>
            </w:r>
            <w:r w:rsidR="00B203F1">
              <w:rPr>
                <w:lang w:eastAsia="es-ES"/>
              </w:rPr>
              <w:t>A</w:t>
            </w:r>
          </w:p>
        </w:tc>
      </w:tr>
      <w:tr w:rsidR="00753E61" w14:paraId="3F9F4EE0" w14:textId="77777777" w:rsidTr="009F1C0B">
        <w:tc>
          <w:tcPr>
            <w:cnfStyle w:val="001000000000" w:firstRow="0" w:lastRow="0" w:firstColumn="1" w:lastColumn="0" w:oddVBand="0" w:evenVBand="0" w:oddHBand="0" w:evenHBand="0" w:firstRowFirstColumn="0" w:firstRowLastColumn="0" w:lastRowFirstColumn="0" w:lastRowLastColumn="0"/>
            <w:tcW w:w="4669" w:type="dxa"/>
          </w:tcPr>
          <w:p w14:paraId="1A49E01B" w14:textId="277DB4A9" w:rsidR="00753E61" w:rsidRDefault="00753E61" w:rsidP="00D30114">
            <w:pPr>
              <w:rPr>
                <w:lang w:eastAsia="es-ES"/>
              </w:rPr>
            </w:pPr>
            <w:r>
              <w:rPr>
                <w:lang w:eastAsia="es-ES"/>
              </w:rPr>
              <w:t>Caudal Punta (</w:t>
            </w:r>
            <w:proofErr w:type="spellStart"/>
            <w:r>
              <w:rPr>
                <w:lang w:eastAsia="es-ES"/>
              </w:rPr>
              <w:t>Qp</w:t>
            </w:r>
            <w:proofErr w:type="spellEnd"/>
            <w:r>
              <w:rPr>
                <w:lang w:eastAsia="es-ES"/>
              </w:rPr>
              <w:t>)</w:t>
            </w:r>
          </w:p>
        </w:tc>
        <w:tc>
          <w:tcPr>
            <w:tcW w:w="4669" w:type="dxa"/>
          </w:tcPr>
          <w:p w14:paraId="1F273EC2" w14:textId="585C52F3" w:rsidR="00753E61" w:rsidRDefault="00753E61" w:rsidP="00D3011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 xml:space="preserve">Pe, </w:t>
            </w:r>
            <w:proofErr w:type="spellStart"/>
            <w:r>
              <w:rPr>
                <w:lang w:eastAsia="es-ES"/>
              </w:rPr>
              <w:t>Tp</w:t>
            </w:r>
            <w:proofErr w:type="spellEnd"/>
            <w:r>
              <w:rPr>
                <w:lang w:eastAsia="es-ES"/>
              </w:rPr>
              <w:t xml:space="preserve">, </w:t>
            </w:r>
            <w:r w:rsidR="00B203F1">
              <w:rPr>
                <w:lang w:eastAsia="es-ES"/>
              </w:rPr>
              <w:t>A</w:t>
            </w:r>
          </w:p>
        </w:tc>
      </w:tr>
      <w:tr w:rsidR="00753E61" w14:paraId="125C8F47" w14:textId="77777777" w:rsidTr="009F1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9" w:type="dxa"/>
          </w:tcPr>
          <w:p w14:paraId="5DA1BC44" w14:textId="27D326D2" w:rsidR="00753E61" w:rsidRDefault="00581623" w:rsidP="00D30114">
            <w:pPr>
              <w:rPr>
                <w:lang w:eastAsia="es-ES"/>
              </w:rPr>
            </w:pPr>
            <w:ins w:id="104" w:author="CARMEN ZARZUELO ROMERO" w:date="2022-04-05T10:46:00Z">
              <w:r>
                <w:rPr>
                  <w:lang w:eastAsia="es-ES"/>
                </w:rPr>
                <w:t>Tiempo pico (</w:t>
              </w:r>
              <w:proofErr w:type="spellStart"/>
              <w:r>
                <w:rPr>
                  <w:lang w:eastAsia="es-ES"/>
                </w:rPr>
                <w:t>Tp</w:t>
              </w:r>
              <w:proofErr w:type="spellEnd"/>
              <w:r>
                <w:rPr>
                  <w:lang w:eastAsia="es-ES"/>
                </w:rPr>
                <w:t>)</w:t>
              </w:r>
            </w:ins>
            <w:del w:id="105" w:author="CARMEN ZARZUELO ROMERO" w:date="2022-04-05T10:46:00Z">
              <w:r w:rsidR="00753E61" w:rsidDel="00581623">
                <w:rPr>
                  <w:lang w:eastAsia="es-ES"/>
                </w:rPr>
                <w:delText>Tp</w:delText>
              </w:r>
            </w:del>
          </w:p>
        </w:tc>
        <w:tc>
          <w:tcPr>
            <w:tcW w:w="4669" w:type="dxa"/>
          </w:tcPr>
          <w:p w14:paraId="20C07531" w14:textId="2A9F42D8" w:rsidR="00753E61" w:rsidRDefault="00753E61" w:rsidP="00D3011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Duración de la lluvia, Tiempo de Concentración, </w:t>
            </w:r>
            <w:proofErr w:type="spellStart"/>
            <w:r w:rsidRPr="003D5426">
              <w:rPr>
                <w:lang w:eastAsia="es-ES"/>
              </w:rPr>
              <w:t>Coef</w:t>
            </w:r>
            <w:proofErr w:type="spellEnd"/>
            <w:r w:rsidRPr="003D5426">
              <w:rPr>
                <w:lang w:eastAsia="es-ES"/>
              </w:rPr>
              <w:t xml:space="preserve"> 1, </w:t>
            </w:r>
            <w:proofErr w:type="spellStart"/>
            <w:r w:rsidRPr="003D5426">
              <w:rPr>
                <w:lang w:eastAsia="es-ES"/>
              </w:rPr>
              <w:t>Coef</w:t>
            </w:r>
            <w:proofErr w:type="spellEnd"/>
            <w:r w:rsidRPr="003D5426">
              <w:rPr>
                <w:lang w:eastAsia="es-ES"/>
              </w:rPr>
              <w:t xml:space="preserve"> 2.</w:t>
            </w:r>
          </w:p>
        </w:tc>
      </w:tr>
      <w:tr w:rsidR="00753E61" w14:paraId="4F8B5821" w14:textId="77777777" w:rsidTr="009F1C0B">
        <w:tc>
          <w:tcPr>
            <w:cnfStyle w:val="001000000000" w:firstRow="0" w:lastRow="0" w:firstColumn="1" w:lastColumn="0" w:oddVBand="0" w:evenVBand="0" w:oddHBand="0" w:evenHBand="0" w:firstRowFirstColumn="0" w:firstRowLastColumn="0" w:lastRowFirstColumn="0" w:lastRowLastColumn="0"/>
            <w:tcW w:w="4669" w:type="dxa"/>
          </w:tcPr>
          <w:p w14:paraId="3151613A" w14:textId="1E458F70" w:rsidR="00753E61" w:rsidRDefault="00581623" w:rsidP="00D30114">
            <w:pPr>
              <w:rPr>
                <w:lang w:eastAsia="es-ES"/>
              </w:rPr>
            </w:pPr>
            <w:ins w:id="106" w:author="CARMEN ZARZUELO ROMERO" w:date="2022-04-05T10:46:00Z">
              <w:r>
                <w:rPr>
                  <w:lang w:eastAsia="es-ES"/>
                </w:rPr>
                <w:t>Precipitación Efectiva (</w:t>
              </w:r>
            </w:ins>
            <w:r w:rsidR="00753E61">
              <w:rPr>
                <w:lang w:eastAsia="es-ES"/>
              </w:rPr>
              <w:t>Pe (auxiliar)</w:t>
            </w:r>
            <w:ins w:id="107" w:author="CARMEN ZARZUELO ROMERO" w:date="2022-04-05T10:46:00Z">
              <w:r>
                <w:rPr>
                  <w:lang w:eastAsia="es-ES"/>
                </w:rPr>
                <w:t>)</w:t>
              </w:r>
            </w:ins>
          </w:p>
        </w:tc>
        <w:tc>
          <w:tcPr>
            <w:tcW w:w="4669" w:type="dxa"/>
          </w:tcPr>
          <w:p w14:paraId="1A0BBE2C" w14:textId="16117257" w:rsidR="00753E61" w:rsidRDefault="00753E61" w:rsidP="00D30114">
            <w:pP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P</w:t>
            </w:r>
            <w:r w:rsidR="005315FE">
              <w:rPr>
                <w:lang w:eastAsia="es-ES"/>
              </w:rPr>
              <w:t>bruta</w:t>
            </w:r>
            <w:proofErr w:type="spellEnd"/>
            <w:r>
              <w:rPr>
                <w:lang w:eastAsia="es-ES"/>
              </w:rPr>
              <w:t>, CN</w:t>
            </w:r>
          </w:p>
        </w:tc>
      </w:tr>
    </w:tbl>
    <w:p w14:paraId="2A1D4269" w14:textId="7712868B" w:rsidR="00C71C59" w:rsidRDefault="00C71C59">
      <w:pPr>
        <w:pStyle w:val="Descripcin"/>
      </w:pPr>
      <w:bookmarkStart w:id="108" w:name="_Ref98867307"/>
      <w:bookmarkStart w:id="109" w:name="_Toc99969431"/>
      <w:r>
        <w:t xml:space="preserve">Tabla </w:t>
      </w:r>
      <w:fldSimple w:instr=" SEQ Tabla \* ARABIC ">
        <w:r w:rsidR="004F2F11">
          <w:rPr>
            <w:noProof/>
          </w:rPr>
          <w:t>5</w:t>
        </w:r>
      </w:fldSimple>
      <w:bookmarkEnd w:id="108"/>
      <w:r>
        <w:t>. Resumen de los parámetros que intervienen en el Método de las Abstracciones.</w:t>
      </w:r>
      <w:bookmarkEnd w:id="109"/>
    </w:p>
    <w:p w14:paraId="7690B41C" w14:textId="7757CC20" w:rsidR="00D30114" w:rsidRDefault="00D30114" w:rsidP="00D30114">
      <w:pPr>
        <w:rPr>
          <w:lang w:eastAsia="es-ES"/>
        </w:rPr>
      </w:pPr>
    </w:p>
    <w:p w14:paraId="4E956925" w14:textId="77777777" w:rsidR="00574CE4" w:rsidRPr="00574CE4" w:rsidRDefault="00574CE4" w:rsidP="00574CE4">
      <w:pPr>
        <w:rPr>
          <w:lang w:eastAsia="es-ES"/>
        </w:rPr>
      </w:pPr>
    </w:p>
    <w:p w14:paraId="3FE822F0" w14:textId="72293AB0" w:rsidR="00D30114" w:rsidRDefault="00D30114" w:rsidP="00D30114">
      <w:pPr>
        <w:rPr>
          <w:lang w:eastAsia="es-ES"/>
        </w:rPr>
      </w:pPr>
      <w:r>
        <w:rPr>
          <w:lang w:eastAsia="es-ES"/>
        </w:rPr>
        <w:t>Dado que los valores de</w:t>
      </w:r>
      <w:r w:rsidR="001C4F58">
        <w:rPr>
          <w:lang w:eastAsia="es-ES"/>
        </w:rPr>
        <w:t xml:space="preserve"> precipitación caída durante el episodio</w:t>
      </w:r>
      <w:r>
        <w:rPr>
          <w:lang w:eastAsia="es-ES"/>
        </w:rPr>
        <w:t xml:space="preserve"> </w:t>
      </w:r>
      <w:r w:rsidR="001C4F58">
        <w:rPr>
          <w:lang w:eastAsia="es-ES"/>
        </w:rPr>
        <w:t>(</w:t>
      </w:r>
      <w:proofErr w:type="spellStart"/>
      <w:r>
        <w:rPr>
          <w:lang w:eastAsia="es-ES"/>
        </w:rPr>
        <w:t>P</w:t>
      </w:r>
      <w:r w:rsidR="00877B05">
        <w:rPr>
          <w:lang w:eastAsia="es-ES"/>
        </w:rPr>
        <w:t>bruta</w:t>
      </w:r>
      <w:proofErr w:type="spellEnd"/>
      <w:r w:rsidR="001C4F58">
        <w:rPr>
          <w:lang w:eastAsia="es-ES"/>
        </w:rPr>
        <w:t>)</w:t>
      </w:r>
      <w:r>
        <w:rPr>
          <w:lang w:eastAsia="es-ES"/>
        </w:rPr>
        <w:t xml:space="preserve"> y </w:t>
      </w:r>
      <w:r w:rsidR="001C4F58">
        <w:rPr>
          <w:lang w:eastAsia="es-ES"/>
        </w:rPr>
        <w:t xml:space="preserve">el </w:t>
      </w:r>
      <w:r>
        <w:rPr>
          <w:lang w:eastAsia="es-ES"/>
        </w:rPr>
        <w:t xml:space="preserve">área de la cuenca ya vienen impuestos por el episodio, lo único a determinar y que es objeto de discusión es el número de curva (CN) ya que el </w:t>
      </w:r>
      <w:proofErr w:type="spellStart"/>
      <w:r>
        <w:rPr>
          <w:lang w:eastAsia="es-ES"/>
        </w:rPr>
        <w:t>Tp</w:t>
      </w:r>
      <w:proofErr w:type="spellEnd"/>
      <w:r>
        <w:rPr>
          <w:lang w:eastAsia="es-ES"/>
        </w:rPr>
        <w:t xml:space="preserve"> se</w:t>
      </w:r>
      <w:r w:rsidR="001C4F58">
        <w:rPr>
          <w:lang w:eastAsia="es-ES"/>
        </w:rPr>
        <w:t>rá objeto de</w:t>
      </w:r>
      <w:r>
        <w:rPr>
          <w:lang w:eastAsia="es-ES"/>
        </w:rPr>
        <w:t xml:space="preserve"> análisis </w:t>
      </w:r>
      <w:r w:rsidR="001C4F58">
        <w:rPr>
          <w:lang w:eastAsia="es-ES"/>
        </w:rPr>
        <w:t xml:space="preserve">posteriormente </w:t>
      </w:r>
      <w:r>
        <w:rPr>
          <w:lang w:eastAsia="es-ES"/>
        </w:rPr>
        <w:t xml:space="preserve">en el </w:t>
      </w:r>
      <w:r w:rsidR="009052E7">
        <w:rPr>
          <w:lang w:eastAsia="es-ES"/>
        </w:rPr>
        <w:t xml:space="preserve">apartado </w:t>
      </w:r>
      <w:r w:rsidR="008226C0">
        <w:rPr>
          <w:i/>
          <w:iCs/>
          <w:lang w:eastAsia="es-ES"/>
        </w:rPr>
        <w:fldChar w:fldCharType="begin"/>
      </w:r>
      <w:r w:rsidR="008226C0">
        <w:rPr>
          <w:i/>
          <w:iCs/>
          <w:lang w:eastAsia="es-ES"/>
        </w:rPr>
        <w:instrText xml:space="preserve"> REF _Ref99387126 \r \h </w:instrText>
      </w:r>
      <w:r w:rsidR="008226C0">
        <w:rPr>
          <w:i/>
          <w:iCs/>
          <w:lang w:eastAsia="es-ES"/>
        </w:rPr>
      </w:r>
      <w:r w:rsidR="008226C0">
        <w:rPr>
          <w:i/>
          <w:iCs/>
          <w:lang w:eastAsia="es-ES"/>
        </w:rPr>
        <w:fldChar w:fldCharType="separate"/>
      </w:r>
      <w:r w:rsidR="004F2F11">
        <w:rPr>
          <w:i/>
          <w:iCs/>
          <w:lang w:eastAsia="es-ES"/>
        </w:rPr>
        <w:t>4.2</w:t>
      </w:r>
      <w:r w:rsidR="008226C0">
        <w:rPr>
          <w:i/>
          <w:iCs/>
          <w:lang w:eastAsia="es-ES"/>
        </w:rPr>
        <w:fldChar w:fldCharType="end"/>
      </w:r>
      <w:r w:rsidR="008226C0">
        <w:rPr>
          <w:i/>
          <w:iCs/>
          <w:lang w:eastAsia="es-ES"/>
        </w:rPr>
        <w:t>.</w:t>
      </w:r>
    </w:p>
    <w:p w14:paraId="6F613B1D" w14:textId="5C21C299" w:rsidR="00D30114" w:rsidRDefault="00D30114" w:rsidP="00D30114">
      <w:pPr>
        <w:rPr>
          <w:lang w:eastAsia="es-ES"/>
        </w:rPr>
      </w:pPr>
    </w:p>
    <w:p w14:paraId="571C5569" w14:textId="33D46836" w:rsidR="00D30114" w:rsidRDefault="00D30114" w:rsidP="00D30114">
      <w:pPr>
        <w:rPr>
          <w:lang w:eastAsia="es-ES"/>
        </w:rPr>
      </w:pPr>
      <w:r>
        <w:rPr>
          <w:lang w:eastAsia="es-ES"/>
        </w:rPr>
        <w:t>De este modo, se ha ido modificando el valor de CN hasta que el volumen de m</w:t>
      </w:r>
      <w:r w:rsidRPr="00877B05">
        <w:rPr>
          <w:vertAlign w:val="superscript"/>
          <w:lang w:eastAsia="es-ES"/>
        </w:rPr>
        <w:t>3</w:t>
      </w:r>
      <w:r>
        <w:rPr>
          <w:lang w:eastAsia="es-ES"/>
        </w:rPr>
        <w:t xml:space="preserve"> que ofrecía el hidrograma generado bajo los mismos pasos que se van a tomar más tarde en </w:t>
      </w:r>
      <w:r w:rsidR="00904141">
        <w:rPr>
          <w:lang w:eastAsia="es-ES"/>
        </w:rPr>
        <w:t>esta</w:t>
      </w:r>
      <w:r>
        <w:rPr>
          <w:lang w:eastAsia="es-ES"/>
        </w:rPr>
        <w:t xml:space="preserve"> metodología coincidía con el caudal real histórico registrado durante ese episodio. Paralelamente se ha tomado nota de los milímetros de lluvia caída 15 y 30 días antes de cada episodio con el fin de </w:t>
      </w:r>
      <w:r w:rsidR="00877B05">
        <w:rPr>
          <w:lang w:eastAsia="es-ES"/>
        </w:rPr>
        <w:t>determinar</w:t>
      </w:r>
      <w:r>
        <w:rPr>
          <w:lang w:eastAsia="es-ES"/>
        </w:rPr>
        <w:t xml:space="preserve"> la humedad con la que recibía </w:t>
      </w:r>
      <w:r w:rsidR="00877B05">
        <w:rPr>
          <w:lang w:eastAsia="es-ES"/>
        </w:rPr>
        <w:t xml:space="preserve">la </w:t>
      </w:r>
      <w:r>
        <w:rPr>
          <w:lang w:eastAsia="es-ES"/>
        </w:rPr>
        <w:t xml:space="preserve">cuenca </w:t>
      </w:r>
      <w:r w:rsidR="00877B05">
        <w:rPr>
          <w:lang w:eastAsia="es-ES"/>
        </w:rPr>
        <w:t>para cada episodio de</w:t>
      </w:r>
      <w:r>
        <w:rPr>
          <w:lang w:eastAsia="es-ES"/>
        </w:rPr>
        <w:t xml:space="preserve"> lluvia.</w:t>
      </w:r>
    </w:p>
    <w:p w14:paraId="25A39A91" w14:textId="3CF28D3C" w:rsidR="00D30114" w:rsidRDefault="00D30114" w:rsidP="00D30114">
      <w:pPr>
        <w:rPr>
          <w:lang w:eastAsia="es-ES"/>
        </w:rPr>
      </w:pPr>
    </w:p>
    <w:p w14:paraId="4020F92F" w14:textId="00DC1E5E" w:rsidR="00D30114" w:rsidRDefault="00D30114" w:rsidP="00D30114">
      <w:pPr>
        <w:rPr>
          <w:lang w:eastAsia="es-ES"/>
        </w:rPr>
      </w:pPr>
      <w:r>
        <w:rPr>
          <w:lang w:eastAsia="es-ES"/>
        </w:rPr>
        <w:t>Finalmente, se encontró una correlación entre estos dos valores de CN y</w:t>
      </w:r>
      <w:r w:rsidR="000D7D7A">
        <w:rPr>
          <w:lang w:eastAsia="es-ES"/>
        </w:rPr>
        <w:t xml:space="preserve"> la</w:t>
      </w:r>
      <w:r>
        <w:rPr>
          <w:lang w:eastAsia="es-ES"/>
        </w:rPr>
        <w:t xml:space="preserve"> </w:t>
      </w:r>
      <w:proofErr w:type="spellStart"/>
      <w:r>
        <w:rPr>
          <w:lang w:eastAsia="es-ES"/>
        </w:rPr>
        <w:t>P</w:t>
      </w:r>
      <w:r w:rsidR="00877B05">
        <w:rPr>
          <w:lang w:eastAsia="es-ES"/>
        </w:rPr>
        <w:t>bruta</w:t>
      </w:r>
      <w:proofErr w:type="spellEnd"/>
      <w:r>
        <w:rPr>
          <w:lang w:eastAsia="es-ES"/>
        </w:rPr>
        <w:t xml:space="preserve"> en los 15 y 30 días</w:t>
      </w:r>
      <w:r w:rsidR="000D7D7A">
        <w:rPr>
          <w:lang w:eastAsia="es-ES"/>
        </w:rPr>
        <w:t xml:space="preserve"> previos</w:t>
      </w:r>
      <w:r>
        <w:rPr>
          <w:lang w:eastAsia="es-ES"/>
        </w:rPr>
        <w:t xml:space="preserve"> a</w:t>
      </w:r>
      <w:r w:rsidR="000D7D7A">
        <w:rPr>
          <w:lang w:eastAsia="es-ES"/>
        </w:rPr>
        <w:t xml:space="preserve"> cada </w:t>
      </w:r>
      <w:r>
        <w:rPr>
          <w:lang w:eastAsia="es-ES"/>
        </w:rPr>
        <w:t>episodio</w:t>
      </w:r>
      <w:r w:rsidR="00877B05">
        <w:rPr>
          <w:lang w:eastAsia="es-ES"/>
        </w:rPr>
        <w:t xml:space="preserve"> </w:t>
      </w:r>
      <w:r w:rsidR="000D7D7A">
        <w:rPr>
          <w:lang w:eastAsia="es-ES"/>
        </w:rPr>
        <w:t xml:space="preserve">con un coeficiente de ajuste de </w:t>
      </w:r>
      <w:r w:rsidR="00877B05">
        <w:rPr>
          <w:lang w:eastAsia="es-ES"/>
        </w:rPr>
        <w:t>R</w:t>
      </w:r>
      <w:r w:rsidR="00877B05" w:rsidRPr="00877B05">
        <w:rPr>
          <w:vertAlign w:val="superscript"/>
          <w:lang w:eastAsia="es-ES"/>
        </w:rPr>
        <w:t>2</w:t>
      </w:r>
      <w:r w:rsidR="00877B05">
        <w:rPr>
          <w:lang w:eastAsia="es-ES"/>
        </w:rPr>
        <w:t xml:space="preserve"> (15 días) = 0.97 y R</w:t>
      </w:r>
      <w:r w:rsidR="00877B05" w:rsidRPr="00877B05">
        <w:rPr>
          <w:vertAlign w:val="superscript"/>
          <w:lang w:eastAsia="es-ES"/>
        </w:rPr>
        <w:t>2</w:t>
      </w:r>
      <w:r w:rsidR="00877B05">
        <w:rPr>
          <w:lang w:eastAsia="es-ES"/>
        </w:rPr>
        <w:t xml:space="preserve"> (30 días) = 0.99</w:t>
      </w:r>
      <w:r w:rsidR="000D7D7A">
        <w:rPr>
          <w:lang w:eastAsia="es-ES"/>
        </w:rPr>
        <w:t>.</w:t>
      </w:r>
    </w:p>
    <w:p w14:paraId="3DA754D3" w14:textId="77777777" w:rsidR="00574CE4" w:rsidRDefault="00574CE4" w:rsidP="00D30114">
      <w:pPr>
        <w:rPr>
          <w:lang w:eastAsia="es-ES"/>
        </w:rPr>
      </w:pPr>
    </w:p>
    <w:p w14:paraId="2C2F4819" w14:textId="782E1A3A" w:rsidR="00D30114" w:rsidRDefault="00D30114" w:rsidP="00D30114">
      <w:pPr>
        <w:rPr>
          <w:lang w:eastAsia="es-ES"/>
        </w:rPr>
      </w:pPr>
    </w:p>
    <w:p w14:paraId="331096B8" w14:textId="77777777" w:rsidR="00877B05" w:rsidRDefault="00A014D3" w:rsidP="00877B05">
      <w:pPr>
        <w:keepNext/>
        <w:jc w:val="center"/>
      </w:pPr>
      <w:r>
        <w:rPr>
          <w:noProof/>
        </w:rPr>
        <w:drawing>
          <wp:inline distT="0" distB="0" distL="0" distR="0" wp14:anchorId="721995B8" wp14:editId="4BC62E46">
            <wp:extent cx="3819525" cy="2543175"/>
            <wp:effectExtent l="0" t="0" r="0" b="0"/>
            <wp:docPr id="4" name="Gráfico 4">
              <a:extLst xmlns:a="http://schemas.openxmlformats.org/drawingml/2006/main">
                <a:ext uri="{FF2B5EF4-FFF2-40B4-BE49-F238E27FC236}">
                  <a16:creationId xmlns:a16="http://schemas.microsoft.com/office/drawing/2014/main" id="{B43EACA7-C18C-49AB-912F-5D2E790272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B11FAE" w14:textId="4ABBC8C6" w:rsidR="00D30114" w:rsidRDefault="00877B05" w:rsidP="00877B05">
      <w:pPr>
        <w:pStyle w:val="Descripcin"/>
      </w:pPr>
      <w:bookmarkStart w:id="110" w:name="_Toc99969458"/>
      <w:r>
        <w:t xml:space="preserve">Ilustración </w:t>
      </w:r>
      <w:r w:rsidR="00F64826">
        <w:fldChar w:fldCharType="begin"/>
      </w:r>
      <w:r w:rsidR="00F64826">
        <w:instrText xml:space="preserve"> SEQ Ilustración \* ARABIC </w:instrText>
      </w:r>
      <w:r w:rsidR="00F64826">
        <w:fldChar w:fldCharType="separate"/>
      </w:r>
      <w:r w:rsidR="004F2F11">
        <w:rPr>
          <w:noProof/>
        </w:rPr>
        <w:t>6</w:t>
      </w:r>
      <w:r w:rsidR="00F64826">
        <w:rPr>
          <w:noProof/>
        </w:rPr>
        <w:fldChar w:fldCharType="end"/>
      </w:r>
      <w:r>
        <w:t xml:space="preserve">. Ajuste del CN según el histórico de </w:t>
      </w:r>
      <w:proofErr w:type="spellStart"/>
      <w:r>
        <w:t>Pbruta</w:t>
      </w:r>
      <w:proofErr w:type="spellEnd"/>
      <w:r>
        <w:t xml:space="preserve"> en los 15 y 30 días previos.</w:t>
      </w:r>
      <w:bookmarkEnd w:id="110"/>
    </w:p>
    <w:p w14:paraId="51C0A403" w14:textId="77777777" w:rsidR="00574CE4" w:rsidRPr="00574CE4" w:rsidRDefault="00574CE4" w:rsidP="00574CE4"/>
    <w:p w14:paraId="01C06281" w14:textId="1B1AD31B" w:rsidR="00D30114" w:rsidRDefault="00D30114" w:rsidP="00D30114">
      <w:pPr>
        <w:rPr>
          <w:lang w:eastAsia="es-ES"/>
        </w:rPr>
      </w:pPr>
    </w:p>
    <w:p w14:paraId="6F217C76" w14:textId="390D5AFB" w:rsidR="0062030F" w:rsidRPr="00A014D3" w:rsidRDefault="0062030F" w:rsidP="00D30114">
      <w:pPr>
        <w:rPr>
          <w:lang w:eastAsia="es-ES"/>
        </w:rPr>
      </w:pPr>
      <w:r>
        <w:rPr>
          <w:lang w:eastAsia="es-ES"/>
        </w:rPr>
        <w:lastRenderedPageBreak/>
        <w:t xml:space="preserve">Finalmente, se hace uso de la ecuación descrita por la regresión lineal para hallar el valor de CN según futuros episodios en los que previamente se halla determinado la </w:t>
      </w:r>
      <w:proofErr w:type="spellStart"/>
      <w:r>
        <w:rPr>
          <w:lang w:eastAsia="es-ES"/>
        </w:rPr>
        <w:t>Pbruta</w:t>
      </w:r>
      <w:proofErr w:type="spellEnd"/>
      <w:r>
        <w:rPr>
          <w:lang w:eastAsia="es-ES"/>
        </w:rPr>
        <w:t xml:space="preserve"> a los 15 y 30 días.</w:t>
      </w:r>
    </w:p>
    <w:p w14:paraId="3E901D22" w14:textId="39BA8455" w:rsidR="008E148A" w:rsidRDefault="008E148A" w:rsidP="00A014D3">
      <w:pPr>
        <w:rPr>
          <w:rFonts w:eastAsiaTheme="minorEastAsia"/>
          <w:lang w:eastAsia="es-ES"/>
        </w:rPr>
      </w:pPr>
    </w:p>
    <w:p w14:paraId="437388B2" w14:textId="043C4629" w:rsidR="008E148A" w:rsidRPr="00403D54" w:rsidRDefault="00403D54" w:rsidP="00732D0A">
      <w:pPr>
        <w:pStyle w:val="Ttulo3"/>
        <w:rPr>
          <w:lang w:val="es-ES" w:eastAsia="es-ES"/>
        </w:rPr>
      </w:pPr>
      <w:bookmarkStart w:id="111" w:name="_Ref99451914"/>
      <w:bookmarkStart w:id="112" w:name="_Toc99969403"/>
      <w:r w:rsidRPr="00403D54">
        <w:rPr>
          <w:lang w:val="es-ES" w:eastAsia="es-ES"/>
        </w:rPr>
        <w:t xml:space="preserve">Calibración </w:t>
      </w:r>
      <w:r w:rsidR="008226C0">
        <w:rPr>
          <w:lang w:val="es-ES" w:eastAsia="es-ES"/>
        </w:rPr>
        <w:t xml:space="preserve">de </w:t>
      </w:r>
      <w:r w:rsidR="008226C0">
        <w:rPr>
          <w:rFonts w:cs="Times New Roman"/>
          <w:lang w:eastAsia="es-ES"/>
        </w:rPr>
        <w:t>ղ</w:t>
      </w:r>
      <w:r w:rsidR="008226C0" w:rsidRPr="008226C0">
        <w:rPr>
          <w:rFonts w:cs="Times New Roman"/>
          <w:lang w:val="es-ES" w:eastAsia="es-ES"/>
        </w:rPr>
        <w:t xml:space="preserve">, </w:t>
      </w:r>
      <w:r w:rsidR="008226C0">
        <w:rPr>
          <w:rFonts w:cs="Times New Roman"/>
          <w:lang w:eastAsia="es-ES"/>
        </w:rPr>
        <w:t>Ө</w:t>
      </w:r>
      <w:proofErr w:type="spellStart"/>
      <w:r w:rsidR="008226C0" w:rsidRPr="008226C0">
        <w:rPr>
          <w:vertAlign w:val="subscript"/>
          <w:lang w:val="es-ES" w:eastAsia="es-ES"/>
        </w:rPr>
        <w:t>e</w:t>
      </w:r>
      <w:proofErr w:type="spellEnd"/>
      <w:r w:rsidR="008226C0" w:rsidRPr="008226C0">
        <w:rPr>
          <w:vertAlign w:val="subscript"/>
          <w:lang w:val="es-ES" w:eastAsia="es-ES"/>
        </w:rPr>
        <w:t xml:space="preserve"> </w:t>
      </w:r>
      <w:r w:rsidR="008226C0" w:rsidRPr="008226C0">
        <w:rPr>
          <w:lang w:val="es-ES" w:eastAsia="es-ES"/>
        </w:rPr>
        <w:t>y K. M</w:t>
      </w:r>
      <w:r w:rsidR="008226C0">
        <w:rPr>
          <w:lang w:val="es-ES" w:eastAsia="es-ES"/>
        </w:rPr>
        <w:t xml:space="preserve">étodo de infiltración: </w:t>
      </w:r>
      <w:r w:rsidR="00732D0A" w:rsidRPr="00403D54">
        <w:rPr>
          <w:lang w:val="es-ES" w:eastAsia="es-ES"/>
        </w:rPr>
        <w:t>Green-</w:t>
      </w:r>
      <w:proofErr w:type="spellStart"/>
      <w:r w:rsidR="00732D0A" w:rsidRPr="00403D54">
        <w:rPr>
          <w:lang w:val="es-ES" w:eastAsia="es-ES"/>
        </w:rPr>
        <w:t>Ampt</w:t>
      </w:r>
      <w:bookmarkEnd w:id="111"/>
      <w:bookmarkEnd w:id="112"/>
      <w:proofErr w:type="spellEnd"/>
    </w:p>
    <w:p w14:paraId="45AF5B72" w14:textId="77777777" w:rsidR="005213D9" w:rsidRDefault="005213D9" w:rsidP="00732D0A">
      <w:pPr>
        <w:rPr>
          <w:highlight w:val="yellow"/>
          <w:lang w:eastAsia="es-ES"/>
        </w:rPr>
      </w:pPr>
    </w:p>
    <w:p w14:paraId="57460426" w14:textId="7C5EF135" w:rsidR="005213D9" w:rsidRDefault="00A2044A" w:rsidP="00732D0A">
      <w:pPr>
        <w:rPr>
          <w:lang w:eastAsia="es-ES"/>
        </w:rPr>
      </w:pPr>
      <w:r>
        <w:rPr>
          <w:lang w:eastAsia="es-ES"/>
        </w:rPr>
        <w:t>El Método de Green-</w:t>
      </w:r>
      <w:proofErr w:type="spellStart"/>
      <w:r>
        <w:rPr>
          <w:lang w:eastAsia="es-ES"/>
        </w:rPr>
        <w:t>Ampt</w:t>
      </w:r>
      <w:proofErr w:type="spellEnd"/>
      <w:r>
        <w:rPr>
          <w:lang w:eastAsia="es-ES"/>
        </w:rPr>
        <w:t xml:space="preserve"> </w:t>
      </w:r>
      <w:proofErr w:type="spellStart"/>
      <w:r>
        <w:rPr>
          <w:lang w:eastAsia="es-ES"/>
        </w:rPr>
        <w:t>recoje</w:t>
      </w:r>
      <w:proofErr w:type="spellEnd"/>
      <w:r>
        <w:rPr>
          <w:lang w:eastAsia="es-ES"/>
        </w:rPr>
        <w:t xml:space="preserve"> </w:t>
      </w:r>
      <w:r w:rsidR="002230D1">
        <w:rPr>
          <w:lang w:eastAsia="es-ES"/>
        </w:rPr>
        <w:t xml:space="preserve">los mismos parámetros que en el Método de las Abstracciones salvo el CN que es sustituido por los distintos parámetros que se ven a continuación. En la </w:t>
      </w:r>
      <w:r w:rsidR="00CE1A5A">
        <w:rPr>
          <w:highlight w:val="green"/>
          <w:lang w:eastAsia="es-ES"/>
        </w:rPr>
        <w:fldChar w:fldCharType="begin"/>
      </w:r>
      <w:r w:rsidR="00CE1A5A">
        <w:rPr>
          <w:lang w:eastAsia="es-ES"/>
        </w:rPr>
        <w:instrText xml:space="preserve"> REF _Ref98867328 \h </w:instrText>
      </w:r>
      <w:r w:rsidR="00CE1A5A">
        <w:rPr>
          <w:highlight w:val="green"/>
          <w:lang w:eastAsia="es-ES"/>
        </w:rPr>
      </w:r>
      <w:r w:rsidR="00CE1A5A">
        <w:rPr>
          <w:highlight w:val="green"/>
          <w:lang w:eastAsia="es-ES"/>
        </w:rPr>
        <w:fldChar w:fldCharType="separate"/>
      </w:r>
      <w:r w:rsidR="004F2F11">
        <w:t xml:space="preserve">Tabla </w:t>
      </w:r>
      <w:r w:rsidR="004F2F11">
        <w:rPr>
          <w:noProof/>
        </w:rPr>
        <w:t>6</w:t>
      </w:r>
      <w:r w:rsidR="00CE1A5A">
        <w:rPr>
          <w:highlight w:val="green"/>
          <w:lang w:eastAsia="es-ES"/>
        </w:rPr>
        <w:fldChar w:fldCharType="end"/>
      </w:r>
      <w:r w:rsidR="00CE1A5A">
        <w:rPr>
          <w:lang w:eastAsia="es-ES"/>
        </w:rPr>
        <w:t xml:space="preserve"> </w:t>
      </w:r>
      <w:r w:rsidR="002230D1">
        <w:rPr>
          <w:lang w:eastAsia="es-ES"/>
        </w:rPr>
        <w:t>se ofrece un resumen análogo al del apartado anterior para situar</w:t>
      </w:r>
      <w:r w:rsidR="00DB172F">
        <w:rPr>
          <w:lang w:eastAsia="es-ES"/>
        </w:rPr>
        <w:t xml:space="preserve"> los términos dependientes en Green-</w:t>
      </w:r>
      <w:proofErr w:type="spellStart"/>
      <w:r w:rsidR="00DB172F">
        <w:rPr>
          <w:lang w:eastAsia="es-ES"/>
        </w:rPr>
        <w:t>Ampt</w:t>
      </w:r>
      <w:proofErr w:type="spellEnd"/>
      <w:r w:rsidR="002230D1">
        <w:rPr>
          <w:lang w:eastAsia="es-ES"/>
        </w:rPr>
        <w:t>.</w:t>
      </w:r>
    </w:p>
    <w:p w14:paraId="4E5158B2" w14:textId="2F1C1AB8" w:rsidR="002230D1" w:rsidRDefault="002230D1" w:rsidP="00732D0A">
      <w:pPr>
        <w:rPr>
          <w:lang w:eastAsia="es-ES"/>
        </w:rPr>
      </w:pPr>
    </w:p>
    <w:p w14:paraId="6439D324" w14:textId="77777777" w:rsidR="002230D1" w:rsidRDefault="002230D1" w:rsidP="00732D0A">
      <w:pPr>
        <w:rPr>
          <w:lang w:eastAsia="es-ES"/>
        </w:rPr>
      </w:pPr>
    </w:p>
    <w:tbl>
      <w:tblPr>
        <w:tblStyle w:val="Tablanormal5"/>
        <w:tblW w:w="9338" w:type="dxa"/>
        <w:jc w:val="center"/>
        <w:tblLook w:val="04A0" w:firstRow="1" w:lastRow="0" w:firstColumn="1" w:lastColumn="0" w:noHBand="0" w:noVBand="1"/>
      </w:tblPr>
      <w:tblGrid>
        <w:gridCol w:w="4669"/>
        <w:gridCol w:w="4669"/>
      </w:tblGrid>
      <w:tr w:rsidR="002230D1" w14:paraId="2F52CE32" w14:textId="77777777" w:rsidTr="002230D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69" w:type="dxa"/>
          </w:tcPr>
          <w:p w14:paraId="6FB891D0" w14:textId="77777777" w:rsidR="002230D1" w:rsidRDefault="002230D1" w:rsidP="00E35AF7">
            <w:pPr>
              <w:rPr>
                <w:lang w:eastAsia="es-ES"/>
              </w:rPr>
            </w:pPr>
            <w:r>
              <w:rPr>
                <w:lang w:eastAsia="es-ES"/>
              </w:rPr>
              <w:t>Parámetros de interés</w:t>
            </w:r>
          </w:p>
        </w:tc>
        <w:tc>
          <w:tcPr>
            <w:tcW w:w="4669" w:type="dxa"/>
          </w:tcPr>
          <w:p w14:paraId="16BEC330" w14:textId="77777777" w:rsidR="002230D1" w:rsidRDefault="002230D1" w:rsidP="00E35AF7">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Factores que intervienen</w:t>
            </w:r>
          </w:p>
        </w:tc>
      </w:tr>
      <w:tr w:rsidR="002230D1" w14:paraId="643428A5" w14:textId="77777777" w:rsidTr="002230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69" w:type="dxa"/>
          </w:tcPr>
          <w:p w14:paraId="16BD3221" w14:textId="77777777" w:rsidR="002230D1" w:rsidRDefault="002230D1" w:rsidP="00E35AF7">
            <w:pPr>
              <w:rPr>
                <w:lang w:eastAsia="es-ES"/>
              </w:rPr>
            </w:pPr>
            <w:r>
              <w:rPr>
                <w:lang w:eastAsia="es-ES"/>
              </w:rPr>
              <w:t>Caudal Total (Qt)</w:t>
            </w:r>
          </w:p>
        </w:tc>
        <w:tc>
          <w:tcPr>
            <w:tcW w:w="4669" w:type="dxa"/>
          </w:tcPr>
          <w:p w14:paraId="7338C6EB" w14:textId="2889119B" w:rsidR="002230D1" w:rsidRDefault="002230D1" w:rsidP="00E35AF7">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P</w:t>
            </w:r>
            <w:r w:rsidR="005315FE">
              <w:rPr>
                <w:lang w:eastAsia="es-ES"/>
              </w:rPr>
              <w:t>bruta</w:t>
            </w:r>
            <w:proofErr w:type="spellEnd"/>
            <w:r>
              <w:rPr>
                <w:lang w:eastAsia="es-ES"/>
              </w:rPr>
              <w:t xml:space="preserve">, </w:t>
            </w:r>
            <w:r>
              <w:rPr>
                <w:rFonts w:cs="Times New Roman"/>
                <w:lang w:eastAsia="es-ES"/>
              </w:rPr>
              <w:t xml:space="preserve">ղ, </w:t>
            </w:r>
            <w:proofErr w:type="spellStart"/>
            <w:r>
              <w:rPr>
                <w:rFonts w:cs="Times New Roman"/>
                <w:lang w:eastAsia="es-ES"/>
              </w:rPr>
              <w:t>Ө</w:t>
            </w:r>
            <w:r>
              <w:rPr>
                <w:vertAlign w:val="subscript"/>
                <w:lang w:eastAsia="es-ES"/>
              </w:rPr>
              <w:t>e</w:t>
            </w:r>
            <w:proofErr w:type="spellEnd"/>
            <w:r>
              <w:rPr>
                <w:vertAlign w:val="subscript"/>
                <w:lang w:eastAsia="es-ES"/>
              </w:rPr>
              <w:t xml:space="preserve">, </w:t>
            </w:r>
            <w:r>
              <w:rPr>
                <w:lang w:eastAsia="es-ES"/>
              </w:rPr>
              <w:t xml:space="preserve">K y </w:t>
            </w:r>
            <w:r w:rsidR="00E952EA">
              <w:rPr>
                <w:lang w:eastAsia="es-ES"/>
              </w:rPr>
              <w:t>A</w:t>
            </w:r>
          </w:p>
        </w:tc>
      </w:tr>
      <w:tr w:rsidR="002230D1" w14:paraId="6BEEA7C8" w14:textId="77777777" w:rsidTr="002230D1">
        <w:trPr>
          <w:jc w:val="center"/>
        </w:trPr>
        <w:tc>
          <w:tcPr>
            <w:cnfStyle w:val="001000000000" w:firstRow="0" w:lastRow="0" w:firstColumn="1" w:lastColumn="0" w:oddVBand="0" w:evenVBand="0" w:oddHBand="0" w:evenHBand="0" w:firstRowFirstColumn="0" w:firstRowLastColumn="0" w:lastRowFirstColumn="0" w:lastRowLastColumn="0"/>
            <w:tcW w:w="4669" w:type="dxa"/>
          </w:tcPr>
          <w:p w14:paraId="400824C6" w14:textId="77777777" w:rsidR="002230D1" w:rsidRDefault="002230D1" w:rsidP="00E35AF7">
            <w:pPr>
              <w:rPr>
                <w:lang w:eastAsia="es-ES"/>
              </w:rPr>
            </w:pPr>
            <w:r>
              <w:rPr>
                <w:lang w:eastAsia="es-ES"/>
              </w:rPr>
              <w:t>Caudal Punta (</w:t>
            </w:r>
            <w:proofErr w:type="spellStart"/>
            <w:r>
              <w:rPr>
                <w:lang w:eastAsia="es-ES"/>
              </w:rPr>
              <w:t>Qp</w:t>
            </w:r>
            <w:proofErr w:type="spellEnd"/>
            <w:r>
              <w:rPr>
                <w:lang w:eastAsia="es-ES"/>
              </w:rPr>
              <w:t>)</w:t>
            </w:r>
          </w:p>
        </w:tc>
        <w:tc>
          <w:tcPr>
            <w:tcW w:w="4669" w:type="dxa"/>
          </w:tcPr>
          <w:p w14:paraId="137789D0" w14:textId="7C124E81" w:rsidR="002230D1" w:rsidRDefault="002230D1" w:rsidP="00E35AF7">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 xml:space="preserve">Pe, </w:t>
            </w:r>
            <w:proofErr w:type="spellStart"/>
            <w:r>
              <w:rPr>
                <w:lang w:eastAsia="es-ES"/>
              </w:rPr>
              <w:t>Tp</w:t>
            </w:r>
            <w:proofErr w:type="spellEnd"/>
            <w:r>
              <w:rPr>
                <w:lang w:eastAsia="es-ES"/>
              </w:rPr>
              <w:t xml:space="preserve">, </w:t>
            </w:r>
            <w:r w:rsidR="00E952EA">
              <w:rPr>
                <w:lang w:eastAsia="es-ES"/>
              </w:rPr>
              <w:t>A</w:t>
            </w:r>
          </w:p>
        </w:tc>
      </w:tr>
      <w:tr w:rsidR="002230D1" w14:paraId="3323E9EF" w14:textId="77777777" w:rsidTr="002230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69" w:type="dxa"/>
          </w:tcPr>
          <w:p w14:paraId="3DA79ED7" w14:textId="1650B2C8" w:rsidR="002230D1" w:rsidRDefault="002230D1" w:rsidP="00E35AF7">
            <w:pPr>
              <w:rPr>
                <w:lang w:eastAsia="es-ES"/>
              </w:rPr>
            </w:pPr>
            <w:r>
              <w:rPr>
                <w:lang w:eastAsia="es-ES"/>
              </w:rPr>
              <w:t>T</w:t>
            </w:r>
            <w:ins w:id="113" w:author="CARMEN ZARZUELO ROMERO" w:date="2022-04-05T10:46:00Z">
              <w:r w:rsidR="00581623">
                <w:rPr>
                  <w:lang w:eastAsia="es-ES"/>
                </w:rPr>
                <w:t xml:space="preserve">iempo </w:t>
              </w:r>
            </w:ins>
            <w:r>
              <w:rPr>
                <w:lang w:eastAsia="es-ES"/>
              </w:rPr>
              <w:t>p</w:t>
            </w:r>
            <w:ins w:id="114" w:author="CARMEN ZARZUELO ROMERO" w:date="2022-04-05T10:47:00Z">
              <w:r w:rsidR="00581623">
                <w:rPr>
                  <w:lang w:eastAsia="es-ES"/>
                </w:rPr>
                <w:t>ico (</w:t>
              </w:r>
              <w:proofErr w:type="spellStart"/>
              <w:r w:rsidR="00581623">
                <w:rPr>
                  <w:lang w:eastAsia="es-ES"/>
                </w:rPr>
                <w:t>Tp</w:t>
              </w:r>
              <w:proofErr w:type="spellEnd"/>
              <w:r w:rsidR="00581623">
                <w:rPr>
                  <w:lang w:eastAsia="es-ES"/>
                </w:rPr>
                <w:t>)</w:t>
              </w:r>
            </w:ins>
          </w:p>
        </w:tc>
        <w:tc>
          <w:tcPr>
            <w:tcW w:w="4669" w:type="dxa"/>
          </w:tcPr>
          <w:p w14:paraId="62856942" w14:textId="53F5BB6B" w:rsidR="002230D1" w:rsidRDefault="002230D1" w:rsidP="00E35AF7">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D, T</w:t>
            </w:r>
            <w:r w:rsidR="00E952EA">
              <w:rPr>
                <w:lang w:eastAsia="es-ES"/>
              </w:rPr>
              <w:t>c</w:t>
            </w:r>
            <w:r>
              <w:rPr>
                <w:lang w:eastAsia="es-ES"/>
              </w:rPr>
              <w:t xml:space="preserve">, </w:t>
            </w:r>
            <w:proofErr w:type="spellStart"/>
            <w:r w:rsidRPr="003D5426">
              <w:rPr>
                <w:lang w:eastAsia="es-ES"/>
              </w:rPr>
              <w:t>Coef</w:t>
            </w:r>
            <w:proofErr w:type="spellEnd"/>
            <w:r w:rsidRPr="003D5426">
              <w:rPr>
                <w:lang w:eastAsia="es-ES"/>
              </w:rPr>
              <w:t xml:space="preserve"> 1, </w:t>
            </w:r>
            <w:proofErr w:type="spellStart"/>
            <w:r w:rsidRPr="003D5426">
              <w:rPr>
                <w:lang w:eastAsia="es-ES"/>
              </w:rPr>
              <w:t>Coef</w:t>
            </w:r>
            <w:proofErr w:type="spellEnd"/>
            <w:r w:rsidRPr="003D5426">
              <w:rPr>
                <w:lang w:eastAsia="es-ES"/>
              </w:rPr>
              <w:t xml:space="preserve"> 2.</w:t>
            </w:r>
          </w:p>
        </w:tc>
      </w:tr>
      <w:tr w:rsidR="002230D1" w14:paraId="56A8B4F2" w14:textId="77777777" w:rsidTr="002230D1">
        <w:trPr>
          <w:jc w:val="center"/>
        </w:trPr>
        <w:tc>
          <w:tcPr>
            <w:cnfStyle w:val="001000000000" w:firstRow="0" w:lastRow="0" w:firstColumn="1" w:lastColumn="0" w:oddVBand="0" w:evenVBand="0" w:oddHBand="0" w:evenHBand="0" w:firstRowFirstColumn="0" w:firstRowLastColumn="0" w:lastRowFirstColumn="0" w:lastRowLastColumn="0"/>
            <w:tcW w:w="4669" w:type="dxa"/>
          </w:tcPr>
          <w:p w14:paraId="03D25151" w14:textId="2DAE1F52" w:rsidR="002230D1" w:rsidRDefault="00581623" w:rsidP="00E35AF7">
            <w:pPr>
              <w:rPr>
                <w:lang w:eastAsia="es-ES"/>
              </w:rPr>
            </w:pPr>
            <w:ins w:id="115" w:author="CARMEN ZARZUELO ROMERO" w:date="2022-04-05T10:47:00Z">
              <w:r>
                <w:rPr>
                  <w:lang w:eastAsia="es-ES"/>
                </w:rPr>
                <w:t>Precipitación efectiva (</w:t>
              </w:r>
            </w:ins>
            <w:r w:rsidR="002230D1">
              <w:rPr>
                <w:lang w:eastAsia="es-ES"/>
              </w:rPr>
              <w:t>Pe (auxiliar</w:t>
            </w:r>
            <w:ins w:id="116" w:author="CARMEN ZARZUELO ROMERO" w:date="2022-04-05T10:47:00Z">
              <w:r>
                <w:rPr>
                  <w:lang w:eastAsia="es-ES"/>
                </w:rPr>
                <w:t>)</w:t>
              </w:r>
            </w:ins>
            <w:r w:rsidR="002230D1">
              <w:rPr>
                <w:lang w:eastAsia="es-ES"/>
              </w:rPr>
              <w:t>)</w:t>
            </w:r>
          </w:p>
        </w:tc>
        <w:tc>
          <w:tcPr>
            <w:tcW w:w="4669" w:type="dxa"/>
          </w:tcPr>
          <w:p w14:paraId="36863B96" w14:textId="38174D4B" w:rsidR="002230D1" w:rsidRDefault="002230D1" w:rsidP="002230D1">
            <w:pPr>
              <w:keepNext/>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P</w:t>
            </w:r>
            <w:r w:rsidR="005315FE">
              <w:rPr>
                <w:lang w:eastAsia="es-ES"/>
              </w:rPr>
              <w:t>bruta</w:t>
            </w:r>
            <w:proofErr w:type="spellEnd"/>
            <w:r>
              <w:rPr>
                <w:lang w:eastAsia="es-ES"/>
              </w:rPr>
              <w:t xml:space="preserve">, </w:t>
            </w:r>
            <w:r>
              <w:rPr>
                <w:rFonts w:cs="Times New Roman"/>
                <w:lang w:eastAsia="es-ES"/>
              </w:rPr>
              <w:t xml:space="preserve">ղ, </w:t>
            </w:r>
            <w:proofErr w:type="spellStart"/>
            <w:r>
              <w:rPr>
                <w:rFonts w:cs="Times New Roman"/>
                <w:lang w:eastAsia="es-ES"/>
              </w:rPr>
              <w:t>Ө</w:t>
            </w:r>
            <w:r>
              <w:rPr>
                <w:vertAlign w:val="subscript"/>
                <w:lang w:eastAsia="es-ES"/>
              </w:rPr>
              <w:t>e</w:t>
            </w:r>
            <w:proofErr w:type="spellEnd"/>
            <w:r>
              <w:rPr>
                <w:vertAlign w:val="subscript"/>
                <w:lang w:eastAsia="es-ES"/>
              </w:rPr>
              <w:t xml:space="preserve"> </w:t>
            </w:r>
            <w:r>
              <w:rPr>
                <w:lang w:eastAsia="es-ES"/>
              </w:rPr>
              <w:t>y K</w:t>
            </w:r>
          </w:p>
        </w:tc>
      </w:tr>
    </w:tbl>
    <w:p w14:paraId="2C99A0E6" w14:textId="708BDF65" w:rsidR="00E865D5" w:rsidRDefault="002230D1" w:rsidP="002230D1">
      <w:pPr>
        <w:pStyle w:val="Descripcin"/>
      </w:pPr>
      <w:bookmarkStart w:id="117" w:name="_Ref98867328"/>
      <w:bookmarkStart w:id="118" w:name="_Toc99969432"/>
      <w:r>
        <w:t xml:space="preserve">Tabla </w:t>
      </w:r>
      <w:fldSimple w:instr=" SEQ Tabla \* ARABIC ">
        <w:r w:rsidR="004F2F11">
          <w:rPr>
            <w:noProof/>
          </w:rPr>
          <w:t>6</w:t>
        </w:r>
      </w:fldSimple>
      <w:bookmarkEnd w:id="117"/>
      <w:r>
        <w:t xml:space="preserve">. </w:t>
      </w:r>
      <w:r w:rsidRPr="00D63740">
        <w:t>Parámetros de interés para el Método de Green-</w:t>
      </w:r>
      <w:proofErr w:type="spellStart"/>
      <w:r w:rsidRPr="00D63740">
        <w:t>Ampt</w:t>
      </w:r>
      <w:bookmarkEnd w:id="118"/>
      <w:proofErr w:type="spellEnd"/>
    </w:p>
    <w:p w14:paraId="4A157F22" w14:textId="6775BC50" w:rsidR="002230D1" w:rsidRDefault="002230D1" w:rsidP="002230D1"/>
    <w:p w14:paraId="2AC63257" w14:textId="77777777" w:rsidR="002230D1" w:rsidRPr="002230D1" w:rsidRDefault="002230D1" w:rsidP="002230D1"/>
    <w:p w14:paraId="185BD39C" w14:textId="6F15D350" w:rsidR="00E865D5" w:rsidRDefault="002230D1" w:rsidP="00732D0A">
      <w:pPr>
        <w:rPr>
          <w:lang w:eastAsia="es-ES"/>
        </w:rPr>
      </w:pPr>
      <w:r>
        <w:rPr>
          <w:lang w:eastAsia="es-ES"/>
        </w:rPr>
        <w:t xml:space="preserve">Los parámetros de la </w:t>
      </w:r>
      <w:r w:rsidR="00CE1A5A">
        <w:rPr>
          <w:highlight w:val="green"/>
          <w:lang w:eastAsia="es-ES"/>
        </w:rPr>
        <w:fldChar w:fldCharType="begin"/>
      </w:r>
      <w:r w:rsidR="00CE1A5A">
        <w:rPr>
          <w:lang w:eastAsia="es-ES"/>
        </w:rPr>
        <w:instrText xml:space="preserve"> REF _Ref98867328 \h </w:instrText>
      </w:r>
      <w:r w:rsidR="00CE1A5A">
        <w:rPr>
          <w:highlight w:val="green"/>
          <w:lang w:eastAsia="es-ES"/>
        </w:rPr>
      </w:r>
      <w:r w:rsidR="00CE1A5A">
        <w:rPr>
          <w:highlight w:val="green"/>
          <w:lang w:eastAsia="es-ES"/>
        </w:rPr>
        <w:fldChar w:fldCharType="separate"/>
      </w:r>
      <w:r w:rsidR="004F2F11">
        <w:t xml:space="preserve">Tabla </w:t>
      </w:r>
      <w:r w:rsidR="004F2F11">
        <w:rPr>
          <w:noProof/>
        </w:rPr>
        <w:t>6</w:t>
      </w:r>
      <w:r w:rsidR="00CE1A5A">
        <w:rPr>
          <w:highlight w:val="green"/>
          <w:lang w:eastAsia="es-ES"/>
        </w:rPr>
        <w:fldChar w:fldCharType="end"/>
      </w:r>
      <w:r w:rsidR="00CE1A5A">
        <w:rPr>
          <w:lang w:eastAsia="es-ES"/>
        </w:rPr>
        <w:t xml:space="preserve"> </w:t>
      </w:r>
      <w:r>
        <w:rPr>
          <w:lang w:eastAsia="es-ES"/>
        </w:rPr>
        <w:t>referentes a la infiltración</w:t>
      </w:r>
      <w:r w:rsidR="00E865D5">
        <w:rPr>
          <w:lang w:eastAsia="es-ES"/>
        </w:rPr>
        <w:t xml:space="preserve"> se </w:t>
      </w:r>
      <w:proofErr w:type="spellStart"/>
      <w:r w:rsidR="00E865D5">
        <w:rPr>
          <w:lang w:eastAsia="es-ES"/>
        </w:rPr>
        <w:t>recojen</w:t>
      </w:r>
      <w:proofErr w:type="spellEnd"/>
      <w:r w:rsidR="00E865D5">
        <w:rPr>
          <w:lang w:eastAsia="es-ES"/>
        </w:rPr>
        <w:t xml:space="preserve"> en la Tabla 4.2 del </w:t>
      </w:r>
      <w:r w:rsidR="00FC1508">
        <w:rPr>
          <w:lang w:eastAsia="es-ES"/>
        </w:rPr>
        <w:t>L</w:t>
      </w:r>
      <w:r w:rsidR="00E865D5">
        <w:rPr>
          <w:lang w:eastAsia="es-ES"/>
        </w:rPr>
        <w:t xml:space="preserve">ibro “Ingeniería Hidrológica” </w:t>
      </w:r>
      <w:sdt>
        <w:sdtPr>
          <w:rPr>
            <w:lang w:eastAsia="es-ES"/>
          </w:rPr>
          <w:id w:val="591596920"/>
          <w:citation/>
        </w:sdtPr>
        <w:sdtEndPr/>
        <w:sdtContent>
          <w:r w:rsidR="00E865D5">
            <w:rPr>
              <w:lang w:eastAsia="es-ES"/>
            </w:rPr>
            <w:fldChar w:fldCharType="begin"/>
          </w:r>
          <w:r w:rsidR="00C473A5">
            <w:rPr>
              <w:lang w:eastAsia="es-ES"/>
            </w:rPr>
            <w:instrText xml:space="preserve">CITATION Leo \l 3082 </w:instrText>
          </w:r>
          <w:r w:rsidR="00E865D5">
            <w:rPr>
              <w:lang w:eastAsia="es-ES"/>
            </w:rPr>
            <w:fldChar w:fldCharType="separate"/>
          </w:r>
          <w:r w:rsidR="004F2F11" w:rsidRPr="004F2F11">
            <w:rPr>
              <w:noProof/>
              <w:lang w:eastAsia="es-ES"/>
            </w:rPr>
            <w:t>[6]</w:t>
          </w:r>
          <w:r w:rsidR="00E865D5">
            <w:rPr>
              <w:lang w:eastAsia="es-ES"/>
            </w:rPr>
            <w:fldChar w:fldCharType="end"/>
          </w:r>
        </w:sdtContent>
      </w:sdt>
      <w:r w:rsidR="00E865D5">
        <w:rPr>
          <w:lang w:eastAsia="es-ES"/>
        </w:rPr>
        <w:t xml:space="preserve"> como son la porosidad “</w:t>
      </w:r>
      <w:r w:rsidR="00E865D5">
        <w:rPr>
          <w:rFonts w:cs="Times New Roman"/>
          <w:lang w:eastAsia="es-ES"/>
        </w:rPr>
        <w:t>ղ</w:t>
      </w:r>
      <w:r w:rsidR="00E865D5">
        <w:rPr>
          <w:lang w:eastAsia="es-ES"/>
        </w:rPr>
        <w:t>”, porosidad efectiva “</w:t>
      </w:r>
      <w:proofErr w:type="spellStart"/>
      <w:r w:rsidR="00E865D5">
        <w:rPr>
          <w:rFonts w:cs="Times New Roman"/>
          <w:lang w:eastAsia="es-ES"/>
        </w:rPr>
        <w:t>Ө</w:t>
      </w:r>
      <w:r w:rsidR="00E865D5">
        <w:rPr>
          <w:vertAlign w:val="subscript"/>
          <w:lang w:eastAsia="es-ES"/>
        </w:rPr>
        <w:t>e</w:t>
      </w:r>
      <w:proofErr w:type="spellEnd"/>
      <w:r w:rsidR="00E865D5">
        <w:rPr>
          <w:lang w:eastAsia="es-ES"/>
        </w:rPr>
        <w:t xml:space="preserve">” y la conductividad hidráulica </w:t>
      </w:r>
      <w:r w:rsidR="00222548">
        <w:rPr>
          <w:lang w:eastAsia="es-ES"/>
        </w:rPr>
        <w:t>o</w:t>
      </w:r>
      <w:r w:rsidR="00E865D5">
        <w:rPr>
          <w:lang w:eastAsia="es-ES"/>
        </w:rPr>
        <w:t xml:space="preserve"> permeabilidad “K”</w:t>
      </w:r>
      <w:r w:rsidR="00FC1508">
        <w:rPr>
          <w:lang w:eastAsia="es-ES"/>
        </w:rPr>
        <w:t xml:space="preserve"> que obtienen los </w:t>
      </w:r>
      <w:r w:rsidR="00C33E67">
        <w:rPr>
          <w:lang w:eastAsia="es-ES"/>
        </w:rPr>
        <w:t xml:space="preserve">valores de la </w:t>
      </w:r>
      <w:r w:rsidR="00CE1A5A">
        <w:rPr>
          <w:highlight w:val="green"/>
          <w:lang w:eastAsia="es-ES"/>
        </w:rPr>
        <w:fldChar w:fldCharType="begin"/>
      </w:r>
      <w:r w:rsidR="00CE1A5A">
        <w:rPr>
          <w:lang w:eastAsia="es-ES"/>
        </w:rPr>
        <w:instrText xml:space="preserve"> REF _Ref98867354 \h </w:instrText>
      </w:r>
      <w:r w:rsidR="00CE1A5A">
        <w:rPr>
          <w:highlight w:val="green"/>
          <w:lang w:eastAsia="es-ES"/>
        </w:rPr>
      </w:r>
      <w:r w:rsidR="00CE1A5A">
        <w:rPr>
          <w:highlight w:val="green"/>
          <w:lang w:eastAsia="es-ES"/>
        </w:rPr>
        <w:fldChar w:fldCharType="separate"/>
      </w:r>
      <w:r w:rsidR="004F2F11">
        <w:t xml:space="preserve">Tabla </w:t>
      </w:r>
      <w:r w:rsidR="004F2F11">
        <w:rPr>
          <w:noProof/>
        </w:rPr>
        <w:t>7</w:t>
      </w:r>
      <w:r w:rsidR="00CE1A5A">
        <w:rPr>
          <w:highlight w:val="green"/>
          <w:lang w:eastAsia="es-ES"/>
        </w:rPr>
        <w:fldChar w:fldCharType="end"/>
      </w:r>
      <w:r w:rsidR="00CE1A5A">
        <w:rPr>
          <w:lang w:eastAsia="es-ES"/>
        </w:rPr>
        <w:t xml:space="preserve"> </w:t>
      </w:r>
      <w:r w:rsidR="00FC1508">
        <w:rPr>
          <w:lang w:eastAsia="es-ES"/>
        </w:rPr>
        <w:t xml:space="preserve">para el caso de </w:t>
      </w:r>
      <w:r w:rsidR="00FC1508" w:rsidRPr="00FC1508">
        <w:rPr>
          <w:i/>
          <w:iCs/>
          <w:lang w:eastAsia="es-ES"/>
        </w:rPr>
        <w:t>Arcillas Arenosas</w:t>
      </w:r>
      <w:r w:rsidR="00FA75A1">
        <w:rPr>
          <w:lang w:eastAsia="es-ES"/>
        </w:rPr>
        <w:t xml:space="preserve"> y </w:t>
      </w:r>
      <w:r w:rsidR="00FA75A1" w:rsidRPr="00FA75A1">
        <w:rPr>
          <w:i/>
          <w:iCs/>
          <w:lang w:eastAsia="es-ES"/>
        </w:rPr>
        <w:t>Margas Arcillosas</w:t>
      </w:r>
    </w:p>
    <w:p w14:paraId="56A09710" w14:textId="5A31C4C2" w:rsidR="00FC1508" w:rsidRDefault="00FC1508" w:rsidP="00732D0A">
      <w:pPr>
        <w:rPr>
          <w:lang w:eastAsia="es-ES"/>
        </w:rPr>
      </w:pPr>
    </w:p>
    <w:p w14:paraId="42561B38" w14:textId="3F054309" w:rsidR="00FC1508" w:rsidRDefault="00FC1508" w:rsidP="00732D0A">
      <w:pPr>
        <w:rPr>
          <w:lang w:eastAsia="es-ES"/>
        </w:rPr>
      </w:pPr>
      <w:r>
        <w:rPr>
          <w:lang w:eastAsia="es-ES"/>
        </w:rPr>
        <w:t xml:space="preserve">*El uso de </w:t>
      </w:r>
      <w:r w:rsidRPr="00C33E67">
        <w:rPr>
          <w:i/>
          <w:iCs/>
          <w:lang w:eastAsia="es-ES"/>
        </w:rPr>
        <w:t>Arcillas Arenosas</w:t>
      </w:r>
      <w:r>
        <w:rPr>
          <w:lang w:eastAsia="es-ES"/>
        </w:rPr>
        <w:t xml:space="preserve"> </w:t>
      </w:r>
      <w:r w:rsidR="00FA75A1">
        <w:rPr>
          <w:lang w:eastAsia="es-ES"/>
        </w:rPr>
        <w:t xml:space="preserve">y </w:t>
      </w:r>
      <w:r w:rsidR="00FA75A1" w:rsidRPr="00FA75A1">
        <w:rPr>
          <w:i/>
          <w:iCs/>
          <w:lang w:eastAsia="es-ES"/>
        </w:rPr>
        <w:t>Margas Arcillosas</w:t>
      </w:r>
      <w:r w:rsidR="00FA75A1">
        <w:rPr>
          <w:lang w:eastAsia="es-ES"/>
        </w:rPr>
        <w:t xml:space="preserve"> </w:t>
      </w:r>
      <w:r>
        <w:rPr>
          <w:lang w:eastAsia="es-ES"/>
        </w:rPr>
        <w:t xml:space="preserve">se ha consultado para el caso de estudio en </w:t>
      </w:r>
      <w:r w:rsidR="00C33E67">
        <w:rPr>
          <w:lang w:eastAsia="es-ES"/>
        </w:rPr>
        <w:t>el Magna 50 del Instituto Geológico y Minero de España</w:t>
      </w:r>
      <w:r>
        <w:rPr>
          <w:lang w:eastAsia="es-ES"/>
        </w:rPr>
        <w:t xml:space="preserve"> </w:t>
      </w:r>
      <w:sdt>
        <w:sdtPr>
          <w:rPr>
            <w:lang w:eastAsia="es-ES"/>
          </w:rPr>
          <w:id w:val="1610550502"/>
          <w:citation/>
        </w:sdtPr>
        <w:sdtEndPr/>
        <w:sdtContent>
          <w:r w:rsidR="00C33E67">
            <w:rPr>
              <w:lang w:eastAsia="es-ES"/>
            </w:rPr>
            <w:fldChar w:fldCharType="begin"/>
          </w:r>
          <w:r w:rsidR="00C33E67">
            <w:rPr>
              <w:lang w:eastAsia="es-ES"/>
            </w:rPr>
            <w:instrText xml:space="preserve"> CITATION Ins \l 3082 </w:instrText>
          </w:r>
          <w:r w:rsidR="00C33E67">
            <w:rPr>
              <w:lang w:eastAsia="es-ES"/>
            </w:rPr>
            <w:fldChar w:fldCharType="separate"/>
          </w:r>
          <w:r w:rsidR="004F2F11" w:rsidRPr="004F2F11">
            <w:rPr>
              <w:noProof/>
              <w:lang w:eastAsia="es-ES"/>
            </w:rPr>
            <w:t>[7]</w:t>
          </w:r>
          <w:r w:rsidR="00C33E67">
            <w:rPr>
              <w:lang w:eastAsia="es-ES"/>
            </w:rPr>
            <w:fldChar w:fldCharType="end"/>
          </w:r>
        </w:sdtContent>
      </w:sdt>
      <w:r w:rsidR="003953BE">
        <w:rPr>
          <w:lang w:eastAsia="es-ES"/>
        </w:rPr>
        <w:t>. En el Trabajo se ha optado por realizar una media ponderada de ambos suelos para ser coherentes con la información ofrecida de dicha fuente.</w:t>
      </w:r>
    </w:p>
    <w:p w14:paraId="141ED33C" w14:textId="77777777" w:rsidR="00876A9C" w:rsidRDefault="00876A9C" w:rsidP="00732D0A">
      <w:pPr>
        <w:rPr>
          <w:lang w:eastAsia="es-ES"/>
        </w:rPr>
      </w:pPr>
    </w:p>
    <w:p w14:paraId="246AE849" w14:textId="43D93A21" w:rsidR="00FC1508" w:rsidRDefault="00FC1508" w:rsidP="00732D0A">
      <w:pPr>
        <w:rPr>
          <w:lang w:eastAsia="es-ES"/>
        </w:rPr>
      </w:pPr>
    </w:p>
    <w:tbl>
      <w:tblPr>
        <w:tblStyle w:val="Tablanormal5"/>
        <w:tblW w:w="0" w:type="auto"/>
        <w:jc w:val="center"/>
        <w:tblLook w:val="04A0" w:firstRow="1" w:lastRow="0" w:firstColumn="1" w:lastColumn="0" w:noHBand="0" w:noVBand="1"/>
      </w:tblPr>
      <w:tblGrid>
        <w:gridCol w:w="2865"/>
        <w:gridCol w:w="2537"/>
        <w:gridCol w:w="2428"/>
      </w:tblGrid>
      <w:tr w:rsidR="00FA75A1" w14:paraId="15D2D717" w14:textId="297F518F" w:rsidTr="003953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65" w:type="dxa"/>
          </w:tcPr>
          <w:p w14:paraId="0BEBAA47" w14:textId="71FA61AF" w:rsidR="00FA75A1" w:rsidRDefault="00FA75A1" w:rsidP="00732D0A">
            <w:pPr>
              <w:rPr>
                <w:lang w:eastAsia="es-ES"/>
              </w:rPr>
            </w:pPr>
            <w:r>
              <w:rPr>
                <w:lang w:eastAsia="es-ES"/>
              </w:rPr>
              <w:t>Parámetro</w:t>
            </w:r>
          </w:p>
        </w:tc>
        <w:tc>
          <w:tcPr>
            <w:tcW w:w="2537" w:type="dxa"/>
          </w:tcPr>
          <w:p w14:paraId="6AF00A95" w14:textId="5DDF3A08" w:rsidR="00FA75A1" w:rsidRDefault="00FA75A1" w:rsidP="00732D0A">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Arcillas Arenosas</w:t>
            </w:r>
          </w:p>
        </w:tc>
        <w:tc>
          <w:tcPr>
            <w:tcW w:w="2428" w:type="dxa"/>
          </w:tcPr>
          <w:p w14:paraId="1468A8E1" w14:textId="1D9695FD" w:rsidR="00FA75A1" w:rsidRDefault="00FA75A1" w:rsidP="00732D0A">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Margas Arcillosas</w:t>
            </w:r>
          </w:p>
        </w:tc>
      </w:tr>
      <w:tr w:rsidR="00FA75A1" w14:paraId="150BA27E" w14:textId="007DDCDD" w:rsidTr="003953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5" w:type="dxa"/>
          </w:tcPr>
          <w:p w14:paraId="549242A1" w14:textId="183A17D8" w:rsidR="00FA75A1" w:rsidRDefault="00FA75A1" w:rsidP="00732D0A">
            <w:pPr>
              <w:rPr>
                <w:lang w:eastAsia="es-ES"/>
              </w:rPr>
            </w:pPr>
            <w:r>
              <w:rPr>
                <w:lang w:eastAsia="es-ES"/>
              </w:rPr>
              <w:t>Porosidad</w:t>
            </w:r>
          </w:p>
        </w:tc>
        <w:tc>
          <w:tcPr>
            <w:tcW w:w="2537" w:type="dxa"/>
          </w:tcPr>
          <w:p w14:paraId="0A12F9F3" w14:textId="0C901825" w:rsidR="00FA75A1" w:rsidRDefault="00FA75A1" w:rsidP="00732D0A">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0.43</w:t>
            </w:r>
          </w:p>
        </w:tc>
        <w:tc>
          <w:tcPr>
            <w:tcW w:w="2428" w:type="dxa"/>
          </w:tcPr>
          <w:p w14:paraId="778EC34D" w14:textId="691F3B50" w:rsidR="00FA75A1" w:rsidRDefault="00FA75A1" w:rsidP="00732D0A">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0.453</w:t>
            </w:r>
          </w:p>
        </w:tc>
      </w:tr>
      <w:tr w:rsidR="00FA75A1" w14:paraId="7FBAAC06" w14:textId="5AD8296D" w:rsidTr="003953BE">
        <w:trPr>
          <w:jc w:val="center"/>
        </w:trPr>
        <w:tc>
          <w:tcPr>
            <w:cnfStyle w:val="001000000000" w:firstRow="0" w:lastRow="0" w:firstColumn="1" w:lastColumn="0" w:oddVBand="0" w:evenVBand="0" w:oddHBand="0" w:evenHBand="0" w:firstRowFirstColumn="0" w:firstRowLastColumn="0" w:lastRowFirstColumn="0" w:lastRowLastColumn="0"/>
            <w:tcW w:w="2865" w:type="dxa"/>
          </w:tcPr>
          <w:p w14:paraId="7A656CA0" w14:textId="0FA5BB39" w:rsidR="00FA75A1" w:rsidRDefault="00FA75A1" w:rsidP="00732D0A">
            <w:pPr>
              <w:rPr>
                <w:lang w:eastAsia="es-ES"/>
              </w:rPr>
            </w:pPr>
            <w:r>
              <w:rPr>
                <w:lang w:eastAsia="es-ES"/>
              </w:rPr>
              <w:t>Porosidad efectiva</w:t>
            </w:r>
          </w:p>
        </w:tc>
        <w:tc>
          <w:tcPr>
            <w:tcW w:w="2537" w:type="dxa"/>
          </w:tcPr>
          <w:p w14:paraId="20052073" w14:textId="1C9F9B7E" w:rsidR="00FA75A1" w:rsidRDefault="00FA75A1" w:rsidP="00732D0A">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0.321</w:t>
            </w:r>
          </w:p>
        </w:tc>
        <w:tc>
          <w:tcPr>
            <w:tcW w:w="2428" w:type="dxa"/>
          </w:tcPr>
          <w:p w14:paraId="31BA2380" w14:textId="5C186504" w:rsidR="00FA75A1" w:rsidRDefault="003953BE" w:rsidP="00732D0A">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0.412</w:t>
            </w:r>
          </w:p>
        </w:tc>
      </w:tr>
      <w:tr w:rsidR="00FA75A1" w14:paraId="25CDDD7A" w14:textId="46DE6CD6" w:rsidTr="003953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5" w:type="dxa"/>
          </w:tcPr>
          <w:p w14:paraId="376650A0" w14:textId="1A012DFA" w:rsidR="00FA75A1" w:rsidRDefault="00FA75A1" w:rsidP="00732D0A">
            <w:pPr>
              <w:rPr>
                <w:lang w:eastAsia="es-ES"/>
              </w:rPr>
            </w:pPr>
            <w:r>
              <w:rPr>
                <w:lang w:eastAsia="es-ES"/>
              </w:rPr>
              <w:t>Conductividad hidráulica</w:t>
            </w:r>
            <w:ins w:id="119" w:author="CARMEN ZARZUELO ROMERO" w:date="2022-04-05T10:47:00Z">
              <w:r w:rsidR="00581623">
                <w:rPr>
                  <w:lang w:eastAsia="es-ES"/>
                </w:rPr>
                <w:t xml:space="preserve"> [cm/h]</w:t>
              </w:r>
            </w:ins>
          </w:p>
        </w:tc>
        <w:tc>
          <w:tcPr>
            <w:tcW w:w="2537" w:type="dxa"/>
          </w:tcPr>
          <w:p w14:paraId="6B2FDA12" w14:textId="003C82C2" w:rsidR="00FA75A1" w:rsidRPr="00FC1508" w:rsidRDefault="00FA75A1" w:rsidP="00FC1508">
            <w:pPr>
              <w:keepNext/>
              <w:widowControl/>
              <w:tabs>
                <w:tab w:val="clear" w:pos="8789"/>
              </w:tabs>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pacing w:val="0"/>
              </w:rPr>
            </w:pPr>
            <w:r>
              <w:rPr>
                <w:rFonts w:ascii="Calibri" w:hAnsi="Calibri" w:cs="Calibri"/>
                <w:color w:val="000000"/>
              </w:rPr>
              <w:t xml:space="preserve">0.06 </w:t>
            </w:r>
            <w:del w:id="120" w:author="CARMEN ZARZUELO ROMERO" w:date="2022-04-05T10:47:00Z">
              <w:r w:rsidDel="00581623">
                <w:rPr>
                  <w:rFonts w:ascii="Calibri" w:hAnsi="Calibri" w:cs="Calibri"/>
                  <w:color w:val="000000"/>
                </w:rPr>
                <w:delText>[cm/h]</w:delText>
              </w:r>
            </w:del>
          </w:p>
        </w:tc>
        <w:tc>
          <w:tcPr>
            <w:tcW w:w="2428" w:type="dxa"/>
          </w:tcPr>
          <w:p w14:paraId="5E021A8B" w14:textId="4C84E9FA" w:rsidR="00FA75A1" w:rsidRDefault="00FA75A1" w:rsidP="00FC1508">
            <w:pPr>
              <w:keepNext/>
              <w:widowControl/>
              <w:tabs>
                <w:tab w:val="clear" w:pos="8789"/>
              </w:tabs>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1.09 </w:t>
            </w:r>
            <w:del w:id="121" w:author="CARMEN ZARZUELO ROMERO" w:date="2022-04-05T10:47:00Z">
              <w:r w:rsidDel="00581623">
                <w:rPr>
                  <w:rFonts w:ascii="Calibri" w:hAnsi="Calibri" w:cs="Calibri"/>
                  <w:color w:val="000000"/>
                </w:rPr>
                <w:delText>[cm/h]</w:delText>
              </w:r>
            </w:del>
          </w:p>
        </w:tc>
      </w:tr>
    </w:tbl>
    <w:p w14:paraId="7F97E2D8" w14:textId="3ED52C28" w:rsidR="00FC1508" w:rsidRPr="00E865D5" w:rsidRDefault="00FC1508" w:rsidP="00FC1508">
      <w:pPr>
        <w:pStyle w:val="Descripcin"/>
        <w:rPr>
          <w:lang w:eastAsia="es-ES"/>
        </w:rPr>
      </w:pPr>
      <w:bookmarkStart w:id="122" w:name="_Ref98867354"/>
      <w:bookmarkStart w:id="123" w:name="_Toc99969433"/>
      <w:r>
        <w:t xml:space="preserve">Tabla </w:t>
      </w:r>
      <w:fldSimple w:instr=" SEQ Tabla \* ARABIC ">
        <w:r w:rsidR="004F2F11">
          <w:rPr>
            <w:noProof/>
          </w:rPr>
          <w:t>7</w:t>
        </w:r>
      </w:fldSimple>
      <w:bookmarkEnd w:id="122"/>
      <w:r>
        <w:t xml:space="preserve">. Resumen de parámetros usados de la Tabla 4.2. del Libro </w:t>
      </w:r>
      <w:r w:rsidRPr="00FC1508">
        <w:rPr>
          <w:i/>
          <w:iCs/>
        </w:rPr>
        <w:t>Ingeniería Hidrológica</w:t>
      </w:r>
      <w:r>
        <w:rPr>
          <w:i/>
          <w:iCs/>
        </w:rPr>
        <w:t xml:space="preserve"> </w:t>
      </w:r>
      <w:sdt>
        <w:sdtPr>
          <w:rPr>
            <w:i/>
            <w:iCs/>
          </w:rPr>
          <w:id w:val="654105339"/>
          <w:citation/>
        </w:sdtPr>
        <w:sdtEndPr/>
        <w:sdtContent>
          <w:r>
            <w:rPr>
              <w:i/>
              <w:iCs/>
            </w:rPr>
            <w:fldChar w:fldCharType="begin"/>
          </w:r>
          <w:r w:rsidR="00C473A5">
            <w:rPr>
              <w:i/>
              <w:iCs/>
            </w:rPr>
            <w:instrText xml:space="preserve">CITATION Leo \l 3082 </w:instrText>
          </w:r>
          <w:r>
            <w:rPr>
              <w:i/>
              <w:iCs/>
            </w:rPr>
            <w:fldChar w:fldCharType="separate"/>
          </w:r>
          <w:r w:rsidR="004F2F11" w:rsidRPr="004F2F11">
            <w:rPr>
              <w:noProof/>
            </w:rPr>
            <w:t>[6]</w:t>
          </w:r>
          <w:r>
            <w:rPr>
              <w:i/>
              <w:iCs/>
            </w:rPr>
            <w:fldChar w:fldCharType="end"/>
          </w:r>
        </w:sdtContent>
      </w:sdt>
      <w:bookmarkEnd w:id="123"/>
    </w:p>
    <w:p w14:paraId="25CAC28E" w14:textId="2D9A2540" w:rsidR="003953BE" w:rsidRDefault="003953BE" w:rsidP="00732D0A">
      <w:pPr>
        <w:rPr>
          <w:lang w:eastAsia="es-ES"/>
        </w:rPr>
      </w:pPr>
    </w:p>
    <w:p w14:paraId="73061FA5" w14:textId="1ABB2589" w:rsidR="00A2044A" w:rsidRDefault="00A2044A" w:rsidP="00732D0A">
      <w:pPr>
        <w:rPr>
          <w:lang w:eastAsia="es-ES"/>
        </w:rPr>
      </w:pPr>
    </w:p>
    <w:p w14:paraId="189BC217" w14:textId="22A7B19F" w:rsidR="00FC1508" w:rsidRDefault="00FC1508" w:rsidP="00732D0A">
      <w:pPr>
        <w:rPr>
          <w:lang w:eastAsia="es-ES"/>
        </w:rPr>
      </w:pPr>
      <w:r>
        <w:rPr>
          <w:lang w:eastAsia="es-ES"/>
        </w:rPr>
        <w:lastRenderedPageBreak/>
        <w:t>Adicionalmente se debe definir la saturación efectiva “Se” para el suelo con la siguiente expresión.</w:t>
      </w:r>
    </w:p>
    <w:p w14:paraId="1655DD9B" w14:textId="079FBC91" w:rsidR="00FC1508" w:rsidRDefault="00FC1508" w:rsidP="00732D0A">
      <w:pPr>
        <w:rPr>
          <w:lang w:eastAsia="es-ES"/>
        </w:rPr>
      </w:pPr>
    </w:p>
    <w:p w14:paraId="1611C5FE" w14:textId="3FEA1F5E" w:rsidR="00FC1508" w:rsidRPr="00FC1508" w:rsidRDefault="00FC1508" w:rsidP="00732D0A">
      <w:pPr>
        <w:rPr>
          <w:i/>
          <w:lang w:eastAsia="es-ES"/>
        </w:rPr>
      </w:pPr>
      <m:oMathPara>
        <m:oMath>
          <m:r>
            <w:rPr>
              <w:rFonts w:ascii="Cambria Math" w:hAnsi="Cambria Math"/>
              <w:lang w:eastAsia="es-ES"/>
            </w:rPr>
            <m:t xml:space="preserve">Se = </m:t>
          </m:r>
          <m:f>
            <m:fPr>
              <m:ctrlPr>
                <w:rPr>
                  <w:rFonts w:ascii="Cambria Math" w:hAnsi="Cambria Math"/>
                  <w:i/>
                  <w:lang w:eastAsia="es-ES"/>
                </w:rPr>
              </m:ctrlPr>
            </m:fPr>
            <m:num>
              <m:r>
                <w:rPr>
                  <w:rFonts w:ascii="Cambria Math" w:hAnsi="Cambria Math"/>
                  <w:lang w:eastAsia="es-ES"/>
                </w:rPr>
                <m:t>humedad disponible</m:t>
              </m:r>
            </m:num>
            <m:den>
              <m:r>
                <w:rPr>
                  <w:rFonts w:ascii="Cambria Math" w:hAnsi="Cambria Math"/>
                  <w:lang w:eastAsia="es-ES"/>
                </w:rPr>
                <m:t>máximo contenido de humedad posible</m:t>
              </m:r>
            </m:den>
          </m:f>
          <m:r>
            <w:rPr>
              <w:rFonts w:ascii="Cambria Math" w:hAnsi="Cambria Math"/>
              <w:lang w:eastAsia="es-ES"/>
            </w:rPr>
            <m:t xml:space="preserve"> = </m:t>
          </m:r>
          <m:f>
            <m:fPr>
              <m:ctrlPr>
                <w:rPr>
                  <w:rFonts w:ascii="Cambria Math" w:hAnsi="Cambria Math"/>
                  <w:i/>
                  <w:lang w:eastAsia="es-ES"/>
                </w:rPr>
              </m:ctrlPr>
            </m:fPr>
            <m:num>
              <m:r>
                <w:rPr>
                  <w:rFonts w:ascii="Cambria Math" w:hAnsi="Cambria Math"/>
                  <w:lang w:eastAsia="es-ES"/>
                </w:rPr>
                <m:t>Ө - Өe</m:t>
              </m:r>
            </m:num>
            <m:den>
              <m:r>
                <w:rPr>
                  <w:rFonts w:ascii="Cambria Math" w:hAnsi="Cambria Math"/>
                  <w:lang w:eastAsia="es-ES"/>
                </w:rPr>
                <m:t>ղ - Өr</m:t>
              </m:r>
            </m:den>
          </m:f>
        </m:oMath>
      </m:oMathPara>
    </w:p>
    <w:p w14:paraId="60073F16" w14:textId="2271432B" w:rsidR="00A2044A" w:rsidRDefault="00A2044A" w:rsidP="00732D0A">
      <w:pPr>
        <w:rPr>
          <w:lang w:eastAsia="es-ES"/>
        </w:rPr>
      </w:pPr>
    </w:p>
    <w:p w14:paraId="6E2A7E31" w14:textId="2032BB62" w:rsidR="00FC1508" w:rsidRDefault="00FC1508" w:rsidP="00732D0A">
      <w:pPr>
        <w:rPr>
          <w:rFonts w:eastAsiaTheme="minorEastAsia"/>
          <w:lang w:eastAsia="es-ES"/>
        </w:rPr>
      </w:pPr>
      <w:r>
        <w:rPr>
          <w:lang w:eastAsia="es-ES"/>
        </w:rPr>
        <w:t xml:space="preserve">Donde la diferencia </w:t>
      </w:r>
      <m:oMath>
        <m:r>
          <w:rPr>
            <w:rFonts w:ascii="Cambria Math" w:hAnsi="Cambria Math"/>
            <w:lang w:eastAsia="es-ES"/>
          </w:rPr>
          <m:t>ղ - Өr</m:t>
        </m:r>
      </m:oMath>
      <w:r>
        <w:rPr>
          <w:rFonts w:eastAsiaTheme="minorEastAsia"/>
          <w:lang w:eastAsia="es-ES"/>
        </w:rPr>
        <w:t xml:space="preserve">  es la porosidad efectiva </w:t>
      </w:r>
      <m:oMath>
        <m:r>
          <w:rPr>
            <w:rFonts w:ascii="Cambria Math" w:hAnsi="Cambria Math"/>
            <w:lang w:eastAsia="es-ES"/>
          </w:rPr>
          <m:t>Өe</m:t>
        </m:r>
      </m:oMath>
      <w:r>
        <w:rPr>
          <w:rFonts w:eastAsiaTheme="minorEastAsia"/>
          <w:lang w:eastAsia="es-ES"/>
        </w:rPr>
        <w:t xml:space="preserve"> y  </w:t>
      </w:r>
      <m:oMath>
        <m:r>
          <w:rPr>
            <w:rFonts w:ascii="Cambria Math" w:hAnsi="Cambria Math"/>
            <w:lang w:eastAsia="es-ES"/>
          </w:rPr>
          <m:t>Өr</m:t>
        </m:r>
      </m:oMath>
      <w:r>
        <w:rPr>
          <w:rFonts w:eastAsiaTheme="minorEastAsia"/>
          <w:lang w:eastAsia="es-ES"/>
        </w:rPr>
        <w:t xml:space="preserve"> es la humedad residual que se define como el contenido de humedad después de haber drenado completamente el suelo.</w:t>
      </w:r>
    </w:p>
    <w:p w14:paraId="554B5479" w14:textId="77777777" w:rsidR="00FC1508" w:rsidRPr="005213D9" w:rsidRDefault="00FC1508" w:rsidP="00732D0A">
      <w:pPr>
        <w:rPr>
          <w:lang w:eastAsia="es-ES"/>
        </w:rPr>
      </w:pPr>
    </w:p>
    <w:p w14:paraId="420113B5" w14:textId="3AF7D86D" w:rsidR="00732D0A" w:rsidRDefault="00732D0A" w:rsidP="00732D0A">
      <w:pPr>
        <w:rPr>
          <w:lang w:eastAsia="es-ES"/>
        </w:rPr>
      </w:pPr>
      <w:r w:rsidRPr="00732D0A">
        <w:rPr>
          <w:lang w:eastAsia="es-ES"/>
        </w:rPr>
        <w:t>En el caso de</w:t>
      </w:r>
      <w:r>
        <w:rPr>
          <w:lang w:eastAsia="es-ES"/>
        </w:rPr>
        <w:t>l método de Green-</w:t>
      </w:r>
      <w:proofErr w:type="spellStart"/>
      <w:r>
        <w:rPr>
          <w:lang w:eastAsia="es-ES"/>
        </w:rPr>
        <w:t>Ampt</w:t>
      </w:r>
      <w:proofErr w:type="spellEnd"/>
      <w:r>
        <w:rPr>
          <w:lang w:eastAsia="es-ES"/>
        </w:rPr>
        <w:t xml:space="preserve"> se ha procedido de forma análoga al Método de las </w:t>
      </w:r>
      <w:r w:rsidR="000D7D7A">
        <w:rPr>
          <w:lang w:eastAsia="es-ES"/>
        </w:rPr>
        <w:t>Abstracciones,</w:t>
      </w:r>
      <w:r>
        <w:rPr>
          <w:lang w:eastAsia="es-ES"/>
        </w:rPr>
        <w:t xml:space="preserve"> pero en este caso siendo la conductividad hidráulica </w:t>
      </w:r>
      <w:r w:rsidR="006E1791">
        <w:rPr>
          <w:lang w:eastAsia="es-ES"/>
        </w:rPr>
        <w:t>“K”</w:t>
      </w:r>
      <w:r w:rsidR="000D7D7A">
        <w:rPr>
          <w:lang w:eastAsia="es-ES"/>
        </w:rPr>
        <w:t xml:space="preserve"> </w:t>
      </w:r>
      <w:r>
        <w:rPr>
          <w:lang w:eastAsia="es-ES"/>
        </w:rPr>
        <w:t>el objeto de ajuste</w:t>
      </w:r>
      <w:r w:rsidR="002230D1">
        <w:rPr>
          <w:lang w:eastAsia="es-ES"/>
        </w:rPr>
        <w:t>.</w:t>
      </w:r>
    </w:p>
    <w:p w14:paraId="0D7748C8" w14:textId="277421B9" w:rsidR="00732D0A" w:rsidRDefault="00732D0A" w:rsidP="00732D0A">
      <w:pPr>
        <w:rPr>
          <w:lang w:eastAsia="es-ES"/>
        </w:rPr>
      </w:pPr>
    </w:p>
    <w:p w14:paraId="1318A990" w14:textId="3D1DC45E" w:rsidR="00732D0A" w:rsidRDefault="00732D0A" w:rsidP="00732D0A">
      <w:pPr>
        <w:rPr>
          <w:lang w:eastAsia="es-ES"/>
        </w:rPr>
      </w:pPr>
      <w:r>
        <w:rPr>
          <w:lang w:eastAsia="es-ES"/>
        </w:rPr>
        <w:t xml:space="preserve">Tras realizar varios intentos </w:t>
      </w:r>
      <w:r w:rsidR="006E1791">
        <w:rPr>
          <w:lang w:eastAsia="es-ES"/>
        </w:rPr>
        <w:t>modificando “K”</w:t>
      </w:r>
      <w:r>
        <w:rPr>
          <w:lang w:eastAsia="es-ES"/>
        </w:rPr>
        <w:t xml:space="preserve"> con el fin de llegar a volúmenes de escorrentía (Qt) del hidrograma similares a los valores históricos se ha llegado a la conclusión de que esto no es posible debido a varios motivos.</w:t>
      </w:r>
    </w:p>
    <w:p w14:paraId="21E375C6" w14:textId="2E29F802" w:rsidR="00732D0A" w:rsidRDefault="00732D0A" w:rsidP="00732D0A">
      <w:pPr>
        <w:rPr>
          <w:lang w:eastAsia="es-ES"/>
        </w:rPr>
      </w:pPr>
    </w:p>
    <w:p w14:paraId="6786F07F" w14:textId="026AE731" w:rsidR="00732D0A" w:rsidRDefault="00732D0A" w:rsidP="00732D0A">
      <w:pPr>
        <w:rPr>
          <w:lang w:eastAsia="es-ES"/>
        </w:rPr>
      </w:pPr>
      <w:r>
        <w:rPr>
          <w:lang w:eastAsia="es-ES"/>
        </w:rPr>
        <w:t xml:space="preserve">En primer lugar, el verdadero motivo por el cual no se asemejan estos valores no es por la permeabilidad del suelo si no por la forma en la que el propio método discrimina entre horas de escorrentía o de total infiltración </w:t>
      </w:r>
      <w:r w:rsidR="006E1791">
        <w:rPr>
          <w:lang w:eastAsia="es-ES"/>
        </w:rPr>
        <w:t>sobre</w:t>
      </w:r>
      <w:r>
        <w:rPr>
          <w:lang w:eastAsia="es-ES"/>
        </w:rPr>
        <w:t xml:space="preserve"> el terreno. Debido a que la intensidad de lluvia horaria debe superar un límite (definido por la permeabilidad) que se corresponde con la capacidad de infiltración en el suelo durante esa hora, muchas de estas horas no se ven encharcadas y por tanto la precipitación efectiva</w:t>
      </w:r>
      <w:r w:rsidR="00B32862">
        <w:rPr>
          <w:lang w:eastAsia="es-ES"/>
        </w:rPr>
        <w:t xml:space="preserve"> “Pe”</w:t>
      </w:r>
      <w:r>
        <w:rPr>
          <w:lang w:eastAsia="es-ES"/>
        </w:rPr>
        <w:t xml:space="preserve"> en estas celdas de la tabla es nula (Pe=0). Esto provoca que la duración de la lluvia efectiva sea mucho menor (a veces del orden de magnitud) frente al Método de las Abstracciones y por tanto se distorsione el resultado </w:t>
      </w:r>
      <w:r w:rsidR="006E1791">
        <w:rPr>
          <w:lang w:eastAsia="es-ES"/>
        </w:rPr>
        <w:t xml:space="preserve">del </w:t>
      </w:r>
      <w:proofErr w:type="spellStart"/>
      <w:r w:rsidR="006E1791">
        <w:rPr>
          <w:lang w:eastAsia="es-ES"/>
        </w:rPr>
        <w:t>Tp</w:t>
      </w:r>
      <w:proofErr w:type="spellEnd"/>
      <w:r w:rsidR="006E1791">
        <w:rPr>
          <w:lang w:eastAsia="es-ES"/>
        </w:rPr>
        <w:t xml:space="preserve"> tal y como se observa en la </w:t>
      </w:r>
      <w:commentRangeStart w:id="124"/>
      <w:commentRangeStart w:id="125"/>
      <w:r w:rsidR="006E1791">
        <w:rPr>
          <w:lang w:eastAsia="es-ES"/>
        </w:rPr>
        <w:fldChar w:fldCharType="begin"/>
      </w:r>
      <w:r w:rsidR="006E1791">
        <w:rPr>
          <w:lang w:eastAsia="es-ES"/>
        </w:rPr>
        <w:instrText xml:space="preserve"> REF _Ref99452696 \h </w:instrText>
      </w:r>
      <w:r w:rsidR="006E1791">
        <w:rPr>
          <w:lang w:eastAsia="es-ES"/>
        </w:rPr>
      </w:r>
      <w:r w:rsidR="006E1791">
        <w:rPr>
          <w:lang w:eastAsia="es-ES"/>
        </w:rPr>
        <w:fldChar w:fldCharType="separate"/>
      </w:r>
      <w:r w:rsidR="004F2F11">
        <w:t xml:space="preserve">Tabla </w:t>
      </w:r>
      <w:r w:rsidR="004F2F11">
        <w:rPr>
          <w:noProof/>
        </w:rPr>
        <w:t>9</w:t>
      </w:r>
      <w:r w:rsidR="006E1791">
        <w:rPr>
          <w:lang w:eastAsia="es-ES"/>
        </w:rPr>
        <w:fldChar w:fldCharType="end"/>
      </w:r>
      <w:commentRangeEnd w:id="124"/>
      <w:r w:rsidR="001C2DBC">
        <w:rPr>
          <w:rStyle w:val="Refdecomentario"/>
        </w:rPr>
        <w:commentReference w:id="124"/>
      </w:r>
      <w:commentRangeEnd w:id="125"/>
      <w:r w:rsidR="001C2DBC">
        <w:rPr>
          <w:rStyle w:val="Refdecomentario"/>
        </w:rPr>
        <w:commentReference w:id="125"/>
      </w:r>
      <w:r w:rsidR="006E1791">
        <w:rPr>
          <w:lang w:eastAsia="es-ES"/>
        </w:rPr>
        <w:t>.</w:t>
      </w:r>
    </w:p>
    <w:p w14:paraId="54B238F6" w14:textId="54400A56" w:rsidR="00732D0A" w:rsidRDefault="00732D0A" w:rsidP="00732D0A">
      <w:pPr>
        <w:rPr>
          <w:lang w:eastAsia="es-ES"/>
        </w:rPr>
      </w:pPr>
    </w:p>
    <w:p w14:paraId="48868B6D" w14:textId="0F09DC0E" w:rsidR="00732D0A" w:rsidRDefault="00B32862" w:rsidP="00732D0A">
      <w:pPr>
        <w:rPr>
          <w:lang w:eastAsia="es-ES"/>
        </w:rPr>
      </w:pPr>
      <w:r>
        <w:rPr>
          <w:lang w:eastAsia="es-ES"/>
        </w:rPr>
        <w:t>De este modo, la Pe</w:t>
      </w:r>
      <w:r w:rsidR="00732D0A">
        <w:rPr>
          <w:lang w:eastAsia="es-ES"/>
        </w:rPr>
        <w:t xml:space="preserve"> se ve concentrada en pocas horas (2 a 5h frente a las 18h del Método de las Abstracciones para episodios de 24h) donde sí supera el límite de infiltración</w:t>
      </w:r>
      <w:ins w:id="126" w:author="CARMEN ZARZUELO ROMERO" w:date="2022-04-05T10:50:00Z">
        <w:r w:rsidR="001C2DBC">
          <w:rPr>
            <w:lang w:eastAsia="es-ES"/>
          </w:rPr>
          <w:t xml:space="preserve"> (XX)</w:t>
        </w:r>
      </w:ins>
      <w:r w:rsidR="00732D0A">
        <w:rPr>
          <w:lang w:eastAsia="es-ES"/>
        </w:rPr>
        <w:t xml:space="preserve"> y puede provocar escorrentía.</w:t>
      </w:r>
    </w:p>
    <w:p w14:paraId="70F5C99B" w14:textId="5A8C4C00" w:rsidR="00B32862" w:rsidRDefault="00B32862" w:rsidP="00732D0A">
      <w:pPr>
        <w:rPr>
          <w:lang w:eastAsia="es-ES"/>
        </w:rPr>
      </w:pPr>
    </w:p>
    <w:p w14:paraId="534C905D" w14:textId="65415823" w:rsidR="00B32862" w:rsidRDefault="00B32862" w:rsidP="00732D0A">
      <w:pPr>
        <w:rPr>
          <w:lang w:eastAsia="es-ES"/>
        </w:rPr>
      </w:pPr>
      <w:r>
        <w:rPr>
          <w:lang w:eastAsia="es-ES"/>
        </w:rPr>
        <w:t>En el Anexo 4</w:t>
      </w:r>
      <w:r w:rsidR="009B3560">
        <w:rPr>
          <w:lang w:eastAsia="es-ES"/>
        </w:rPr>
        <w:t>,</w:t>
      </w:r>
      <w:r>
        <w:rPr>
          <w:lang w:eastAsia="es-ES"/>
        </w:rPr>
        <w:t xml:space="preserve"> se detallan los resultados del Método de Green-</w:t>
      </w:r>
      <w:proofErr w:type="spellStart"/>
      <w:r>
        <w:rPr>
          <w:lang w:eastAsia="es-ES"/>
        </w:rPr>
        <w:t>Ampt</w:t>
      </w:r>
      <w:proofErr w:type="spellEnd"/>
      <w:r>
        <w:rPr>
          <w:lang w:eastAsia="es-ES"/>
        </w:rPr>
        <w:t xml:space="preserve"> para una variación porcentual de los parámetros del suelo</w:t>
      </w:r>
      <w:r w:rsidR="009B3560">
        <w:rPr>
          <w:lang w:eastAsia="es-ES"/>
        </w:rPr>
        <w:t xml:space="preserve"> tomando un porcentaje del 80%-95% de Arcillas Arenosas frente a las Margas Arcillosas tal y como se reflejaban en la Carta Magna 50 ofrecida por el IGME</w:t>
      </w:r>
      <w:sdt>
        <w:sdtPr>
          <w:rPr>
            <w:lang w:eastAsia="es-ES"/>
          </w:rPr>
          <w:id w:val="769281433"/>
          <w:citation/>
        </w:sdtPr>
        <w:sdtEndPr/>
        <w:sdtContent>
          <w:r w:rsidR="009B3560">
            <w:rPr>
              <w:lang w:eastAsia="es-ES"/>
            </w:rPr>
            <w:fldChar w:fldCharType="begin"/>
          </w:r>
          <w:r w:rsidR="009B3560">
            <w:rPr>
              <w:lang w:eastAsia="es-ES"/>
            </w:rPr>
            <w:instrText xml:space="preserve"> CITATION Ins \l 3082 </w:instrText>
          </w:r>
          <w:r w:rsidR="009B3560">
            <w:rPr>
              <w:lang w:eastAsia="es-ES"/>
            </w:rPr>
            <w:fldChar w:fldCharType="separate"/>
          </w:r>
          <w:r w:rsidR="004F2F11">
            <w:rPr>
              <w:noProof/>
              <w:lang w:eastAsia="es-ES"/>
            </w:rPr>
            <w:t xml:space="preserve"> </w:t>
          </w:r>
          <w:r w:rsidR="004F2F11" w:rsidRPr="004F2F11">
            <w:rPr>
              <w:noProof/>
              <w:lang w:eastAsia="es-ES"/>
            </w:rPr>
            <w:t>[7]</w:t>
          </w:r>
          <w:r w:rsidR="009B3560">
            <w:rPr>
              <w:lang w:eastAsia="es-ES"/>
            </w:rPr>
            <w:fldChar w:fldCharType="end"/>
          </w:r>
        </w:sdtContent>
      </w:sdt>
      <w:r w:rsidR="009B3560">
        <w:rPr>
          <w:lang w:eastAsia="es-ES"/>
        </w:rPr>
        <w:t>.</w:t>
      </w:r>
    </w:p>
    <w:p w14:paraId="7BD0FF1B" w14:textId="0C3E1B78" w:rsidR="006E1791" w:rsidRDefault="006E1791" w:rsidP="00732D0A">
      <w:pPr>
        <w:rPr>
          <w:lang w:eastAsia="es-ES"/>
        </w:rPr>
      </w:pPr>
    </w:p>
    <w:p w14:paraId="45B077ED" w14:textId="12862C99" w:rsidR="006E1791" w:rsidRDefault="006E1791" w:rsidP="00732D0A">
      <w:pPr>
        <w:rPr>
          <w:lang w:eastAsia="es-ES"/>
        </w:rPr>
      </w:pPr>
      <w:r>
        <w:rPr>
          <w:lang w:eastAsia="es-ES"/>
        </w:rPr>
        <w:t xml:space="preserve">Pese a que el Método </w:t>
      </w:r>
      <w:proofErr w:type="spellStart"/>
      <w:r>
        <w:rPr>
          <w:lang w:eastAsia="es-ES"/>
        </w:rPr>
        <w:t>del</w:t>
      </w:r>
      <w:proofErr w:type="spellEnd"/>
      <w:r>
        <w:rPr>
          <w:lang w:eastAsia="es-ES"/>
        </w:rPr>
        <w:t xml:space="preserve"> las Abstracciones SCS-CN modela las primeras horas del episodio de lluvia con nula escorrentía (</w:t>
      </w:r>
      <w:proofErr w:type="spellStart"/>
      <w:r>
        <w:rPr>
          <w:lang w:eastAsia="es-ES"/>
        </w:rPr>
        <w:t>Pbruta</w:t>
      </w:r>
      <w:proofErr w:type="spellEnd"/>
      <w:r>
        <w:rPr>
          <w:lang w:eastAsia="es-ES"/>
        </w:rPr>
        <w:t>=</w:t>
      </w:r>
      <w:proofErr w:type="spellStart"/>
      <w:r>
        <w:rPr>
          <w:lang w:eastAsia="es-ES"/>
        </w:rPr>
        <w:t>Ia</w:t>
      </w:r>
      <w:proofErr w:type="spellEnd"/>
      <w:r>
        <w:rPr>
          <w:lang w:eastAsia="es-ES"/>
        </w:rPr>
        <w:t xml:space="preserve">), el resto de </w:t>
      </w:r>
      <w:del w:id="127" w:author="CARMEN ZARZUELO ROMERO" w:date="2022-04-05T10:48:00Z">
        <w:r w:rsidDel="001C2DBC">
          <w:rPr>
            <w:lang w:eastAsia="es-ES"/>
          </w:rPr>
          <w:delText>horas</w:delText>
        </w:r>
      </w:del>
      <w:ins w:id="128" w:author="CARMEN ZARZUELO ROMERO" w:date="2022-04-05T10:48:00Z">
        <w:r w:rsidR="001C2DBC">
          <w:rPr>
            <w:lang w:eastAsia="es-ES"/>
          </w:rPr>
          <w:t>las horas</w:t>
        </w:r>
      </w:ins>
      <w:r>
        <w:rPr>
          <w:lang w:eastAsia="es-ES"/>
        </w:rPr>
        <w:t xml:space="preserve"> del episodio si describe una escorrentía en términos </w:t>
      </w:r>
      <w:proofErr w:type="spellStart"/>
      <w:r>
        <w:rPr>
          <w:lang w:eastAsia="es-ES"/>
        </w:rPr>
        <w:t>procentuales</w:t>
      </w:r>
      <w:proofErr w:type="spellEnd"/>
      <w:r>
        <w:rPr>
          <w:lang w:eastAsia="es-ES"/>
        </w:rPr>
        <w:t xml:space="preserve"> respecto a la </w:t>
      </w:r>
      <w:proofErr w:type="spellStart"/>
      <w:r>
        <w:rPr>
          <w:lang w:eastAsia="es-ES"/>
        </w:rPr>
        <w:t>Pbruta</w:t>
      </w:r>
      <w:proofErr w:type="spellEnd"/>
      <w:r>
        <w:rPr>
          <w:lang w:eastAsia="es-ES"/>
        </w:rPr>
        <w:t xml:space="preserve"> tal y como ocurre en la realidad. Por otro lado, el Método de Green-</w:t>
      </w:r>
      <w:proofErr w:type="spellStart"/>
      <w:r>
        <w:rPr>
          <w:lang w:eastAsia="es-ES"/>
        </w:rPr>
        <w:t>Ampt</w:t>
      </w:r>
      <w:proofErr w:type="spellEnd"/>
      <w:r>
        <w:rPr>
          <w:lang w:eastAsia="es-ES"/>
        </w:rPr>
        <w:t xml:space="preserve"> no describe en ningún momento la “Pe” en términos porcentuales de “</w:t>
      </w:r>
      <w:proofErr w:type="spellStart"/>
      <w:r>
        <w:rPr>
          <w:lang w:eastAsia="es-ES"/>
        </w:rPr>
        <w:t>Pbruta</w:t>
      </w:r>
      <w:proofErr w:type="spellEnd"/>
      <w:r>
        <w:rPr>
          <w:lang w:eastAsia="es-ES"/>
        </w:rPr>
        <w:t xml:space="preserve">” si no que esta debe de superar una intensidad horaria, lo cual representa en punto clave de distorsión de resultados que </w:t>
      </w:r>
      <w:r w:rsidR="00DB172F">
        <w:rPr>
          <w:lang w:eastAsia="es-ES"/>
        </w:rPr>
        <w:t>se observan</w:t>
      </w:r>
      <w:r>
        <w:rPr>
          <w:lang w:eastAsia="es-ES"/>
        </w:rPr>
        <w:t xml:space="preserve"> en la </w:t>
      </w:r>
      <w:r>
        <w:rPr>
          <w:lang w:eastAsia="es-ES"/>
        </w:rPr>
        <w:fldChar w:fldCharType="begin"/>
      </w:r>
      <w:r>
        <w:rPr>
          <w:lang w:eastAsia="es-ES"/>
        </w:rPr>
        <w:instrText xml:space="preserve"> REF _Ref99452696 \h </w:instrText>
      </w:r>
      <w:r>
        <w:rPr>
          <w:lang w:eastAsia="es-ES"/>
        </w:rPr>
      </w:r>
      <w:r>
        <w:rPr>
          <w:lang w:eastAsia="es-ES"/>
        </w:rPr>
        <w:fldChar w:fldCharType="separate"/>
      </w:r>
      <w:r w:rsidR="004F2F11">
        <w:t xml:space="preserve">Tabla </w:t>
      </w:r>
      <w:r w:rsidR="004F2F11">
        <w:rPr>
          <w:noProof/>
        </w:rPr>
        <w:t>9</w:t>
      </w:r>
      <w:r>
        <w:rPr>
          <w:lang w:eastAsia="es-ES"/>
        </w:rPr>
        <w:fldChar w:fldCharType="end"/>
      </w:r>
      <w:r>
        <w:rPr>
          <w:lang w:eastAsia="es-ES"/>
        </w:rPr>
        <w:t>.</w:t>
      </w:r>
    </w:p>
    <w:p w14:paraId="37D95E55" w14:textId="06ED0FF3" w:rsidR="00732D0A" w:rsidRDefault="00732D0A" w:rsidP="00732D0A">
      <w:pPr>
        <w:rPr>
          <w:lang w:eastAsia="es-ES"/>
        </w:rPr>
      </w:pPr>
    </w:p>
    <w:p w14:paraId="56C2BC71" w14:textId="5F1632DD" w:rsidR="00732D0A" w:rsidRDefault="00732D0A" w:rsidP="00732D0A">
      <w:pPr>
        <w:rPr>
          <w:lang w:eastAsia="es-ES"/>
        </w:rPr>
      </w:pPr>
      <w:r>
        <w:rPr>
          <w:lang w:eastAsia="es-ES"/>
        </w:rPr>
        <w:t xml:space="preserve">El caudal total se </w:t>
      </w:r>
      <w:r w:rsidR="009B3560">
        <w:rPr>
          <w:lang w:eastAsia="es-ES"/>
        </w:rPr>
        <w:t>ve reducido de base</w:t>
      </w:r>
      <w:ins w:id="129" w:author="CARMEN ZARZUELO ROMERO" w:date="2022-04-05T10:51:00Z">
        <w:r w:rsidR="001C2DBC">
          <w:rPr>
            <w:lang w:eastAsia="es-ES"/>
          </w:rPr>
          <w:t xml:space="preserve"> (XX%)</w:t>
        </w:r>
      </w:ins>
      <w:r w:rsidR="009B3560">
        <w:rPr>
          <w:lang w:eastAsia="es-ES"/>
        </w:rPr>
        <w:t xml:space="preserve"> por la poca precipitación efectiva (Pe) resultante del </w:t>
      </w:r>
      <w:r w:rsidR="002230D1">
        <w:rPr>
          <w:lang w:eastAsia="es-ES"/>
        </w:rPr>
        <w:t>Método de Green-</w:t>
      </w:r>
      <w:proofErr w:type="spellStart"/>
      <w:r w:rsidR="002230D1">
        <w:rPr>
          <w:lang w:eastAsia="es-ES"/>
        </w:rPr>
        <w:t>Ampt</w:t>
      </w:r>
      <w:proofErr w:type="spellEnd"/>
      <w:r w:rsidR="002230D1">
        <w:rPr>
          <w:lang w:eastAsia="es-ES"/>
        </w:rPr>
        <w:t xml:space="preserve"> tal y como se observa en la </w:t>
      </w:r>
      <w:r w:rsidR="00CE1A5A">
        <w:rPr>
          <w:highlight w:val="green"/>
          <w:lang w:eastAsia="es-ES"/>
        </w:rPr>
        <w:fldChar w:fldCharType="begin"/>
      </w:r>
      <w:r w:rsidR="00CE1A5A">
        <w:rPr>
          <w:lang w:eastAsia="es-ES"/>
        </w:rPr>
        <w:instrText xml:space="preserve"> REF _Ref98867328 \h </w:instrText>
      </w:r>
      <w:r w:rsidR="00CE1A5A">
        <w:rPr>
          <w:highlight w:val="green"/>
          <w:lang w:eastAsia="es-ES"/>
        </w:rPr>
      </w:r>
      <w:r w:rsidR="00CE1A5A">
        <w:rPr>
          <w:highlight w:val="green"/>
          <w:lang w:eastAsia="es-ES"/>
        </w:rPr>
        <w:fldChar w:fldCharType="separate"/>
      </w:r>
      <w:r w:rsidR="004F2F11">
        <w:t xml:space="preserve">Tabla </w:t>
      </w:r>
      <w:r w:rsidR="004F2F11">
        <w:rPr>
          <w:noProof/>
        </w:rPr>
        <w:t>6</w:t>
      </w:r>
      <w:r w:rsidR="00CE1A5A">
        <w:rPr>
          <w:highlight w:val="green"/>
          <w:lang w:eastAsia="es-ES"/>
        </w:rPr>
        <w:fldChar w:fldCharType="end"/>
      </w:r>
      <w:r w:rsidR="00CE1A5A">
        <w:rPr>
          <w:lang w:eastAsia="es-ES"/>
        </w:rPr>
        <w:t xml:space="preserve"> </w:t>
      </w:r>
      <w:r w:rsidR="002230D1">
        <w:rPr>
          <w:lang w:eastAsia="es-ES"/>
        </w:rPr>
        <w:t xml:space="preserve">donde el Caudal total (Qt) es función de la precipitación Pe. Así, la reducción de la Pe y por tanto del Caudal total se puede observar en la </w:t>
      </w:r>
      <w:commentRangeStart w:id="130"/>
      <w:r w:rsidR="00CE1A5A">
        <w:rPr>
          <w:highlight w:val="green"/>
          <w:lang w:eastAsia="es-ES"/>
        </w:rPr>
        <w:fldChar w:fldCharType="begin"/>
      </w:r>
      <w:r w:rsidR="00CE1A5A">
        <w:rPr>
          <w:lang w:eastAsia="es-ES"/>
        </w:rPr>
        <w:instrText xml:space="preserve"> REF _Ref98867392 \h </w:instrText>
      </w:r>
      <w:r w:rsidR="00CE1A5A">
        <w:rPr>
          <w:highlight w:val="green"/>
          <w:lang w:eastAsia="es-ES"/>
        </w:rPr>
      </w:r>
      <w:r w:rsidR="00CE1A5A">
        <w:rPr>
          <w:highlight w:val="green"/>
          <w:lang w:eastAsia="es-ES"/>
        </w:rPr>
        <w:fldChar w:fldCharType="separate"/>
      </w:r>
      <w:r w:rsidR="004F2F11">
        <w:t xml:space="preserve">Tabla </w:t>
      </w:r>
      <w:r w:rsidR="004F2F11">
        <w:rPr>
          <w:noProof/>
        </w:rPr>
        <w:t>8</w:t>
      </w:r>
      <w:r w:rsidR="00CE1A5A">
        <w:rPr>
          <w:highlight w:val="green"/>
          <w:lang w:eastAsia="es-ES"/>
        </w:rPr>
        <w:fldChar w:fldCharType="end"/>
      </w:r>
      <w:commentRangeEnd w:id="130"/>
      <w:r w:rsidR="001C2DBC">
        <w:rPr>
          <w:rStyle w:val="Refdecomentario"/>
        </w:rPr>
        <w:commentReference w:id="130"/>
      </w:r>
      <w:r w:rsidR="00CE1A5A">
        <w:rPr>
          <w:lang w:eastAsia="es-ES"/>
        </w:rPr>
        <w:t>.</w:t>
      </w:r>
    </w:p>
    <w:p w14:paraId="281B9245" w14:textId="5A64F575" w:rsidR="00421123" w:rsidRDefault="00421123" w:rsidP="00732D0A">
      <w:pPr>
        <w:rPr>
          <w:lang w:eastAsia="es-ES"/>
        </w:rPr>
      </w:pPr>
    </w:p>
    <w:p w14:paraId="6E296A75" w14:textId="77777777" w:rsidR="00421123" w:rsidRDefault="00421123" w:rsidP="00732D0A">
      <w:pPr>
        <w:rPr>
          <w:lang w:eastAsia="es-ES"/>
        </w:rPr>
      </w:pPr>
    </w:p>
    <w:tbl>
      <w:tblPr>
        <w:tblStyle w:val="Tablanormal5"/>
        <w:tblW w:w="7588" w:type="dxa"/>
        <w:jc w:val="center"/>
        <w:tblLook w:val="04A0" w:firstRow="1" w:lastRow="0" w:firstColumn="1" w:lastColumn="0" w:noHBand="0" w:noVBand="1"/>
      </w:tblPr>
      <w:tblGrid>
        <w:gridCol w:w="3948"/>
        <w:gridCol w:w="1216"/>
        <w:gridCol w:w="1216"/>
        <w:gridCol w:w="1208"/>
      </w:tblGrid>
      <w:tr w:rsidR="00421123" w14:paraId="41D58A93" w14:textId="77777777" w:rsidTr="0042112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948" w:type="dxa"/>
            <w:noWrap/>
            <w:hideMark/>
          </w:tcPr>
          <w:p w14:paraId="612E48E8" w14:textId="77777777" w:rsidR="00421123" w:rsidRDefault="00421123">
            <w:pPr>
              <w:widowControl/>
              <w:tabs>
                <w:tab w:val="clear" w:pos="8789"/>
              </w:tabs>
              <w:spacing w:before="0" w:after="0"/>
              <w:jc w:val="left"/>
              <w:rPr>
                <w:rFonts w:ascii="Calibri" w:hAnsi="Calibri" w:cs="Calibri"/>
                <w:color w:val="000000"/>
                <w:spacing w:val="0"/>
                <w:sz w:val="22"/>
              </w:rPr>
            </w:pPr>
            <w:r>
              <w:rPr>
                <w:rFonts w:ascii="Calibri" w:hAnsi="Calibri" w:cs="Calibri"/>
                <w:color w:val="000000"/>
                <w:sz w:val="22"/>
              </w:rPr>
              <w:t> </w:t>
            </w:r>
          </w:p>
        </w:tc>
        <w:tc>
          <w:tcPr>
            <w:tcW w:w="1216" w:type="dxa"/>
            <w:noWrap/>
            <w:hideMark/>
          </w:tcPr>
          <w:p w14:paraId="47AFE943" w14:textId="77777777" w:rsidR="00421123" w:rsidRDefault="004211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Pe [mm]</w:t>
            </w:r>
          </w:p>
        </w:tc>
        <w:tc>
          <w:tcPr>
            <w:tcW w:w="1216" w:type="dxa"/>
            <w:noWrap/>
            <w:hideMark/>
          </w:tcPr>
          <w:p w14:paraId="429493BE" w14:textId="77777777" w:rsidR="00421123" w:rsidRDefault="004211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Qt [m</w:t>
            </w:r>
            <w:r w:rsidRPr="002C6262">
              <w:rPr>
                <w:rFonts w:ascii="Calibri" w:hAnsi="Calibri" w:cs="Calibri"/>
                <w:color w:val="000000"/>
                <w:sz w:val="22"/>
                <w:vertAlign w:val="superscript"/>
              </w:rPr>
              <w:t>3</w:t>
            </w:r>
            <w:r>
              <w:rPr>
                <w:rFonts w:ascii="Calibri" w:hAnsi="Calibri" w:cs="Calibri"/>
                <w:color w:val="000000"/>
                <w:sz w:val="22"/>
              </w:rPr>
              <w:t>/s]</w:t>
            </w:r>
          </w:p>
        </w:tc>
        <w:tc>
          <w:tcPr>
            <w:tcW w:w="1208" w:type="dxa"/>
            <w:noWrap/>
            <w:hideMark/>
          </w:tcPr>
          <w:p w14:paraId="58F4C926" w14:textId="77777777" w:rsidR="00421123" w:rsidRDefault="004211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%error Qt</w:t>
            </w:r>
          </w:p>
        </w:tc>
      </w:tr>
      <w:tr w:rsidR="00421123" w14:paraId="7319BE34" w14:textId="77777777" w:rsidTr="0042112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3948" w:type="dxa"/>
            <w:hideMark/>
          </w:tcPr>
          <w:p w14:paraId="38320617" w14:textId="77777777" w:rsidR="00421123" w:rsidRDefault="00421123">
            <w:pPr>
              <w:rPr>
                <w:rFonts w:ascii="Calibri" w:hAnsi="Calibri" w:cs="Calibri"/>
                <w:color w:val="000000"/>
                <w:sz w:val="22"/>
              </w:rPr>
            </w:pPr>
            <w:r>
              <w:rPr>
                <w:rFonts w:ascii="Calibri" w:hAnsi="Calibri" w:cs="Calibri"/>
                <w:color w:val="000000"/>
                <w:sz w:val="22"/>
              </w:rPr>
              <w:t>Q100 referencia</w:t>
            </w:r>
          </w:p>
        </w:tc>
        <w:tc>
          <w:tcPr>
            <w:tcW w:w="1216" w:type="dxa"/>
            <w:noWrap/>
            <w:hideMark/>
          </w:tcPr>
          <w:p w14:paraId="72206E47" w14:textId="77777777" w:rsidR="00421123" w:rsidRDefault="0042112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16" w:type="dxa"/>
            <w:noWrap/>
            <w:hideMark/>
          </w:tcPr>
          <w:p w14:paraId="61339666" w14:textId="77777777" w:rsidR="00421123" w:rsidRDefault="0042112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2791.41</w:t>
            </w:r>
          </w:p>
        </w:tc>
        <w:tc>
          <w:tcPr>
            <w:tcW w:w="1208" w:type="dxa"/>
            <w:noWrap/>
            <w:hideMark/>
          </w:tcPr>
          <w:p w14:paraId="131DA398" w14:textId="77777777" w:rsidR="00421123" w:rsidRDefault="00421123">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w:t>
            </w:r>
          </w:p>
        </w:tc>
      </w:tr>
      <w:tr w:rsidR="00421123" w14:paraId="01A22460" w14:textId="77777777" w:rsidTr="00421123">
        <w:trPr>
          <w:trHeight w:val="300"/>
          <w:jc w:val="center"/>
        </w:trPr>
        <w:tc>
          <w:tcPr>
            <w:cnfStyle w:val="001000000000" w:firstRow="0" w:lastRow="0" w:firstColumn="1" w:lastColumn="0" w:oddVBand="0" w:evenVBand="0" w:oddHBand="0" w:evenHBand="0" w:firstRowFirstColumn="0" w:firstRowLastColumn="0" w:lastRowFirstColumn="0" w:lastRowLastColumn="0"/>
            <w:tcW w:w="3948" w:type="dxa"/>
            <w:noWrap/>
            <w:hideMark/>
          </w:tcPr>
          <w:p w14:paraId="3DA2D5BD" w14:textId="77777777" w:rsidR="00421123" w:rsidRDefault="00421123">
            <w:pPr>
              <w:rPr>
                <w:rFonts w:ascii="Calibri" w:hAnsi="Calibri" w:cs="Calibri"/>
                <w:color w:val="000000"/>
                <w:sz w:val="22"/>
              </w:rPr>
            </w:pPr>
            <w:r>
              <w:rPr>
                <w:rFonts w:ascii="Calibri" w:hAnsi="Calibri" w:cs="Calibri"/>
                <w:color w:val="000000"/>
                <w:sz w:val="22"/>
              </w:rPr>
              <w:lastRenderedPageBreak/>
              <w:t>SCS-CN + Método Alternativo</w:t>
            </w:r>
          </w:p>
        </w:tc>
        <w:tc>
          <w:tcPr>
            <w:tcW w:w="1216" w:type="dxa"/>
            <w:noWrap/>
            <w:hideMark/>
          </w:tcPr>
          <w:p w14:paraId="2AEE8F73" w14:textId="77777777" w:rsidR="00421123" w:rsidRDefault="0042112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34.44</w:t>
            </w:r>
          </w:p>
        </w:tc>
        <w:tc>
          <w:tcPr>
            <w:tcW w:w="1216" w:type="dxa"/>
            <w:noWrap/>
            <w:hideMark/>
          </w:tcPr>
          <w:p w14:paraId="1D01F5D0" w14:textId="77777777" w:rsidR="00421123" w:rsidRDefault="0042112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2792.30</w:t>
            </w:r>
          </w:p>
        </w:tc>
        <w:tc>
          <w:tcPr>
            <w:tcW w:w="1208" w:type="dxa"/>
            <w:noWrap/>
            <w:hideMark/>
          </w:tcPr>
          <w:p w14:paraId="6F3FE787" w14:textId="77777777" w:rsidR="00421123" w:rsidRDefault="0042112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421123" w14:paraId="55BC10AD" w14:textId="77777777" w:rsidTr="004211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48" w:type="dxa"/>
            <w:noWrap/>
            <w:hideMark/>
          </w:tcPr>
          <w:p w14:paraId="445A33F1" w14:textId="77777777" w:rsidR="00421123" w:rsidRDefault="00421123">
            <w:pPr>
              <w:jc w:val="left"/>
              <w:rPr>
                <w:rFonts w:ascii="Calibri" w:hAnsi="Calibri" w:cs="Calibri"/>
                <w:color w:val="000000"/>
                <w:sz w:val="22"/>
              </w:rPr>
            </w:pPr>
            <w:r>
              <w:rPr>
                <w:rFonts w:ascii="Calibri" w:hAnsi="Calibri" w:cs="Calibri"/>
                <w:color w:val="000000"/>
                <w:sz w:val="22"/>
              </w:rPr>
              <w:t>SCS-CN + Bloques Alternos</w:t>
            </w:r>
          </w:p>
        </w:tc>
        <w:tc>
          <w:tcPr>
            <w:tcW w:w="1216" w:type="dxa"/>
            <w:noWrap/>
            <w:hideMark/>
          </w:tcPr>
          <w:p w14:paraId="53877FD0" w14:textId="77777777" w:rsidR="00421123" w:rsidRDefault="0042112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31.14</w:t>
            </w:r>
          </w:p>
        </w:tc>
        <w:tc>
          <w:tcPr>
            <w:tcW w:w="1216" w:type="dxa"/>
            <w:noWrap/>
            <w:hideMark/>
          </w:tcPr>
          <w:p w14:paraId="103F3D03" w14:textId="77777777" w:rsidR="00421123" w:rsidRDefault="0042112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2525.35</w:t>
            </w:r>
          </w:p>
        </w:tc>
        <w:tc>
          <w:tcPr>
            <w:tcW w:w="1208" w:type="dxa"/>
            <w:noWrap/>
            <w:hideMark/>
          </w:tcPr>
          <w:p w14:paraId="65144586" w14:textId="77777777" w:rsidR="00421123" w:rsidRDefault="0042112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w:t>
            </w:r>
          </w:p>
        </w:tc>
      </w:tr>
      <w:tr w:rsidR="00421123" w14:paraId="00ED08B6" w14:textId="77777777" w:rsidTr="00421123">
        <w:trPr>
          <w:trHeight w:val="315"/>
          <w:jc w:val="center"/>
        </w:trPr>
        <w:tc>
          <w:tcPr>
            <w:cnfStyle w:val="001000000000" w:firstRow="0" w:lastRow="0" w:firstColumn="1" w:lastColumn="0" w:oddVBand="0" w:evenVBand="0" w:oddHBand="0" w:evenHBand="0" w:firstRowFirstColumn="0" w:firstRowLastColumn="0" w:lastRowFirstColumn="0" w:lastRowLastColumn="0"/>
            <w:tcW w:w="3948" w:type="dxa"/>
            <w:hideMark/>
          </w:tcPr>
          <w:p w14:paraId="2AD8A560" w14:textId="77777777" w:rsidR="00421123" w:rsidRDefault="00421123">
            <w:pPr>
              <w:jc w:val="left"/>
              <w:rPr>
                <w:rFonts w:ascii="Calibri" w:hAnsi="Calibri" w:cs="Calibri"/>
                <w:color w:val="000000"/>
                <w:sz w:val="22"/>
              </w:rPr>
            </w:pPr>
            <w:r>
              <w:rPr>
                <w:rFonts w:ascii="Calibri" w:hAnsi="Calibri" w:cs="Calibri"/>
                <w:color w:val="000000"/>
                <w:sz w:val="22"/>
              </w:rPr>
              <w:t>Green-</w:t>
            </w:r>
            <w:proofErr w:type="spellStart"/>
            <w:r>
              <w:rPr>
                <w:rFonts w:ascii="Calibri" w:hAnsi="Calibri" w:cs="Calibri"/>
                <w:color w:val="000000"/>
                <w:sz w:val="22"/>
              </w:rPr>
              <w:t>Ampt</w:t>
            </w:r>
            <w:proofErr w:type="spellEnd"/>
            <w:r>
              <w:rPr>
                <w:rFonts w:ascii="Calibri" w:hAnsi="Calibri" w:cs="Calibri"/>
                <w:color w:val="000000"/>
                <w:sz w:val="22"/>
              </w:rPr>
              <w:t xml:space="preserve"> + Bloques Alternos</w:t>
            </w:r>
          </w:p>
        </w:tc>
        <w:tc>
          <w:tcPr>
            <w:tcW w:w="1216" w:type="dxa"/>
            <w:noWrap/>
            <w:hideMark/>
          </w:tcPr>
          <w:p w14:paraId="544D1643" w14:textId="77777777" w:rsidR="00421123" w:rsidRDefault="0042112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23.42</w:t>
            </w:r>
          </w:p>
        </w:tc>
        <w:tc>
          <w:tcPr>
            <w:tcW w:w="1216" w:type="dxa"/>
            <w:noWrap/>
            <w:hideMark/>
          </w:tcPr>
          <w:p w14:paraId="2C5BDFA2" w14:textId="77777777" w:rsidR="00421123" w:rsidRDefault="0042112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1898.64</w:t>
            </w:r>
          </w:p>
        </w:tc>
        <w:tc>
          <w:tcPr>
            <w:tcW w:w="1208" w:type="dxa"/>
            <w:noWrap/>
            <w:hideMark/>
          </w:tcPr>
          <w:p w14:paraId="5B9F14C7" w14:textId="77777777" w:rsidR="00421123" w:rsidRDefault="0042112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r>
      <w:tr w:rsidR="00421123" w14:paraId="74697402" w14:textId="77777777" w:rsidTr="004211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48" w:type="dxa"/>
            <w:noWrap/>
            <w:hideMark/>
          </w:tcPr>
          <w:p w14:paraId="2073EF9B" w14:textId="77777777" w:rsidR="00421123" w:rsidRDefault="00421123">
            <w:pPr>
              <w:jc w:val="left"/>
              <w:rPr>
                <w:rFonts w:ascii="Calibri" w:hAnsi="Calibri" w:cs="Calibri"/>
                <w:color w:val="000000"/>
                <w:sz w:val="22"/>
              </w:rPr>
            </w:pPr>
            <w:r>
              <w:rPr>
                <w:rFonts w:ascii="Calibri" w:hAnsi="Calibri" w:cs="Calibri"/>
                <w:color w:val="000000"/>
                <w:sz w:val="22"/>
              </w:rPr>
              <w:t>Green-</w:t>
            </w:r>
            <w:proofErr w:type="spellStart"/>
            <w:r>
              <w:rPr>
                <w:rFonts w:ascii="Calibri" w:hAnsi="Calibri" w:cs="Calibri"/>
                <w:color w:val="000000"/>
                <w:sz w:val="22"/>
              </w:rPr>
              <w:t>Ampt</w:t>
            </w:r>
            <w:proofErr w:type="spellEnd"/>
            <w:r>
              <w:rPr>
                <w:rFonts w:ascii="Calibri" w:hAnsi="Calibri" w:cs="Calibri"/>
                <w:color w:val="000000"/>
                <w:sz w:val="22"/>
              </w:rPr>
              <w:t xml:space="preserve"> + Método Alternativo</w:t>
            </w:r>
          </w:p>
        </w:tc>
        <w:tc>
          <w:tcPr>
            <w:tcW w:w="1216" w:type="dxa"/>
            <w:noWrap/>
            <w:hideMark/>
          </w:tcPr>
          <w:p w14:paraId="1ABBDDB6" w14:textId="77777777" w:rsidR="00421123" w:rsidRDefault="0042112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18.47</w:t>
            </w:r>
          </w:p>
        </w:tc>
        <w:tc>
          <w:tcPr>
            <w:tcW w:w="1216" w:type="dxa"/>
            <w:noWrap/>
            <w:hideMark/>
          </w:tcPr>
          <w:p w14:paraId="34354A46" w14:textId="77777777" w:rsidR="00421123" w:rsidRDefault="0042112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1497.77</w:t>
            </w:r>
          </w:p>
        </w:tc>
        <w:tc>
          <w:tcPr>
            <w:tcW w:w="1208" w:type="dxa"/>
            <w:noWrap/>
            <w:hideMark/>
          </w:tcPr>
          <w:p w14:paraId="7B6F35A2" w14:textId="77777777" w:rsidR="00421123" w:rsidRDefault="00421123" w:rsidP="00421123">
            <w:pPr>
              <w:keepNext/>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-46%</w:t>
            </w:r>
          </w:p>
        </w:tc>
      </w:tr>
    </w:tbl>
    <w:p w14:paraId="65301A01" w14:textId="3BD4F68E" w:rsidR="002A0FBD" w:rsidRDefault="00421123" w:rsidP="00421123">
      <w:pPr>
        <w:pStyle w:val="Descripcin"/>
        <w:rPr>
          <w:lang w:eastAsia="es-ES"/>
        </w:rPr>
      </w:pPr>
      <w:bookmarkStart w:id="131" w:name="_Ref98867392"/>
      <w:bookmarkStart w:id="132" w:name="_Toc99969434"/>
      <w:r>
        <w:t xml:space="preserve">Tabla </w:t>
      </w:r>
      <w:fldSimple w:instr=" SEQ Tabla \* ARABIC ">
        <w:r w:rsidR="004F2F11">
          <w:rPr>
            <w:noProof/>
          </w:rPr>
          <w:t>8</w:t>
        </w:r>
      </w:fldSimple>
      <w:bookmarkEnd w:id="131"/>
      <w:r>
        <w:t>. Resumen de diferencias en la Pe y su repercusión sobre Qt</w:t>
      </w:r>
      <w:bookmarkEnd w:id="132"/>
      <w:r>
        <w:t xml:space="preserve"> </w:t>
      </w:r>
    </w:p>
    <w:p w14:paraId="1FE003AA" w14:textId="428E340C" w:rsidR="00732D0A" w:rsidRDefault="00732D0A" w:rsidP="00732D0A">
      <w:pPr>
        <w:rPr>
          <w:lang w:eastAsia="es-ES"/>
        </w:rPr>
      </w:pPr>
    </w:p>
    <w:p w14:paraId="646F81BB" w14:textId="657DCE9C" w:rsidR="00732D0A" w:rsidRPr="003B13B0" w:rsidRDefault="003B13B0" w:rsidP="008B0DB7">
      <w:pPr>
        <w:pStyle w:val="Ttulo2"/>
        <w:numPr>
          <w:ilvl w:val="1"/>
          <w:numId w:val="3"/>
        </w:numPr>
        <w:rPr>
          <w:lang w:val="es-ES" w:eastAsia="es-ES"/>
        </w:rPr>
      </w:pPr>
      <w:bookmarkStart w:id="133" w:name="_Ref99387126"/>
      <w:bookmarkStart w:id="134" w:name="_Toc99969404"/>
      <w:r>
        <w:rPr>
          <w:lang w:val="es-ES" w:eastAsia="es-ES"/>
        </w:rPr>
        <w:t xml:space="preserve">Calibración del </w:t>
      </w:r>
      <w:r w:rsidR="00732D0A" w:rsidRPr="003B13B0">
        <w:rPr>
          <w:lang w:val="es-ES" w:eastAsia="es-ES"/>
        </w:rPr>
        <w:t>Tiempo pico (</w:t>
      </w:r>
      <w:proofErr w:type="spellStart"/>
      <w:r w:rsidR="00732D0A" w:rsidRPr="003B13B0">
        <w:rPr>
          <w:lang w:val="es-ES" w:eastAsia="es-ES"/>
        </w:rPr>
        <w:t>Tp</w:t>
      </w:r>
      <w:proofErr w:type="spellEnd"/>
      <w:r w:rsidR="00732D0A" w:rsidRPr="003B13B0">
        <w:rPr>
          <w:lang w:val="es-ES" w:eastAsia="es-ES"/>
        </w:rPr>
        <w:t>)</w:t>
      </w:r>
      <w:bookmarkEnd w:id="133"/>
      <w:r w:rsidRPr="003B13B0">
        <w:rPr>
          <w:lang w:val="es-ES" w:eastAsia="es-ES"/>
        </w:rPr>
        <w:t xml:space="preserve">. </w:t>
      </w:r>
      <w:r>
        <w:rPr>
          <w:lang w:val="es-ES" w:eastAsia="es-ES"/>
        </w:rPr>
        <w:t>Parámetros empleados: Coef1 y Coef2.</w:t>
      </w:r>
      <w:bookmarkEnd w:id="134"/>
    </w:p>
    <w:p w14:paraId="1B0EDF2E" w14:textId="77777777" w:rsidR="00FD3C41" w:rsidRPr="003B13B0" w:rsidRDefault="00FD3C41" w:rsidP="00FD3C41">
      <w:pPr>
        <w:rPr>
          <w:lang w:eastAsia="es-ES"/>
        </w:rPr>
      </w:pPr>
    </w:p>
    <w:p w14:paraId="6CFF4AC1" w14:textId="0D827CFD" w:rsidR="008B0DB7" w:rsidRDefault="008B0DB7" w:rsidP="00A014D3">
      <w:r>
        <w:rPr>
          <w:rFonts w:eastAsiaTheme="minorEastAsia"/>
          <w:lang w:eastAsia="es-ES"/>
        </w:rPr>
        <w:t xml:space="preserve">En este apartado se pretende calibrar el Coef1 y Coef2 para obtener un resultado ajustado a la zona de estudio del </w:t>
      </w:r>
      <w:proofErr w:type="spellStart"/>
      <w:r>
        <w:rPr>
          <w:rFonts w:eastAsiaTheme="minorEastAsia"/>
          <w:lang w:eastAsia="es-ES"/>
        </w:rPr>
        <w:t>Tp</w:t>
      </w:r>
      <w:proofErr w:type="spellEnd"/>
      <w:r>
        <w:rPr>
          <w:rFonts w:eastAsiaTheme="minorEastAsia"/>
          <w:lang w:eastAsia="es-ES"/>
        </w:rPr>
        <w:t xml:space="preserve">. Lamentablemente no se ha encontrado una correlación fiable de estos parámetros con los datos históricos del S.A.I.H. del Guadalquivir tal y como se ha hecho en el apartado anterior, siendo su </w:t>
      </w:r>
      <w:r>
        <w:t>R</w:t>
      </w:r>
      <w:r>
        <w:rPr>
          <w:vertAlign w:val="superscript"/>
        </w:rPr>
        <w:t xml:space="preserve">2 </w:t>
      </w:r>
      <w:r>
        <w:t xml:space="preserve">[0.101,0.31] para los dos casos que aparecen en la </w:t>
      </w:r>
      <w:r>
        <w:rPr>
          <w:highlight w:val="green"/>
        </w:rPr>
        <w:fldChar w:fldCharType="begin"/>
      </w:r>
      <w:r>
        <w:instrText xml:space="preserve"> REF _Ref98867678 \h </w:instrText>
      </w:r>
      <w:r>
        <w:rPr>
          <w:highlight w:val="green"/>
        </w:rPr>
      </w:r>
      <w:r>
        <w:rPr>
          <w:highlight w:val="green"/>
        </w:rPr>
        <w:fldChar w:fldCharType="separate"/>
      </w:r>
      <w:r w:rsidR="004F2F11">
        <w:t xml:space="preserve">Ilustración </w:t>
      </w:r>
      <w:r w:rsidR="004F2F11">
        <w:rPr>
          <w:noProof/>
        </w:rPr>
        <w:t>7</w:t>
      </w:r>
      <w:r>
        <w:rPr>
          <w:highlight w:val="green"/>
        </w:rPr>
        <w:fldChar w:fldCharType="end"/>
      </w:r>
      <w:r>
        <w:t xml:space="preserve"> y la </w:t>
      </w:r>
      <w:r>
        <w:fldChar w:fldCharType="begin"/>
      </w:r>
      <w:r>
        <w:instrText xml:space="preserve"> REF _Ref98867690 \h </w:instrText>
      </w:r>
      <w:r>
        <w:fldChar w:fldCharType="separate"/>
      </w:r>
      <w:r w:rsidR="004F2F11">
        <w:t xml:space="preserve">Ilustración </w:t>
      </w:r>
      <w:r w:rsidR="004F2F11">
        <w:rPr>
          <w:noProof/>
        </w:rPr>
        <w:t>8</w:t>
      </w:r>
      <w:r>
        <w:fldChar w:fldCharType="end"/>
      </w:r>
      <w:r>
        <w:t>.</w:t>
      </w:r>
    </w:p>
    <w:p w14:paraId="2C075B58" w14:textId="6B4D3821" w:rsidR="008B0DB7" w:rsidRDefault="008B0DB7" w:rsidP="00A014D3"/>
    <w:p w14:paraId="0C6F3A76" w14:textId="212B41A1" w:rsidR="008B0DB7" w:rsidRDefault="008B0DB7" w:rsidP="00A014D3">
      <w:r>
        <w:t>A continuación, se van a mostrar los valores obtenidos para el Coef1 y Coef2 en nuestra zona de estudio y</w:t>
      </w:r>
      <w:r w:rsidR="00FD3C41">
        <w:t xml:space="preserve"> posteriormente</w:t>
      </w:r>
      <w:r>
        <w:t xml:space="preserve"> el proceso de correlación seguido para tratar de hallar un método de calibración</w:t>
      </w:r>
      <w:r w:rsidR="00FD3C41">
        <w:t>.</w:t>
      </w:r>
    </w:p>
    <w:p w14:paraId="4C1EBD5F" w14:textId="5409D507" w:rsidR="008B0DB7" w:rsidRDefault="008B0DB7" w:rsidP="00A014D3"/>
    <w:p w14:paraId="3C638AF0" w14:textId="7721F1BC" w:rsidR="008B0DB7" w:rsidRDefault="008B0DB7" w:rsidP="008B0DB7">
      <w:pPr>
        <w:rPr>
          <w:rFonts w:eastAsiaTheme="minorEastAsia"/>
          <w:lang w:eastAsia="es-ES"/>
        </w:rPr>
      </w:pPr>
      <w:r>
        <w:rPr>
          <w:rFonts w:eastAsiaTheme="minorEastAsia"/>
          <w:lang w:eastAsia="es-ES"/>
        </w:rPr>
        <w:t>De la misma forma que en el apartado</w:t>
      </w:r>
      <w:r w:rsidR="00FD3C41">
        <w:rPr>
          <w:rFonts w:eastAsiaTheme="minorEastAsia"/>
          <w:lang w:eastAsia="es-ES"/>
        </w:rPr>
        <w:t xml:space="preserve"> </w:t>
      </w:r>
      <w:r w:rsidR="00FD3C41">
        <w:rPr>
          <w:rFonts w:eastAsiaTheme="minorEastAsia"/>
          <w:lang w:eastAsia="es-ES"/>
        </w:rPr>
        <w:fldChar w:fldCharType="begin"/>
      </w:r>
      <w:r w:rsidR="00FD3C41">
        <w:rPr>
          <w:rFonts w:eastAsiaTheme="minorEastAsia"/>
          <w:lang w:eastAsia="es-ES"/>
        </w:rPr>
        <w:instrText xml:space="preserve"> REF _Ref99451391 \r \h </w:instrText>
      </w:r>
      <w:r w:rsidR="00FD3C41">
        <w:rPr>
          <w:rFonts w:eastAsiaTheme="minorEastAsia"/>
          <w:lang w:eastAsia="es-ES"/>
        </w:rPr>
      </w:r>
      <w:r w:rsidR="00FD3C41">
        <w:rPr>
          <w:rFonts w:eastAsiaTheme="minorEastAsia"/>
          <w:lang w:eastAsia="es-ES"/>
        </w:rPr>
        <w:fldChar w:fldCharType="separate"/>
      </w:r>
      <w:r w:rsidR="004F2F11">
        <w:rPr>
          <w:rFonts w:eastAsiaTheme="minorEastAsia"/>
          <w:lang w:eastAsia="es-ES"/>
        </w:rPr>
        <w:t>4.1.1</w:t>
      </w:r>
      <w:r w:rsidR="00FD3C41">
        <w:rPr>
          <w:rFonts w:eastAsiaTheme="minorEastAsia"/>
          <w:lang w:eastAsia="es-ES"/>
        </w:rPr>
        <w:fldChar w:fldCharType="end"/>
      </w:r>
      <w:r>
        <w:rPr>
          <w:rFonts w:eastAsiaTheme="minorEastAsia"/>
          <w:lang w:eastAsia="es-ES"/>
        </w:rPr>
        <w:t xml:space="preserve">, el primer paso ha sido deducir los términos dependientes del </w:t>
      </w:r>
      <w:proofErr w:type="spellStart"/>
      <w:r>
        <w:rPr>
          <w:rFonts w:eastAsiaTheme="minorEastAsia"/>
          <w:lang w:eastAsia="es-ES"/>
        </w:rPr>
        <w:t>Tp</w:t>
      </w:r>
      <w:proofErr w:type="spellEnd"/>
      <w:r>
        <w:rPr>
          <w:rFonts w:eastAsiaTheme="minorEastAsia"/>
          <w:lang w:eastAsia="es-ES"/>
        </w:rPr>
        <w:t>.</w:t>
      </w:r>
    </w:p>
    <w:p w14:paraId="51D5DEDF" w14:textId="77777777" w:rsidR="008B0DB7" w:rsidRDefault="008B0DB7" w:rsidP="008B0DB7">
      <w:pPr>
        <w:rPr>
          <w:rFonts w:eastAsiaTheme="minorEastAsia"/>
          <w:lang w:eastAsia="es-ES"/>
        </w:rPr>
      </w:pPr>
    </w:p>
    <w:p w14:paraId="14D3E802" w14:textId="77777777" w:rsidR="008B0DB7" w:rsidRPr="00732D0A" w:rsidRDefault="008B0DB7" w:rsidP="008B0DB7">
      <w:pPr>
        <w:rPr>
          <w:rFonts w:eastAsiaTheme="minorEastAsia"/>
          <w:lang w:eastAsia="es-ES"/>
        </w:rPr>
      </w:pPr>
      <m:oMathPara>
        <m:oMath>
          <m:r>
            <w:rPr>
              <w:rFonts w:ascii="Cambria Math" w:hAnsi="Cambria Math"/>
              <w:lang w:eastAsia="es-ES"/>
            </w:rPr>
            <m:t>Tp = Coef1*D+Coef2*Tc</m:t>
          </m:r>
        </m:oMath>
      </m:oMathPara>
    </w:p>
    <w:p w14:paraId="207843C9" w14:textId="77777777" w:rsidR="008B0DB7" w:rsidRDefault="008B0DB7" w:rsidP="008B0DB7">
      <w:pPr>
        <w:rPr>
          <w:rFonts w:eastAsiaTheme="minorEastAsia"/>
          <w:lang w:eastAsia="es-ES"/>
        </w:rPr>
      </w:pPr>
    </w:p>
    <w:p w14:paraId="40CD2C31" w14:textId="77777777" w:rsidR="008B0DB7" w:rsidRPr="008E148A" w:rsidRDefault="008B0DB7" w:rsidP="008B0DB7">
      <w:pPr>
        <w:rPr>
          <w:rFonts w:eastAsiaTheme="minorEastAsia"/>
          <w:lang w:eastAsia="es-ES"/>
        </w:rPr>
      </w:pPr>
      <m:oMathPara>
        <m:oMath>
          <m:r>
            <w:rPr>
              <w:rFonts w:ascii="Cambria Math" w:hAnsi="Cambria Math"/>
              <w:lang w:eastAsia="es-ES"/>
            </w:rPr>
            <m:t>Tp= Tiempo pico [h]</m:t>
          </m:r>
        </m:oMath>
      </m:oMathPara>
    </w:p>
    <w:p w14:paraId="1A253A28" w14:textId="77777777" w:rsidR="008B0DB7" w:rsidRPr="008E148A" w:rsidRDefault="008B0DB7" w:rsidP="008B0DB7">
      <w:pPr>
        <w:rPr>
          <w:rFonts w:eastAsiaTheme="minorEastAsia"/>
          <w:lang w:eastAsia="es-ES"/>
        </w:rPr>
      </w:pPr>
      <m:oMathPara>
        <m:oMath>
          <m:r>
            <w:rPr>
              <w:rFonts w:ascii="Cambria Math" w:eastAsiaTheme="minorEastAsia" w:hAnsi="Cambria Math"/>
              <w:lang w:eastAsia="es-ES"/>
            </w:rPr>
            <m:t>Coef1,Coef2 = Coeficientes de ajuste</m:t>
          </m:r>
        </m:oMath>
      </m:oMathPara>
    </w:p>
    <w:p w14:paraId="2134C8A8" w14:textId="2DDF63E9" w:rsidR="008B0DB7" w:rsidRPr="008E148A" w:rsidRDefault="008B0DB7" w:rsidP="008B0DB7">
      <w:pPr>
        <w:rPr>
          <w:rFonts w:eastAsiaTheme="minorEastAsia"/>
          <w:lang w:eastAsia="es-ES"/>
        </w:rPr>
      </w:pPr>
      <m:oMathPara>
        <m:oMath>
          <m:r>
            <w:rPr>
              <w:rFonts w:ascii="Cambria Math" w:eastAsiaTheme="minorEastAsia" w:hAnsi="Cambria Math"/>
              <w:lang w:eastAsia="es-ES"/>
            </w:rPr>
            <m:t>D=Duración de la lluvia efectiva [h]</m:t>
          </m:r>
        </m:oMath>
      </m:oMathPara>
    </w:p>
    <w:p w14:paraId="01028A62" w14:textId="77777777" w:rsidR="008B0DB7" w:rsidRPr="002A0FBD" w:rsidRDefault="008B0DB7" w:rsidP="008B0DB7">
      <w:pPr>
        <w:rPr>
          <w:rFonts w:eastAsiaTheme="minorEastAsia"/>
          <w:i/>
          <w:lang w:eastAsia="es-ES"/>
        </w:rPr>
      </w:pPr>
      <m:oMathPara>
        <m:oMath>
          <m:r>
            <w:rPr>
              <w:rFonts w:ascii="Cambria Math" w:eastAsiaTheme="minorEastAsia" w:hAnsi="Cambria Math"/>
              <w:lang w:eastAsia="es-ES"/>
            </w:rPr>
            <m:t>Tc=Tiempo de concentración [h]</m:t>
          </m:r>
        </m:oMath>
      </m:oMathPara>
    </w:p>
    <w:p w14:paraId="183E60DC" w14:textId="77777777" w:rsidR="008B0DB7" w:rsidRDefault="008B0DB7" w:rsidP="00A014D3">
      <w:pPr>
        <w:rPr>
          <w:rFonts w:eastAsiaTheme="minorEastAsia"/>
          <w:lang w:eastAsia="es-ES"/>
        </w:rPr>
      </w:pPr>
    </w:p>
    <w:p w14:paraId="10574640" w14:textId="0A01B4B4" w:rsidR="008B0DB7" w:rsidRDefault="008B0DB7" w:rsidP="008B0DB7">
      <w:pPr>
        <w:rPr>
          <w:rFonts w:eastAsiaTheme="minorEastAsia"/>
          <w:lang w:eastAsia="es-ES"/>
        </w:rPr>
      </w:pPr>
      <w:r>
        <w:rPr>
          <w:rFonts w:eastAsiaTheme="minorEastAsia"/>
          <w:lang w:eastAsia="es-ES"/>
        </w:rPr>
        <w:t xml:space="preserve">Para el caso del </w:t>
      </w:r>
      <w:proofErr w:type="spellStart"/>
      <w:r>
        <w:rPr>
          <w:rFonts w:eastAsiaTheme="minorEastAsia"/>
          <w:lang w:eastAsia="es-ES"/>
        </w:rPr>
        <w:t>Coef</w:t>
      </w:r>
      <w:proofErr w:type="spellEnd"/>
      <w:r>
        <w:rPr>
          <w:rFonts w:eastAsiaTheme="minorEastAsia"/>
          <w:lang w:eastAsia="es-ES"/>
        </w:rPr>
        <w:t xml:space="preserve"> 2 se ajusta su valor según el tiempo transcurrido entre la máxima precipitación y el máximo caudal mientras que el </w:t>
      </w:r>
      <w:proofErr w:type="spellStart"/>
      <w:r>
        <w:rPr>
          <w:rFonts w:eastAsiaTheme="minorEastAsia"/>
          <w:lang w:eastAsia="es-ES"/>
        </w:rPr>
        <w:t>Coef</w:t>
      </w:r>
      <w:proofErr w:type="spellEnd"/>
      <w:r>
        <w:rPr>
          <w:rFonts w:eastAsiaTheme="minorEastAsia"/>
          <w:lang w:eastAsia="es-ES"/>
        </w:rPr>
        <w:t xml:space="preserve"> 1 debe de ser contrastado con la evolución de otros hidrogramas similares ocurridos sobre la cuenca. De esta forma, se pretende hacer coincidir en primer lugar la punta del hidrograma con los valores reales ya que este punto es el más significativo del hidrograma. En segundo lugar, se buscará modelar el </w:t>
      </w:r>
      <w:proofErr w:type="spellStart"/>
      <w:r w:rsidRPr="003D5426">
        <w:rPr>
          <w:rFonts w:eastAsiaTheme="minorEastAsia"/>
          <w:lang w:eastAsia="es-ES"/>
        </w:rPr>
        <w:t>Coef</w:t>
      </w:r>
      <w:proofErr w:type="spellEnd"/>
      <w:r w:rsidRPr="003D5426">
        <w:rPr>
          <w:rFonts w:eastAsiaTheme="minorEastAsia"/>
          <w:lang w:eastAsia="es-ES"/>
        </w:rPr>
        <w:t xml:space="preserve"> 1 y </w:t>
      </w:r>
      <w:proofErr w:type="spellStart"/>
      <w:r w:rsidRPr="003D5426">
        <w:rPr>
          <w:rFonts w:eastAsiaTheme="minorEastAsia"/>
          <w:lang w:eastAsia="es-ES"/>
        </w:rPr>
        <w:t>Coef</w:t>
      </w:r>
      <w:proofErr w:type="spellEnd"/>
      <w:r w:rsidRPr="003D5426">
        <w:rPr>
          <w:rFonts w:eastAsiaTheme="minorEastAsia"/>
          <w:lang w:eastAsia="es-ES"/>
        </w:rPr>
        <w:t xml:space="preserve"> 2</w:t>
      </w:r>
      <w:r>
        <w:rPr>
          <w:rFonts w:eastAsiaTheme="minorEastAsia"/>
          <w:lang w:eastAsia="es-ES"/>
        </w:rPr>
        <w:t xml:space="preserve"> para tratar de adecuar la cola del hidrograma lo máximo posible con la realidad.</w:t>
      </w:r>
    </w:p>
    <w:p w14:paraId="7F2EAD7C" w14:textId="77777777" w:rsidR="008B0DB7" w:rsidRDefault="008B0DB7" w:rsidP="008B0DB7">
      <w:pPr>
        <w:rPr>
          <w:rFonts w:eastAsiaTheme="minorEastAsia"/>
          <w:lang w:eastAsia="es-ES"/>
        </w:rPr>
      </w:pPr>
    </w:p>
    <w:p w14:paraId="3CC25CA4" w14:textId="77777777" w:rsidR="008B0DB7" w:rsidRDefault="008B0DB7" w:rsidP="008B0DB7">
      <w:pPr>
        <w:rPr>
          <w:rFonts w:eastAsiaTheme="minorEastAsia"/>
          <w:lang w:eastAsia="es-ES"/>
        </w:rPr>
      </w:pPr>
      <w:r>
        <w:rPr>
          <w:rFonts w:eastAsiaTheme="minorEastAsia"/>
          <w:lang w:eastAsia="es-ES"/>
        </w:rPr>
        <w:t xml:space="preserve">De forma estimativa, los resultados que se ofrecen para el caso de la cuenca del río </w:t>
      </w:r>
      <w:proofErr w:type="spellStart"/>
      <w:r>
        <w:rPr>
          <w:rFonts w:eastAsiaTheme="minorEastAsia"/>
          <w:lang w:eastAsia="es-ES"/>
        </w:rPr>
        <w:t>Anzur</w:t>
      </w:r>
      <w:proofErr w:type="spellEnd"/>
      <w:r>
        <w:rPr>
          <w:rFonts w:eastAsiaTheme="minorEastAsia"/>
          <w:lang w:eastAsia="es-ES"/>
        </w:rPr>
        <w:t xml:space="preserve"> corresponden con el siguiente rango para ambos coeficientes:</w:t>
      </w:r>
    </w:p>
    <w:p w14:paraId="0768DD51" w14:textId="77777777" w:rsidR="008B0DB7" w:rsidRDefault="008B0DB7" w:rsidP="008B0DB7">
      <w:pPr>
        <w:rPr>
          <w:rFonts w:eastAsiaTheme="minorEastAsia"/>
          <w:lang w:eastAsia="es-ES"/>
        </w:rPr>
      </w:pPr>
    </w:p>
    <w:p w14:paraId="5CFF28D1" w14:textId="77777777" w:rsidR="008B0DB7" w:rsidRPr="001A7D3D" w:rsidRDefault="008B0DB7" w:rsidP="008B0DB7">
      <w:pPr>
        <w:rPr>
          <w:rFonts w:eastAsiaTheme="minorEastAsia"/>
          <w:iCs/>
          <w:lang w:eastAsia="es-ES"/>
        </w:rPr>
      </w:pPr>
      <m:oMathPara>
        <m:oMath>
          <m:r>
            <w:rPr>
              <w:rFonts w:ascii="Cambria Math" w:eastAsiaTheme="minorEastAsia" w:hAnsi="Cambria Math"/>
              <w:lang w:eastAsia="es-ES"/>
            </w:rPr>
            <m:t>Coef 1 ∼ [0.2 , 0.35]</m:t>
          </m:r>
        </m:oMath>
      </m:oMathPara>
    </w:p>
    <w:p w14:paraId="43CDC333" w14:textId="77777777" w:rsidR="008B0DB7" w:rsidRDefault="008B0DB7" w:rsidP="008B0DB7">
      <w:pPr>
        <w:rPr>
          <w:rFonts w:eastAsiaTheme="minorEastAsia"/>
          <w:lang w:eastAsia="es-ES"/>
        </w:rPr>
      </w:pPr>
    </w:p>
    <w:p w14:paraId="47C65D3C" w14:textId="77777777" w:rsidR="008B0DB7" w:rsidRPr="001A7D3D" w:rsidRDefault="008B0DB7" w:rsidP="008B0DB7">
      <w:pPr>
        <w:rPr>
          <w:rFonts w:eastAsiaTheme="minorEastAsia"/>
          <w:i/>
          <w:iCs/>
          <w:lang w:eastAsia="es-ES"/>
        </w:rPr>
      </w:pPr>
      <m:oMathPara>
        <m:oMath>
          <m:r>
            <w:rPr>
              <w:rFonts w:ascii="Cambria Math" w:eastAsiaTheme="minorEastAsia" w:hAnsi="Cambria Math"/>
              <w:lang w:eastAsia="es-ES"/>
            </w:rPr>
            <m:t>Coef 2 ∼ [0.16 , 0.34]</m:t>
          </m:r>
        </m:oMath>
      </m:oMathPara>
    </w:p>
    <w:p w14:paraId="64002689" w14:textId="20C24386" w:rsidR="008B0DB7" w:rsidRDefault="008B0DB7" w:rsidP="00A014D3">
      <w:pPr>
        <w:rPr>
          <w:rFonts w:eastAsiaTheme="minorEastAsia"/>
          <w:lang w:eastAsia="es-ES"/>
        </w:rPr>
      </w:pPr>
    </w:p>
    <w:p w14:paraId="57A52526" w14:textId="77777777" w:rsidR="008B0DB7" w:rsidRDefault="008B0DB7" w:rsidP="00A014D3">
      <w:pPr>
        <w:rPr>
          <w:rFonts w:eastAsiaTheme="minorEastAsia"/>
          <w:lang w:eastAsia="es-ES"/>
        </w:rPr>
      </w:pPr>
    </w:p>
    <w:p w14:paraId="612E92C8" w14:textId="77777777" w:rsidR="008B0DB7" w:rsidRDefault="008B0DB7" w:rsidP="00A014D3">
      <w:pPr>
        <w:rPr>
          <w:rFonts w:eastAsiaTheme="minorEastAsia"/>
          <w:lang w:eastAsia="es-ES"/>
        </w:rPr>
      </w:pPr>
    </w:p>
    <w:p w14:paraId="4BEDE58C" w14:textId="1856C1B4" w:rsidR="008B0DB7" w:rsidRDefault="008B0DB7" w:rsidP="008B0DB7">
      <w:pPr>
        <w:rPr>
          <w:i/>
          <w:iCs/>
        </w:rPr>
      </w:pPr>
      <w:r>
        <w:t xml:space="preserve">Una vez obtenidos el rango de valores aceptable para calibrar nuestro </w:t>
      </w:r>
      <w:proofErr w:type="spellStart"/>
      <w:r>
        <w:t>Tp</w:t>
      </w:r>
      <w:proofErr w:type="spellEnd"/>
      <w:r>
        <w:t xml:space="preserve">, se han buscado algunas correlaciones para automatizar este proceso en base a los datos del S.A.I.H. del Guadalquivir. En la </w:t>
      </w:r>
      <w:r>
        <w:rPr>
          <w:highlight w:val="green"/>
        </w:rPr>
        <w:fldChar w:fldCharType="begin"/>
      </w:r>
      <w:r>
        <w:instrText xml:space="preserve"> REF _Ref98867678 \h </w:instrText>
      </w:r>
      <w:r>
        <w:rPr>
          <w:highlight w:val="green"/>
        </w:rPr>
      </w:r>
      <w:r>
        <w:rPr>
          <w:highlight w:val="green"/>
        </w:rPr>
        <w:fldChar w:fldCharType="separate"/>
      </w:r>
      <w:r w:rsidR="004F2F11">
        <w:t xml:space="preserve">Ilustración </w:t>
      </w:r>
      <w:r w:rsidR="004F2F11">
        <w:rPr>
          <w:noProof/>
        </w:rPr>
        <w:t>7</w:t>
      </w:r>
      <w:r>
        <w:rPr>
          <w:highlight w:val="green"/>
        </w:rPr>
        <w:fldChar w:fldCharType="end"/>
      </w:r>
      <w:r>
        <w:t xml:space="preserve"> y la </w:t>
      </w:r>
      <w:r>
        <w:rPr>
          <w:highlight w:val="green"/>
        </w:rPr>
        <w:fldChar w:fldCharType="begin"/>
      </w:r>
      <w:r>
        <w:instrText xml:space="preserve"> REF _Ref98867690 \h </w:instrText>
      </w:r>
      <w:r>
        <w:rPr>
          <w:highlight w:val="green"/>
        </w:rPr>
      </w:r>
      <w:r>
        <w:rPr>
          <w:highlight w:val="green"/>
        </w:rPr>
        <w:fldChar w:fldCharType="separate"/>
      </w:r>
      <w:r w:rsidR="004F2F11">
        <w:t xml:space="preserve">Ilustración </w:t>
      </w:r>
      <w:r w:rsidR="004F2F11">
        <w:rPr>
          <w:noProof/>
        </w:rPr>
        <w:t>8</w:t>
      </w:r>
      <w:r>
        <w:rPr>
          <w:highlight w:val="green"/>
        </w:rPr>
        <w:fldChar w:fldCharType="end"/>
      </w:r>
      <w:r>
        <w:t xml:space="preserve"> se muestran los resultados obtenidos para estos parámetros en base a seis episodios de lluvias de distinta índole. Como puede observarse, la precisión no es suficiente para ser considerada (R</w:t>
      </w:r>
      <w:r>
        <w:rPr>
          <w:vertAlign w:val="superscript"/>
        </w:rPr>
        <w:t xml:space="preserve">2 </w:t>
      </w:r>
      <w:r>
        <w:t>[0.101,0.31]).</w:t>
      </w:r>
    </w:p>
    <w:p w14:paraId="3A25094C" w14:textId="008BFA63" w:rsidR="008B0DB7" w:rsidRDefault="008B0DB7" w:rsidP="008B0DB7"/>
    <w:p w14:paraId="39E274F6" w14:textId="77777777" w:rsidR="008B0DB7" w:rsidRDefault="008B0DB7" w:rsidP="008B0DB7"/>
    <w:p w14:paraId="3FADDEBA" w14:textId="77777777" w:rsidR="008B0DB7" w:rsidRDefault="008B0DB7" w:rsidP="008B0DB7">
      <w:pPr>
        <w:jc w:val="center"/>
      </w:pPr>
      <w:r>
        <w:rPr>
          <w:noProof/>
        </w:rPr>
        <w:drawing>
          <wp:inline distT="0" distB="0" distL="0" distR="0" wp14:anchorId="147DC22B" wp14:editId="302CDFBD">
            <wp:extent cx="5419165" cy="2931459"/>
            <wp:effectExtent l="0" t="0" r="0" b="0"/>
            <wp:docPr id="2" name="Gráfico 2">
              <a:extLst xmlns:a="http://schemas.openxmlformats.org/drawingml/2006/main">
                <a:ext uri="{FF2B5EF4-FFF2-40B4-BE49-F238E27FC236}">
                  <a16:creationId xmlns:a16="http://schemas.microsoft.com/office/drawing/2014/main" id="{C3833C29-713D-4643-BDAA-C173FBABC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C466BDA" w14:textId="4683D3CE" w:rsidR="008B0DB7" w:rsidRDefault="008B0DB7" w:rsidP="008B0DB7">
      <w:pPr>
        <w:pStyle w:val="Descripcin"/>
      </w:pPr>
      <w:bookmarkStart w:id="135" w:name="_Ref98867678"/>
      <w:bookmarkStart w:id="136" w:name="_Toc99969459"/>
      <w:r>
        <w:t xml:space="preserve">Ilustración </w:t>
      </w:r>
      <w:fldSimple w:instr=" SEQ Ilustración \* ARABIC ">
        <w:r w:rsidR="004F2F11">
          <w:rPr>
            <w:noProof/>
          </w:rPr>
          <w:t>7</w:t>
        </w:r>
      </w:fldSimple>
      <w:bookmarkEnd w:id="135"/>
      <w:r>
        <w:t xml:space="preserve">- </w:t>
      </w:r>
      <w:r w:rsidRPr="004A1F94">
        <w:t>Búsqueda de correlación entre el "</w:t>
      </w:r>
      <w:proofErr w:type="spellStart"/>
      <w:r w:rsidRPr="004A1F94">
        <w:t>tlag</w:t>
      </w:r>
      <w:proofErr w:type="spellEnd"/>
      <w:r w:rsidRPr="004A1F94">
        <w:t>" y</w:t>
      </w:r>
      <w:r>
        <w:t xml:space="preserve"> </w:t>
      </w:r>
      <w:proofErr w:type="spellStart"/>
      <w:r w:rsidRPr="004A1F94">
        <w:t>Pbruta</w:t>
      </w:r>
      <w:proofErr w:type="spellEnd"/>
      <w:r w:rsidRPr="004A1F94">
        <w:t xml:space="preserve"> del episodio</w:t>
      </w:r>
      <w:bookmarkEnd w:id="136"/>
    </w:p>
    <w:p w14:paraId="04A43B5A" w14:textId="77777777" w:rsidR="008B0DB7" w:rsidRPr="00ED5F8B" w:rsidRDefault="008B0DB7" w:rsidP="008B0DB7"/>
    <w:p w14:paraId="2B85A52B" w14:textId="77777777" w:rsidR="008B0DB7" w:rsidRPr="00ED5F8B" w:rsidRDefault="008B0DB7" w:rsidP="008B0DB7"/>
    <w:p w14:paraId="411E224F" w14:textId="77777777" w:rsidR="008B0DB7" w:rsidRPr="00ED5F8B" w:rsidRDefault="008B0DB7" w:rsidP="008B0DB7"/>
    <w:p w14:paraId="3C1719AD" w14:textId="77777777" w:rsidR="008B0DB7" w:rsidRDefault="008B0DB7" w:rsidP="008B0DB7">
      <w:pPr>
        <w:keepNext/>
        <w:jc w:val="center"/>
      </w:pPr>
      <w:r>
        <w:rPr>
          <w:noProof/>
        </w:rPr>
        <w:lastRenderedPageBreak/>
        <w:drawing>
          <wp:inline distT="0" distB="0" distL="0" distR="0" wp14:anchorId="78FE0B46" wp14:editId="227A0CC3">
            <wp:extent cx="5029200" cy="2971800"/>
            <wp:effectExtent l="0" t="0" r="0" b="0"/>
            <wp:docPr id="5" name="Gráfico 5">
              <a:extLst xmlns:a="http://schemas.openxmlformats.org/drawingml/2006/main">
                <a:ext uri="{FF2B5EF4-FFF2-40B4-BE49-F238E27FC236}">
                  <a16:creationId xmlns:a16="http://schemas.microsoft.com/office/drawing/2014/main" id="{36E1CAE1-D42A-4928-B707-43BEC13BDF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0C7AE" w14:textId="5D6EE924" w:rsidR="008B0DB7" w:rsidRPr="00ED5F8B" w:rsidRDefault="008B0DB7" w:rsidP="008B0DB7">
      <w:pPr>
        <w:pStyle w:val="Descripcin"/>
      </w:pPr>
      <w:bookmarkStart w:id="137" w:name="_Ref98867690"/>
      <w:bookmarkStart w:id="138" w:name="_Toc99969460"/>
      <w:r>
        <w:t xml:space="preserve">Ilustración </w:t>
      </w:r>
      <w:fldSimple w:instr=" SEQ Ilustración \* ARABIC ">
        <w:r w:rsidR="004F2F11">
          <w:rPr>
            <w:noProof/>
          </w:rPr>
          <w:t>8</w:t>
        </w:r>
      </w:fldSimple>
      <w:bookmarkEnd w:id="137"/>
      <w:r>
        <w:t xml:space="preserve">. </w:t>
      </w:r>
      <w:r w:rsidRPr="004A1F94">
        <w:t>Búsqueda de correlación entre el "</w:t>
      </w:r>
      <w:proofErr w:type="spellStart"/>
      <w:r w:rsidRPr="004A1F94">
        <w:t>tlag</w:t>
      </w:r>
      <w:proofErr w:type="spellEnd"/>
      <w:r w:rsidRPr="004A1F94">
        <w:t xml:space="preserve">" y </w:t>
      </w:r>
      <w:proofErr w:type="spellStart"/>
      <w:r w:rsidRPr="004A1F94">
        <w:t>Pbruta</w:t>
      </w:r>
      <w:proofErr w:type="spellEnd"/>
      <w:r w:rsidRPr="004A1F94">
        <w:t xml:space="preserve"> acumulado en los 30 días previos al episodio</w:t>
      </w:r>
      <w:bookmarkEnd w:id="138"/>
    </w:p>
    <w:p w14:paraId="19394324" w14:textId="77777777" w:rsidR="008B0DB7" w:rsidRDefault="008B0DB7" w:rsidP="008B0DB7">
      <w:pPr>
        <w:rPr>
          <w:lang w:eastAsia="es-ES"/>
        </w:rPr>
      </w:pPr>
    </w:p>
    <w:p w14:paraId="44D18941" w14:textId="77777777" w:rsidR="008B0DB7" w:rsidRDefault="008B0DB7" w:rsidP="008B0DB7">
      <w:pPr>
        <w:rPr>
          <w:lang w:eastAsia="es-ES"/>
        </w:rPr>
      </w:pPr>
    </w:p>
    <w:p w14:paraId="358B5FE6" w14:textId="5EC2270D" w:rsidR="008B0DB7" w:rsidRDefault="008B0DB7" w:rsidP="008B0DB7">
      <w:pPr>
        <w:rPr>
          <w:lang w:eastAsia="es-ES"/>
        </w:rPr>
      </w:pPr>
      <w:r>
        <w:rPr>
          <w:lang w:eastAsia="es-ES"/>
        </w:rPr>
        <w:t>Como puede observarse</w:t>
      </w:r>
      <w:r w:rsidR="003D5426">
        <w:rPr>
          <w:lang w:eastAsia="es-ES"/>
        </w:rPr>
        <w:t xml:space="preserve"> en la </w:t>
      </w:r>
      <w:r w:rsidR="003D5426">
        <w:rPr>
          <w:lang w:eastAsia="es-ES"/>
        </w:rPr>
        <w:fldChar w:fldCharType="begin"/>
      </w:r>
      <w:r w:rsidR="003D5426">
        <w:rPr>
          <w:lang w:eastAsia="es-ES"/>
        </w:rPr>
        <w:instrText xml:space="preserve"> REF _Ref98867678 \h </w:instrText>
      </w:r>
      <w:r w:rsidR="003D5426">
        <w:rPr>
          <w:lang w:eastAsia="es-ES"/>
        </w:rPr>
      </w:r>
      <w:r w:rsidR="003D5426">
        <w:rPr>
          <w:lang w:eastAsia="es-ES"/>
        </w:rPr>
        <w:fldChar w:fldCharType="separate"/>
      </w:r>
      <w:r w:rsidR="004F2F11">
        <w:t xml:space="preserve">Ilustración </w:t>
      </w:r>
      <w:r w:rsidR="004F2F11">
        <w:rPr>
          <w:noProof/>
        </w:rPr>
        <w:t>7</w:t>
      </w:r>
      <w:r w:rsidR="003D5426">
        <w:rPr>
          <w:lang w:eastAsia="es-ES"/>
        </w:rPr>
        <w:fldChar w:fldCharType="end"/>
      </w:r>
      <w:r w:rsidR="003D5426">
        <w:rPr>
          <w:lang w:eastAsia="es-ES"/>
        </w:rPr>
        <w:t xml:space="preserve"> y la </w:t>
      </w:r>
      <w:r w:rsidR="003D5426">
        <w:rPr>
          <w:lang w:eastAsia="es-ES"/>
        </w:rPr>
        <w:fldChar w:fldCharType="begin"/>
      </w:r>
      <w:r w:rsidR="003D5426">
        <w:rPr>
          <w:lang w:eastAsia="es-ES"/>
        </w:rPr>
        <w:instrText xml:space="preserve"> REF _Ref98867690 \h </w:instrText>
      </w:r>
      <w:r w:rsidR="003D5426">
        <w:rPr>
          <w:lang w:eastAsia="es-ES"/>
        </w:rPr>
      </w:r>
      <w:r w:rsidR="003D5426">
        <w:rPr>
          <w:lang w:eastAsia="es-ES"/>
        </w:rPr>
        <w:fldChar w:fldCharType="separate"/>
      </w:r>
      <w:r w:rsidR="004F2F11">
        <w:t xml:space="preserve">Ilustración </w:t>
      </w:r>
      <w:r w:rsidR="004F2F11">
        <w:rPr>
          <w:noProof/>
        </w:rPr>
        <w:t>8</w:t>
      </w:r>
      <w:r w:rsidR="003D5426">
        <w:rPr>
          <w:lang w:eastAsia="es-ES"/>
        </w:rPr>
        <w:fldChar w:fldCharType="end"/>
      </w:r>
      <w:r>
        <w:rPr>
          <w:lang w:eastAsia="es-ES"/>
        </w:rPr>
        <w:t xml:space="preserve">, existe cierta tendencia entre estos dos factores debido a que tanto la humedad del suelo provocado por los episodios previos de lluvia como el propio episodio puede afectar al valor del </w:t>
      </w:r>
      <w:proofErr w:type="spellStart"/>
      <w:r w:rsidRPr="00ED5F8B">
        <w:rPr>
          <w:i/>
          <w:iCs/>
          <w:lang w:eastAsia="es-ES"/>
        </w:rPr>
        <w:t>tlag</w:t>
      </w:r>
      <w:proofErr w:type="spellEnd"/>
      <w:r>
        <w:rPr>
          <w:lang w:eastAsia="es-ES"/>
        </w:rPr>
        <w:t xml:space="preserve"> que se corresponde por la expresión:</w:t>
      </w:r>
    </w:p>
    <w:p w14:paraId="3EEAD9DD" w14:textId="77777777" w:rsidR="008B0DB7" w:rsidRDefault="008B0DB7" w:rsidP="008B0DB7">
      <w:pPr>
        <w:rPr>
          <w:lang w:eastAsia="es-ES"/>
        </w:rPr>
      </w:pPr>
    </w:p>
    <w:p w14:paraId="52B4CEEC" w14:textId="77777777" w:rsidR="008B0DB7" w:rsidRPr="00ED5F8B" w:rsidRDefault="008B0DB7" w:rsidP="008B0DB7">
      <w:pPr>
        <w:rPr>
          <w:rFonts w:eastAsiaTheme="minorEastAsia"/>
          <w:i/>
          <w:lang w:eastAsia="es-ES"/>
        </w:rPr>
      </w:pPr>
      <m:oMathPara>
        <m:oMath>
          <m:r>
            <w:rPr>
              <w:rFonts w:ascii="Cambria Math" w:hAnsi="Cambria Math"/>
              <w:lang w:eastAsia="es-ES"/>
            </w:rPr>
            <m:t>tlag = Coef 2 * Tp</m:t>
          </m:r>
        </m:oMath>
      </m:oMathPara>
    </w:p>
    <w:p w14:paraId="7D731331" w14:textId="77777777" w:rsidR="008B0DB7" w:rsidRDefault="008B0DB7" w:rsidP="008B0DB7">
      <w:pPr>
        <w:rPr>
          <w:rFonts w:eastAsiaTheme="minorEastAsia"/>
          <w:i/>
          <w:lang w:eastAsia="es-ES"/>
        </w:rPr>
      </w:pPr>
    </w:p>
    <w:p w14:paraId="42B42860" w14:textId="539AFA2A" w:rsidR="008B0DB7" w:rsidRDefault="008B0DB7" w:rsidP="008B0DB7">
      <w:pPr>
        <w:rPr>
          <w:rFonts w:eastAsiaTheme="minorEastAsia"/>
          <w:iCs/>
          <w:lang w:eastAsia="es-ES"/>
        </w:rPr>
      </w:pPr>
      <w:r>
        <w:rPr>
          <w:rFonts w:eastAsiaTheme="minorEastAsia"/>
          <w:iCs/>
          <w:lang w:eastAsia="es-ES"/>
        </w:rPr>
        <w:t>Para sacar mejores conclusiones acerca de esta cuestión se recomienda iniciar una campaña</w:t>
      </w:r>
      <w:r w:rsidR="003B13B0">
        <w:rPr>
          <w:rFonts w:eastAsiaTheme="minorEastAsia"/>
          <w:iCs/>
          <w:lang w:eastAsia="es-ES"/>
        </w:rPr>
        <w:t xml:space="preserve"> más amplia de calibración que incluya la</w:t>
      </w:r>
      <w:r>
        <w:rPr>
          <w:rFonts w:eastAsiaTheme="minorEastAsia"/>
          <w:iCs/>
          <w:lang w:eastAsia="es-ES"/>
        </w:rPr>
        <w:t xml:space="preserve"> recogida de lluvias en distintas zonas del territorio incluyendo el área de la cuenca a los dos factores anteriores para así poder deducir una correlación que permita apoyar futuros estudios.</w:t>
      </w:r>
      <w:r w:rsidR="00997F1C">
        <w:rPr>
          <w:rFonts w:eastAsiaTheme="minorEastAsia"/>
          <w:iCs/>
          <w:lang w:eastAsia="es-ES"/>
        </w:rPr>
        <w:t xml:space="preserve"> El valor de R</w:t>
      </w:r>
      <w:r w:rsidR="00997F1C">
        <w:rPr>
          <w:rFonts w:eastAsiaTheme="minorEastAsia"/>
          <w:iCs/>
          <w:vertAlign w:val="superscript"/>
          <w:lang w:eastAsia="es-ES"/>
        </w:rPr>
        <w:t xml:space="preserve">2 </w:t>
      </w:r>
      <w:r w:rsidR="00997F1C">
        <w:rPr>
          <w:rFonts w:eastAsiaTheme="minorEastAsia"/>
          <w:iCs/>
          <w:lang w:eastAsia="es-ES"/>
        </w:rPr>
        <w:t>por tanto debe de ser mayor al obtenido actualmente R</w:t>
      </w:r>
      <w:r w:rsidR="00997F1C">
        <w:rPr>
          <w:rFonts w:eastAsiaTheme="minorEastAsia"/>
          <w:iCs/>
          <w:vertAlign w:val="superscript"/>
          <w:lang w:eastAsia="es-ES"/>
        </w:rPr>
        <w:t>2</w:t>
      </w:r>
      <w:r w:rsidR="00997F1C">
        <w:rPr>
          <w:rFonts w:eastAsiaTheme="minorEastAsia"/>
          <w:iCs/>
          <w:lang w:eastAsia="es-ES"/>
        </w:rPr>
        <w:t xml:space="preserve"> [0.314, 0.101] para adoptar una regresión lineal como fuente de información. </w:t>
      </w:r>
    </w:p>
    <w:p w14:paraId="7B7BF718" w14:textId="0B2CB3A2" w:rsidR="00997F1C" w:rsidRDefault="00997F1C" w:rsidP="008B0DB7">
      <w:pPr>
        <w:rPr>
          <w:rFonts w:eastAsiaTheme="minorEastAsia"/>
          <w:iCs/>
          <w:lang w:eastAsia="es-ES"/>
        </w:rPr>
      </w:pPr>
    </w:p>
    <w:p w14:paraId="4CF4085F" w14:textId="08071527" w:rsidR="00997F1C" w:rsidRPr="00997F1C" w:rsidRDefault="00997F1C" w:rsidP="008B0DB7">
      <w:pPr>
        <w:rPr>
          <w:rFonts w:eastAsiaTheme="minorEastAsia"/>
          <w:iCs/>
          <w:lang w:eastAsia="es-ES"/>
        </w:rPr>
      </w:pPr>
      <w:r>
        <w:rPr>
          <w:rFonts w:eastAsiaTheme="minorEastAsia"/>
          <w:iCs/>
          <w:lang w:eastAsia="es-ES"/>
        </w:rPr>
        <w:t xml:space="preserve">En nuestro caso, al tratarse de episodios con cierta dispersión tal y como se ve en la </w:t>
      </w:r>
      <w:r>
        <w:rPr>
          <w:rFonts w:eastAsiaTheme="minorEastAsia"/>
          <w:iCs/>
          <w:lang w:eastAsia="es-ES"/>
        </w:rPr>
        <w:fldChar w:fldCharType="begin"/>
      </w:r>
      <w:r>
        <w:rPr>
          <w:rFonts w:eastAsiaTheme="minorEastAsia"/>
          <w:iCs/>
          <w:lang w:eastAsia="es-ES"/>
        </w:rPr>
        <w:instrText xml:space="preserve"> REF _Ref98867678 \h </w:instrText>
      </w:r>
      <w:r>
        <w:rPr>
          <w:rFonts w:eastAsiaTheme="minorEastAsia"/>
          <w:iCs/>
          <w:lang w:eastAsia="es-ES"/>
        </w:rPr>
      </w:r>
      <w:r>
        <w:rPr>
          <w:rFonts w:eastAsiaTheme="minorEastAsia"/>
          <w:iCs/>
          <w:lang w:eastAsia="es-ES"/>
        </w:rPr>
        <w:fldChar w:fldCharType="separate"/>
      </w:r>
      <w:r w:rsidR="004F2F11">
        <w:t xml:space="preserve">Ilustración </w:t>
      </w:r>
      <w:r w:rsidR="004F2F11">
        <w:rPr>
          <w:noProof/>
        </w:rPr>
        <w:t>7</w:t>
      </w:r>
      <w:r>
        <w:rPr>
          <w:rFonts w:eastAsiaTheme="minorEastAsia"/>
          <w:iCs/>
          <w:lang w:eastAsia="es-ES"/>
        </w:rPr>
        <w:fldChar w:fldCharType="end"/>
      </w:r>
      <w:r>
        <w:rPr>
          <w:rFonts w:eastAsiaTheme="minorEastAsia"/>
          <w:iCs/>
          <w:lang w:eastAsia="es-ES"/>
        </w:rPr>
        <w:t xml:space="preserve"> y la </w:t>
      </w:r>
      <w:r>
        <w:rPr>
          <w:rFonts w:eastAsiaTheme="minorEastAsia"/>
          <w:iCs/>
          <w:lang w:eastAsia="es-ES"/>
        </w:rPr>
        <w:fldChar w:fldCharType="begin"/>
      </w:r>
      <w:r>
        <w:rPr>
          <w:rFonts w:eastAsiaTheme="minorEastAsia"/>
          <w:iCs/>
          <w:lang w:eastAsia="es-ES"/>
        </w:rPr>
        <w:instrText xml:space="preserve"> REF _Ref98867690 \h </w:instrText>
      </w:r>
      <w:r>
        <w:rPr>
          <w:rFonts w:eastAsiaTheme="minorEastAsia"/>
          <w:iCs/>
          <w:lang w:eastAsia="es-ES"/>
        </w:rPr>
      </w:r>
      <w:r>
        <w:rPr>
          <w:rFonts w:eastAsiaTheme="minorEastAsia"/>
          <w:iCs/>
          <w:lang w:eastAsia="es-ES"/>
        </w:rPr>
        <w:fldChar w:fldCharType="separate"/>
      </w:r>
      <w:r w:rsidR="004F2F11">
        <w:t xml:space="preserve">Ilustración </w:t>
      </w:r>
      <w:r w:rsidR="004F2F11">
        <w:rPr>
          <w:noProof/>
        </w:rPr>
        <w:t>8</w:t>
      </w:r>
      <w:r>
        <w:rPr>
          <w:rFonts w:eastAsiaTheme="minorEastAsia"/>
          <w:iCs/>
          <w:lang w:eastAsia="es-ES"/>
        </w:rPr>
        <w:fldChar w:fldCharType="end"/>
      </w:r>
      <w:r>
        <w:rPr>
          <w:rFonts w:eastAsiaTheme="minorEastAsia"/>
          <w:iCs/>
          <w:lang w:eastAsia="es-ES"/>
        </w:rPr>
        <w:t>, el número de eventos ha resultado insuficiente y por tanto adopta un valor de R</w:t>
      </w:r>
      <w:r>
        <w:rPr>
          <w:rFonts w:eastAsiaTheme="minorEastAsia"/>
          <w:iCs/>
          <w:vertAlign w:val="superscript"/>
          <w:lang w:eastAsia="es-ES"/>
        </w:rPr>
        <w:t>2</w:t>
      </w:r>
      <w:r>
        <w:rPr>
          <w:rFonts w:eastAsiaTheme="minorEastAsia"/>
          <w:iCs/>
          <w:lang w:eastAsia="es-ES"/>
        </w:rPr>
        <w:t xml:space="preserve"> bajo como se acaba de mencionar. </w:t>
      </w:r>
    </w:p>
    <w:p w14:paraId="41523768" w14:textId="77777777" w:rsidR="008B0DB7" w:rsidRPr="00ED5F8B" w:rsidRDefault="008B0DB7" w:rsidP="008B0DB7">
      <w:pPr>
        <w:rPr>
          <w:iCs/>
          <w:lang w:eastAsia="es-ES"/>
        </w:rPr>
      </w:pPr>
    </w:p>
    <w:p w14:paraId="3B89E1C7" w14:textId="77777777" w:rsidR="008B0DB7" w:rsidRDefault="008B0DB7" w:rsidP="00A014D3">
      <w:pPr>
        <w:rPr>
          <w:rFonts w:eastAsiaTheme="minorEastAsia"/>
          <w:lang w:eastAsia="es-ES"/>
        </w:rPr>
      </w:pPr>
    </w:p>
    <w:p w14:paraId="2EDB5D05" w14:textId="5ECFAD1C" w:rsidR="00732D0A" w:rsidRPr="008B0DB7" w:rsidRDefault="00CB7632" w:rsidP="008B0DB7">
      <w:pPr>
        <w:pStyle w:val="Ttulo3"/>
        <w:rPr>
          <w:lang w:val="es-ES" w:eastAsia="es-ES"/>
        </w:rPr>
      </w:pPr>
      <w:bookmarkStart w:id="139" w:name="_Ref99453107"/>
      <w:bookmarkStart w:id="140" w:name="_Toc99969405"/>
      <w:r>
        <w:rPr>
          <w:lang w:val="es-ES" w:eastAsia="es-ES"/>
        </w:rPr>
        <w:t>Conclusión. Resumen de hidrogramas para los tres episodios usados en la calibración.</w:t>
      </w:r>
      <w:bookmarkEnd w:id="139"/>
      <w:bookmarkEnd w:id="140"/>
    </w:p>
    <w:p w14:paraId="733051C3" w14:textId="3DB896F3" w:rsidR="008B0DB7" w:rsidRDefault="008B0DB7" w:rsidP="00A014D3">
      <w:pPr>
        <w:rPr>
          <w:rFonts w:eastAsiaTheme="minorEastAsia"/>
          <w:lang w:eastAsia="es-ES"/>
        </w:rPr>
      </w:pPr>
    </w:p>
    <w:p w14:paraId="329A7DDC" w14:textId="3547D78E" w:rsidR="00CD2359" w:rsidRDefault="00CB7632" w:rsidP="00A014D3">
      <w:pPr>
        <w:rPr>
          <w:rFonts w:eastAsiaTheme="minorEastAsia"/>
          <w:lang w:eastAsia="es-ES"/>
        </w:rPr>
      </w:pPr>
      <w:r>
        <w:rPr>
          <w:rFonts w:eastAsiaTheme="minorEastAsia"/>
          <w:lang w:eastAsia="es-ES"/>
        </w:rPr>
        <w:t xml:space="preserve">Una vez </w:t>
      </w:r>
      <w:r w:rsidR="00DB172F">
        <w:rPr>
          <w:rFonts w:eastAsiaTheme="minorEastAsia"/>
          <w:lang w:eastAsia="es-ES"/>
        </w:rPr>
        <w:t>se ha</w:t>
      </w:r>
      <w:r>
        <w:rPr>
          <w:rFonts w:eastAsiaTheme="minorEastAsia"/>
          <w:lang w:eastAsia="es-ES"/>
        </w:rPr>
        <w:t xml:space="preserve"> concluido con la calibración, </w:t>
      </w:r>
      <w:r w:rsidR="00CD2359">
        <w:rPr>
          <w:rFonts w:eastAsiaTheme="minorEastAsia"/>
          <w:lang w:eastAsia="es-ES"/>
        </w:rPr>
        <w:t>el objetivo debe ser tener ajustados los hidrogramas de cada metodología con el histórico tomado de referencia en cada caso de suelo húmedo, seco y estándar.</w:t>
      </w:r>
    </w:p>
    <w:p w14:paraId="0B9149C6" w14:textId="77777777" w:rsidR="00CD2359" w:rsidRDefault="00CD2359" w:rsidP="00A014D3">
      <w:pPr>
        <w:rPr>
          <w:rFonts w:eastAsiaTheme="minorEastAsia"/>
          <w:lang w:eastAsia="es-ES"/>
        </w:rPr>
      </w:pPr>
    </w:p>
    <w:p w14:paraId="449A6FA1" w14:textId="6C82A5A1" w:rsidR="00C91B9E" w:rsidRDefault="00CD2359" w:rsidP="00A014D3">
      <w:pPr>
        <w:rPr>
          <w:rFonts w:eastAsiaTheme="minorEastAsia"/>
          <w:lang w:eastAsia="es-ES"/>
        </w:rPr>
      </w:pPr>
      <w:r>
        <w:rPr>
          <w:rFonts w:eastAsiaTheme="minorEastAsia"/>
          <w:lang w:eastAsia="es-ES"/>
        </w:rPr>
        <w:t xml:space="preserve">Tal y como se detalló en el apartado </w:t>
      </w:r>
      <w:r>
        <w:rPr>
          <w:rFonts w:eastAsiaTheme="minorEastAsia"/>
          <w:lang w:eastAsia="es-ES"/>
        </w:rPr>
        <w:fldChar w:fldCharType="begin"/>
      </w:r>
      <w:r>
        <w:rPr>
          <w:rFonts w:eastAsiaTheme="minorEastAsia"/>
          <w:lang w:eastAsia="es-ES"/>
        </w:rPr>
        <w:instrText xml:space="preserve"> REF _Ref99451914 \r \h </w:instrText>
      </w:r>
      <w:r>
        <w:rPr>
          <w:rFonts w:eastAsiaTheme="minorEastAsia"/>
          <w:lang w:eastAsia="es-ES"/>
        </w:rPr>
      </w:r>
      <w:r>
        <w:rPr>
          <w:rFonts w:eastAsiaTheme="minorEastAsia"/>
          <w:lang w:eastAsia="es-ES"/>
        </w:rPr>
        <w:fldChar w:fldCharType="separate"/>
      </w:r>
      <w:r w:rsidR="004F2F11">
        <w:rPr>
          <w:rFonts w:eastAsiaTheme="minorEastAsia"/>
          <w:lang w:eastAsia="es-ES"/>
        </w:rPr>
        <w:t>4.1.2</w:t>
      </w:r>
      <w:r>
        <w:rPr>
          <w:rFonts w:eastAsiaTheme="minorEastAsia"/>
          <w:lang w:eastAsia="es-ES"/>
        </w:rPr>
        <w:fldChar w:fldCharType="end"/>
      </w:r>
      <w:r>
        <w:rPr>
          <w:rFonts w:eastAsiaTheme="minorEastAsia"/>
          <w:lang w:eastAsia="es-ES"/>
        </w:rPr>
        <w:t>, los resultados del Método de Green-</w:t>
      </w:r>
      <w:proofErr w:type="spellStart"/>
      <w:r>
        <w:rPr>
          <w:rFonts w:eastAsiaTheme="minorEastAsia"/>
          <w:lang w:eastAsia="es-ES"/>
        </w:rPr>
        <w:t>Ampt</w:t>
      </w:r>
      <w:proofErr w:type="spellEnd"/>
      <w:r>
        <w:rPr>
          <w:rFonts w:eastAsiaTheme="minorEastAsia"/>
          <w:lang w:eastAsia="es-ES"/>
        </w:rPr>
        <w:t xml:space="preserve"> se ven distorsionados y dejan un resultado menor del real en la duración “D” y por tanto en el valor del Tiempo pico (</w:t>
      </w:r>
      <w:proofErr w:type="spellStart"/>
      <w:r>
        <w:rPr>
          <w:rFonts w:eastAsiaTheme="minorEastAsia"/>
          <w:lang w:eastAsia="es-ES"/>
        </w:rPr>
        <w:t>Tp</w:t>
      </w:r>
      <w:proofErr w:type="spellEnd"/>
      <w:r>
        <w:rPr>
          <w:rFonts w:eastAsiaTheme="minorEastAsia"/>
          <w:lang w:eastAsia="es-ES"/>
        </w:rPr>
        <w:t xml:space="preserve">). Si </w:t>
      </w:r>
      <w:r w:rsidR="00DB172F">
        <w:rPr>
          <w:rFonts w:eastAsiaTheme="minorEastAsia"/>
          <w:lang w:eastAsia="es-ES"/>
        </w:rPr>
        <w:t>se hace uso de los</w:t>
      </w:r>
      <w:r>
        <w:rPr>
          <w:rFonts w:eastAsiaTheme="minorEastAsia"/>
          <w:lang w:eastAsia="es-ES"/>
        </w:rPr>
        <w:t xml:space="preserve"> Coef1 y Coef2 obtenidos previamente</w:t>
      </w:r>
      <w:r w:rsidR="00DB172F">
        <w:rPr>
          <w:rFonts w:eastAsiaTheme="minorEastAsia"/>
          <w:lang w:eastAsia="es-ES"/>
        </w:rPr>
        <w:t>, se obtienen los</w:t>
      </w:r>
      <w:r>
        <w:rPr>
          <w:rFonts w:eastAsiaTheme="minorEastAsia"/>
          <w:lang w:eastAsia="es-ES"/>
        </w:rPr>
        <w:t xml:space="preserve"> valores de la </w:t>
      </w:r>
      <w:r w:rsidR="00AD53C9">
        <w:rPr>
          <w:rFonts w:eastAsiaTheme="minorEastAsia"/>
          <w:lang w:eastAsia="es-ES"/>
        </w:rPr>
        <w:fldChar w:fldCharType="begin"/>
      </w:r>
      <w:r w:rsidR="00AD53C9">
        <w:rPr>
          <w:rFonts w:eastAsiaTheme="minorEastAsia"/>
          <w:lang w:eastAsia="es-ES"/>
        </w:rPr>
        <w:instrText xml:space="preserve"> REF _Ref99452696 \h </w:instrText>
      </w:r>
      <w:r w:rsidR="00AD53C9">
        <w:rPr>
          <w:rFonts w:eastAsiaTheme="minorEastAsia"/>
          <w:lang w:eastAsia="es-ES"/>
        </w:rPr>
      </w:r>
      <w:r w:rsidR="00AD53C9">
        <w:rPr>
          <w:rFonts w:eastAsiaTheme="minorEastAsia"/>
          <w:lang w:eastAsia="es-ES"/>
        </w:rPr>
        <w:fldChar w:fldCharType="separate"/>
      </w:r>
      <w:r w:rsidR="004F2F11">
        <w:t xml:space="preserve">Tabla </w:t>
      </w:r>
      <w:r w:rsidR="004F2F11">
        <w:rPr>
          <w:noProof/>
        </w:rPr>
        <w:t>9</w:t>
      </w:r>
      <w:r w:rsidR="00AD53C9">
        <w:rPr>
          <w:rFonts w:eastAsiaTheme="minorEastAsia"/>
          <w:lang w:eastAsia="es-ES"/>
        </w:rPr>
        <w:fldChar w:fldCharType="end"/>
      </w:r>
      <w:r>
        <w:rPr>
          <w:rFonts w:eastAsiaTheme="minorEastAsia"/>
          <w:lang w:eastAsia="es-ES"/>
        </w:rPr>
        <w:t xml:space="preserve"> para </w:t>
      </w:r>
      <w:proofErr w:type="spellStart"/>
      <w:r>
        <w:rPr>
          <w:rFonts w:eastAsiaTheme="minorEastAsia"/>
          <w:lang w:eastAsia="es-ES"/>
        </w:rPr>
        <w:t>Tp</w:t>
      </w:r>
      <w:proofErr w:type="spellEnd"/>
      <w:r>
        <w:rPr>
          <w:rFonts w:eastAsiaTheme="minorEastAsia"/>
          <w:lang w:eastAsia="es-ES"/>
        </w:rPr>
        <w:t xml:space="preserve"> </w:t>
      </w:r>
      <w:r w:rsidR="00DB172F">
        <w:rPr>
          <w:rFonts w:eastAsiaTheme="minorEastAsia"/>
          <w:lang w:eastAsia="es-ES"/>
        </w:rPr>
        <w:t xml:space="preserve">para </w:t>
      </w:r>
      <w:r>
        <w:rPr>
          <w:rFonts w:eastAsiaTheme="minorEastAsia"/>
          <w:lang w:eastAsia="es-ES"/>
        </w:rPr>
        <w:t>las do</w:t>
      </w:r>
      <w:r w:rsidR="00DB172F">
        <w:rPr>
          <w:rFonts w:eastAsiaTheme="minorEastAsia"/>
          <w:lang w:eastAsia="es-ES"/>
        </w:rPr>
        <w:t>s</w:t>
      </w:r>
      <w:r>
        <w:rPr>
          <w:rFonts w:eastAsiaTheme="minorEastAsia"/>
          <w:lang w:eastAsia="es-ES"/>
        </w:rPr>
        <w:t xml:space="preserve"> </w:t>
      </w:r>
      <w:r>
        <w:rPr>
          <w:rFonts w:eastAsiaTheme="minorEastAsia"/>
          <w:lang w:eastAsia="es-ES"/>
        </w:rPr>
        <w:lastRenderedPageBreak/>
        <w:t>metodologías empleadas</w:t>
      </w:r>
      <w:r w:rsidR="00C91B9E">
        <w:rPr>
          <w:rFonts w:eastAsiaTheme="minorEastAsia"/>
          <w:lang w:eastAsia="es-ES"/>
        </w:rPr>
        <w:t>.</w:t>
      </w:r>
    </w:p>
    <w:p w14:paraId="6B5E8E08" w14:textId="77777777" w:rsidR="00C91B9E" w:rsidRDefault="00C91B9E" w:rsidP="00A014D3">
      <w:pPr>
        <w:rPr>
          <w:rFonts w:eastAsiaTheme="minorEastAsia"/>
          <w:lang w:eastAsia="es-ES"/>
        </w:rPr>
      </w:pPr>
    </w:p>
    <w:p w14:paraId="4B3835BD" w14:textId="2B15C6F4" w:rsidR="00AD53C9" w:rsidRDefault="00C91B9E" w:rsidP="00A014D3">
      <w:pPr>
        <w:rPr>
          <w:rFonts w:eastAsiaTheme="minorEastAsia"/>
          <w:lang w:eastAsia="es-ES"/>
        </w:rPr>
      </w:pPr>
      <w:r>
        <w:rPr>
          <w:rFonts w:eastAsiaTheme="minorEastAsia"/>
          <w:lang w:eastAsia="es-ES"/>
        </w:rPr>
        <w:t>Teniendo en cuenta que los resultados del método SCS-CN sí se corresponden con el histórico, la diferencia de este con el Método de Green-</w:t>
      </w:r>
      <w:proofErr w:type="spellStart"/>
      <w:r>
        <w:rPr>
          <w:rFonts w:eastAsiaTheme="minorEastAsia"/>
          <w:lang w:eastAsia="es-ES"/>
        </w:rPr>
        <w:t>Ampt</w:t>
      </w:r>
      <w:proofErr w:type="spellEnd"/>
      <w:r>
        <w:rPr>
          <w:rFonts w:eastAsiaTheme="minorEastAsia"/>
          <w:lang w:eastAsia="es-ES"/>
        </w:rPr>
        <w:t xml:space="preserve"> será la diferencia con el histórico. En este caso, la media de estas diferencias entre los tres tipos de suelo (húmedo, estándar y seco) se corresponde con un 50.23% por debajo en el caso de Green-</w:t>
      </w:r>
      <w:proofErr w:type="spellStart"/>
      <w:r>
        <w:rPr>
          <w:rFonts w:eastAsiaTheme="minorEastAsia"/>
          <w:lang w:eastAsia="es-ES"/>
        </w:rPr>
        <w:t>Ampt</w:t>
      </w:r>
      <w:proofErr w:type="spellEnd"/>
      <w:r>
        <w:rPr>
          <w:rFonts w:eastAsiaTheme="minorEastAsia"/>
          <w:lang w:eastAsia="es-ES"/>
        </w:rPr>
        <w:t xml:space="preserve"> respecto a la realidad. </w:t>
      </w:r>
    </w:p>
    <w:p w14:paraId="7D7E3FAD" w14:textId="77777777" w:rsidR="00C91B9E" w:rsidRDefault="00C91B9E" w:rsidP="00A014D3">
      <w:pPr>
        <w:rPr>
          <w:rFonts w:eastAsiaTheme="minorEastAsia"/>
          <w:lang w:eastAsia="es-ES"/>
        </w:rPr>
      </w:pPr>
    </w:p>
    <w:p w14:paraId="033D3538" w14:textId="77777777" w:rsidR="00AD53C9" w:rsidRDefault="00AD53C9" w:rsidP="00A014D3">
      <w:pPr>
        <w:rPr>
          <w:rFonts w:eastAsiaTheme="minorEastAsia"/>
          <w:lang w:eastAsia="es-ES"/>
        </w:rPr>
      </w:pPr>
    </w:p>
    <w:tbl>
      <w:tblPr>
        <w:tblStyle w:val="Tablanormal5"/>
        <w:tblW w:w="7679" w:type="dxa"/>
        <w:tblLook w:val="04A0" w:firstRow="1" w:lastRow="0" w:firstColumn="1" w:lastColumn="0" w:noHBand="0" w:noVBand="1"/>
      </w:tblPr>
      <w:tblGrid>
        <w:gridCol w:w="2726"/>
        <w:gridCol w:w="1788"/>
        <w:gridCol w:w="1844"/>
        <w:gridCol w:w="1321"/>
      </w:tblGrid>
      <w:tr w:rsidR="00AD53C9" w:rsidRPr="00AD53C9" w14:paraId="4756138B" w14:textId="77777777" w:rsidTr="00AD53C9">
        <w:trPr>
          <w:cnfStyle w:val="100000000000" w:firstRow="1" w:lastRow="0" w:firstColumn="0" w:lastColumn="0" w:oddVBand="0" w:evenVBand="0" w:oddHBand="0" w:evenHBand="0" w:firstRowFirstColumn="0" w:firstRowLastColumn="0" w:lastRowFirstColumn="0" w:lastRowLastColumn="0"/>
          <w:trHeight w:val="438"/>
        </w:trPr>
        <w:tc>
          <w:tcPr>
            <w:cnfStyle w:val="001000000100" w:firstRow="0" w:lastRow="0" w:firstColumn="1" w:lastColumn="0" w:oddVBand="0" w:evenVBand="0" w:oddHBand="0" w:evenHBand="0" w:firstRowFirstColumn="1" w:firstRowLastColumn="0" w:lastRowFirstColumn="0" w:lastRowLastColumn="0"/>
            <w:tcW w:w="2726" w:type="dxa"/>
            <w:vMerge w:val="restart"/>
            <w:noWrap/>
            <w:hideMark/>
          </w:tcPr>
          <w:p w14:paraId="42C9E347" w14:textId="77777777" w:rsidR="00AD53C9" w:rsidRPr="00AD53C9" w:rsidRDefault="00AD53C9" w:rsidP="00AD53C9">
            <w:pPr>
              <w:widowControl/>
              <w:tabs>
                <w:tab w:val="clear" w:pos="8789"/>
              </w:tabs>
              <w:spacing w:before="0" w:after="0"/>
              <w:jc w:val="center"/>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Metodología</w:t>
            </w:r>
          </w:p>
        </w:tc>
        <w:tc>
          <w:tcPr>
            <w:tcW w:w="4953" w:type="dxa"/>
            <w:gridSpan w:val="3"/>
            <w:noWrap/>
            <w:hideMark/>
          </w:tcPr>
          <w:p w14:paraId="5620E74B" w14:textId="77777777" w:rsidR="00AD53C9" w:rsidRPr="00AD53C9" w:rsidRDefault="00AD53C9" w:rsidP="00AD53C9">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roofErr w:type="spellStart"/>
            <w:r w:rsidRPr="00AD53C9">
              <w:rPr>
                <w:rFonts w:ascii="Calibri" w:eastAsia="Times New Roman" w:hAnsi="Calibri" w:cs="Calibri"/>
                <w:color w:val="000000"/>
                <w:spacing w:val="0"/>
                <w:lang w:eastAsia="es-ES"/>
              </w:rPr>
              <w:t>Tp</w:t>
            </w:r>
            <w:proofErr w:type="spellEnd"/>
            <w:r w:rsidRPr="00AD53C9">
              <w:rPr>
                <w:rFonts w:ascii="Calibri" w:eastAsia="Times New Roman" w:hAnsi="Calibri" w:cs="Calibri"/>
                <w:color w:val="000000"/>
                <w:spacing w:val="0"/>
                <w:lang w:eastAsia="es-ES"/>
              </w:rPr>
              <w:t xml:space="preserve"> [h]</w:t>
            </w:r>
          </w:p>
        </w:tc>
      </w:tr>
      <w:tr w:rsidR="00AD53C9" w:rsidRPr="00AD53C9" w14:paraId="778AF092" w14:textId="77777777" w:rsidTr="00AD53C9">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726" w:type="dxa"/>
            <w:vMerge/>
            <w:hideMark/>
          </w:tcPr>
          <w:p w14:paraId="4C389988" w14:textId="77777777" w:rsidR="00AD53C9" w:rsidRPr="00AD53C9" w:rsidRDefault="00AD53C9" w:rsidP="00AD53C9">
            <w:pPr>
              <w:widowControl/>
              <w:tabs>
                <w:tab w:val="clear" w:pos="8789"/>
              </w:tabs>
              <w:spacing w:before="0" w:after="0"/>
              <w:jc w:val="left"/>
              <w:rPr>
                <w:rFonts w:ascii="Calibri" w:eastAsia="Times New Roman" w:hAnsi="Calibri" w:cs="Calibri"/>
                <w:color w:val="000000"/>
                <w:spacing w:val="0"/>
                <w:lang w:eastAsia="es-ES"/>
              </w:rPr>
            </w:pPr>
          </w:p>
        </w:tc>
        <w:tc>
          <w:tcPr>
            <w:tcW w:w="1788" w:type="dxa"/>
            <w:noWrap/>
            <w:hideMark/>
          </w:tcPr>
          <w:p w14:paraId="3266CEAC" w14:textId="77777777" w:rsidR="00AD53C9" w:rsidRPr="00AD53C9" w:rsidRDefault="00AD53C9" w:rsidP="00AD53C9">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Suelo húmedo</w:t>
            </w:r>
          </w:p>
        </w:tc>
        <w:tc>
          <w:tcPr>
            <w:tcW w:w="1844" w:type="dxa"/>
            <w:noWrap/>
            <w:hideMark/>
          </w:tcPr>
          <w:p w14:paraId="2D137547" w14:textId="77777777" w:rsidR="00AD53C9" w:rsidRPr="00AD53C9" w:rsidRDefault="00AD53C9" w:rsidP="00AD53C9">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Suelo estándar</w:t>
            </w:r>
          </w:p>
        </w:tc>
        <w:tc>
          <w:tcPr>
            <w:tcW w:w="1320" w:type="dxa"/>
            <w:noWrap/>
            <w:hideMark/>
          </w:tcPr>
          <w:p w14:paraId="5E86E1A2" w14:textId="77777777" w:rsidR="00AD53C9" w:rsidRPr="00AD53C9" w:rsidRDefault="00AD53C9" w:rsidP="00AD53C9">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Suelo seco</w:t>
            </w:r>
          </w:p>
        </w:tc>
      </w:tr>
      <w:tr w:rsidR="00AD53C9" w:rsidRPr="00AD53C9" w14:paraId="6E49AAC5" w14:textId="77777777" w:rsidTr="00AD53C9">
        <w:trPr>
          <w:trHeight w:val="702"/>
        </w:trPr>
        <w:tc>
          <w:tcPr>
            <w:cnfStyle w:val="001000000000" w:firstRow="0" w:lastRow="0" w:firstColumn="1" w:lastColumn="0" w:oddVBand="0" w:evenVBand="0" w:oddHBand="0" w:evenHBand="0" w:firstRowFirstColumn="0" w:firstRowLastColumn="0" w:lastRowFirstColumn="0" w:lastRowLastColumn="0"/>
            <w:tcW w:w="2726" w:type="dxa"/>
            <w:noWrap/>
            <w:hideMark/>
          </w:tcPr>
          <w:p w14:paraId="283C0062" w14:textId="77777777" w:rsidR="00AD53C9" w:rsidRPr="00AD53C9" w:rsidRDefault="00AD53C9" w:rsidP="00AD53C9">
            <w:pPr>
              <w:widowControl/>
              <w:tabs>
                <w:tab w:val="clear" w:pos="8789"/>
              </w:tabs>
              <w:spacing w:before="0" w:after="0"/>
              <w:jc w:val="left"/>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SCS-CN</w:t>
            </w:r>
          </w:p>
        </w:tc>
        <w:tc>
          <w:tcPr>
            <w:tcW w:w="1788" w:type="dxa"/>
            <w:noWrap/>
            <w:hideMark/>
          </w:tcPr>
          <w:p w14:paraId="20E78672" w14:textId="77777777" w:rsidR="00AD53C9" w:rsidRPr="00AD53C9" w:rsidRDefault="00AD53C9" w:rsidP="00AD53C9">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9.97</w:t>
            </w:r>
          </w:p>
        </w:tc>
        <w:tc>
          <w:tcPr>
            <w:tcW w:w="1844" w:type="dxa"/>
            <w:noWrap/>
            <w:hideMark/>
          </w:tcPr>
          <w:p w14:paraId="6D1D8AE5" w14:textId="77777777" w:rsidR="00AD53C9" w:rsidRPr="00AD53C9" w:rsidRDefault="00AD53C9" w:rsidP="00AD53C9">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6.63</w:t>
            </w:r>
          </w:p>
        </w:tc>
        <w:tc>
          <w:tcPr>
            <w:tcW w:w="1320" w:type="dxa"/>
            <w:noWrap/>
            <w:hideMark/>
          </w:tcPr>
          <w:p w14:paraId="216657F9" w14:textId="77777777" w:rsidR="00AD53C9" w:rsidRPr="00AD53C9" w:rsidRDefault="00AD53C9" w:rsidP="00AD53C9">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9.60</w:t>
            </w:r>
          </w:p>
        </w:tc>
      </w:tr>
      <w:tr w:rsidR="00AD53C9" w:rsidRPr="00AD53C9" w14:paraId="6CCAE77B" w14:textId="77777777" w:rsidTr="00AD53C9">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726" w:type="dxa"/>
            <w:noWrap/>
            <w:hideMark/>
          </w:tcPr>
          <w:p w14:paraId="1B293411" w14:textId="77777777" w:rsidR="00AD53C9" w:rsidRPr="00AD53C9" w:rsidRDefault="00AD53C9" w:rsidP="00AD53C9">
            <w:pPr>
              <w:widowControl/>
              <w:tabs>
                <w:tab w:val="clear" w:pos="8789"/>
              </w:tabs>
              <w:spacing w:before="0" w:after="0"/>
              <w:jc w:val="left"/>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Green-</w:t>
            </w:r>
            <w:proofErr w:type="spellStart"/>
            <w:r w:rsidRPr="00AD53C9">
              <w:rPr>
                <w:rFonts w:ascii="Calibri" w:eastAsia="Times New Roman" w:hAnsi="Calibri" w:cs="Calibri"/>
                <w:color w:val="000000"/>
                <w:spacing w:val="0"/>
                <w:lang w:eastAsia="es-ES"/>
              </w:rPr>
              <w:t>Ampt</w:t>
            </w:r>
            <w:proofErr w:type="spellEnd"/>
          </w:p>
        </w:tc>
        <w:tc>
          <w:tcPr>
            <w:tcW w:w="1788" w:type="dxa"/>
            <w:noWrap/>
            <w:hideMark/>
          </w:tcPr>
          <w:p w14:paraId="16BF2441" w14:textId="77777777" w:rsidR="00AD53C9" w:rsidRPr="00AD53C9" w:rsidRDefault="00AD53C9" w:rsidP="00AD53C9">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6.51</w:t>
            </w:r>
          </w:p>
        </w:tc>
        <w:tc>
          <w:tcPr>
            <w:tcW w:w="1844" w:type="dxa"/>
            <w:noWrap/>
            <w:hideMark/>
          </w:tcPr>
          <w:p w14:paraId="3DDE8E4E" w14:textId="77777777" w:rsidR="00AD53C9" w:rsidRPr="00AD53C9" w:rsidRDefault="00AD53C9" w:rsidP="00AD53C9">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4.13</w:t>
            </w:r>
          </w:p>
        </w:tc>
        <w:tc>
          <w:tcPr>
            <w:tcW w:w="1320" w:type="dxa"/>
            <w:noWrap/>
            <w:hideMark/>
          </w:tcPr>
          <w:p w14:paraId="1E06251F" w14:textId="77777777" w:rsidR="00AD53C9" w:rsidRPr="00AD53C9" w:rsidRDefault="00AD53C9" w:rsidP="00AD53C9">
            <w:pPr>
              <w:keepNext/>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D53C9">
              <w:rPr>
                <w:rFonts w:ascii="Calibri" w:eastAsia="Times New Roman" w:hAnsi="Calibri" w:cs="Calibri"/>
                <w:color w:val="000000"/>
                <w:spacing w:val="0"/>
                <w:lang w:eastAsia="es-ES"/>
              </w:rPr>
              <w:t>2.00</w:t>
            </w:r>
          </w:p>
        </w:tc>
      </w:tr>
    </w:tbl>
    <w:p w14:paraId="16DEEDC2" w14:textId="40C71E53" w:rsidR="00CD2359" w:rsidRDefault="00AD53C9" w:rsidP="00AD53C9">
      <w:pPr>
        <w:pStyle w:val="Descripcin"/>
      </w:pPr>
      <w:bookmarkStart w:id="141" w:name="_Ref99452696"/>
      <w:bookmarkStart w:id="142" w:name="_Ref99454225"/>
      <w:bookmarkStart w:id="143" w:name="_Toc99969435"/>
      <w:r>
        <w:t xml:space="preserve">Tabla </w:t>
      </w:r>
      <w:fldSimple w:instr=" SEQ Tabla \* ARABIC ">
        <w:r w:rsidR="004F2F11">
          <w:rPr>
            <w:noProof/>
          </w:rPr>
          <w:t>9</w:t>
        </w:r>
      </w:fldSimple>
      <w:bookmarkEnd w:id="141"/>
      <w:r>
        <w:t xml:space="preserve">. </w:t>
      </w:r>
      <w:bookmarkStart w:id="144" w:name="_Ref99454257"/>
      <w:r>
        <w:t xml:space="preserve">Resumen de los valores de </w:t>
      </w:r>
      <w:proofErr w:type="spellStart"/>
      <w:r>
        <w:t>Tp</w:t>
      </w:r>
      <w:proofErr w:type="spellEnd"/>
      <w:r>
        <w:t xml:space="preserve"> para los tres tipos de suelo.</w:t>
      </w:r>
      <w:bookmarkEnd w:id="142"/>
      <w:bookmarkEnd w:id="143"/>
      <w:bookmarkEnd w:id="144"/>
    </w:p>
    <w:p w14:paraId="23A40F83" w14:textId="10E86860" w:rsidR="00AD53C9" w:rsidRDefault="00AD53C9" w:rsidP="00AD53C9"/>
    <w:p w14:paraId="3EF8E22C" w14:textId="77777777" w:rsidR="00AD53C9" w:rsidRPr="00AD53C9" w:rsidRDefault="00AD53C9" w:rsidP="00AD53C9"/>
    <w:p w14:paraId="3146F46A" w14:textId="2665617A" w:rsidR="00CD2359" w:rsidRDefault="00CD2359" w:rsidP="00A014D3">
      <w:pPr>
        <w:rPr>
          <w:rFonts w:eastAsiaTheme="minorEastAsia"/>
          <w:lang w:eastAsia="es-ES"/>
        </w:rPr>
      </w:pPr>
      <w:r>
        <w:rPr>
          <w:rFonts w:eastAsiaTheme="minorEastAsia"/>
          <w:lang w:eastAsia="es-ES"/>
        </w:rPr>
        <w:t xml:space="preserve">Del mismo modo, </w:t>
      </w:r>
      <w:r w:rsidR="00DB172F">
        <w:rPr>
          <w:rFonts w:eastAsiaTheme="minorEastAsia"/>
          <w:lang w:eastAsia="es-ES"/>
        </w:rPr>
        <w:t>se puede</w:t>
      </w:r>
      <w:r>
        <w:rPr>
          <w:rFonts w:eastAsiaTheme="minorEastAsia"/>
          <w:lang w:eastAsia="es-ES"/>
        </w:rPr>
        <w:t xml:space="preserve"> comprobar este fenómeno </w:t>
      </w:r>
      <w:r w:rsidR="00AD53C9">
        <w:rPr>
          <w:rFonts w:eastAsiaTheme="minorEastAsia"/>
          <w:lang w:eastAsia="es-ES"/>
        </w:rPr>
        <w:t>sobre</w:t>
      </w:r>
      <w:r>
        <w:rPr>
          <w:rFonts w:eastAsiaTheme="minorEastAsia"/>
          <w:lang w:eastAsia="es-ES"/>
        </w:rPr>
        <w:t xml:space="preserve"> los hidrogramas resultantes de cada tipo de suelo de la </w:t>
      </w:r>
      <w:r>
        <w:rPr>
          <w:highlight w:val="green"/>
          <w:lang w:eastAsia="es-ES"/>
        </w:rPr>
        <w:fldChar w:fldCharType="begin"/>
      </w:r>
      <w:r>
        <w:rPr>
          <w:lang w:eastAsia="es-ES"/>
        </w:rPr>
        <w:instrText xml:space="preserve"> REF _Ref98867619 \h </w:instrText>
      </w:r>
      <w:r>
        <w:rPr>
          <w:highlight w:val="green"/>
          <w:lang w:eastAsia="es-ES"/>
        </w:rPr>
      </w:r>
      <w:r>
        <w:rPr>
          <w:highlight w:val="green"/>
          <w:lang w:eastAsia="es-ES"/>
        </w:rPr>
        <w:fldChar w:fldCharType="separate"/>
      </w:r>
      <w:r w:rsidR="004F2F11">
        <w:t xml:space="preserve">Ilustración </w:t>
      </w:r>
      <w:r w:rsidR="004F2F11">
        <w:rPr>
          <w:noProof/>
        </w:rPr>
        <w:t>9</w:t>
      </w:r>
      <w:r>
        <w:rPr>
          <w:highlight w:val="green"/>
          <w:lang w:eastAsia="es-ES"/>
        </w:rPr>
        <w:fldChar w:fldCharType="end"/>
      </w:r>
      <w:r>
        <w:rPr>
          <w:lang w:eastAsia="es-ES"/>
        </w:rPr>
        <w:t xml:space="preserve">, </w:t>
      </w:r>
      <w:r>
        <w:rPr>
          <w:highlight w:val="green"/>
          <w:lang w:eastAsia="es-ES"/>
        </w:rPr>
        <w:fldChar w:fldCharType="begin"/>
      </w:r>
      <w:r>
        <w:rPr>
          <w:lang w:eastAsia="es-ES"/>
        </w:rPr>
        <w:instrText xml:space="preserve"> REF _Ref98867631 \h </w:instrText>
      </w:r>
      <w:r>
        <w:rPr>
          <w:highlight w:val="green"/>
          <w:lang w:eastAsia="es-ES"/>
        </w:rPr>
      </w:r>
      <w:r>
        <w:rPr>
          <w:highlight w:val="green"/>
          <w:lang w:eastAsia="es-ES"/>
        </w:rPr>
        <w:fldChar w:fldCharType="separate"/>
      </w:r>
      <w:r w:rsidR="004F2F11">
        <w:t xml:space="preserve">Ilustración </w:t>
      </w:r>
      <w:r w:rsidR="004F2F11">
        <w:rPr>
          <w:noProof/>
        </w:rPr>
        <w:t>10</w:t>
      </w:r>
      <w:r>
        <w:rPr>
          <w:highlight w:val="green"/>
          <w:lang w:eastAsia="es-ES"/>
        </w:rPr>
        <w:fldChar w:fldCharType="end"/>
      </w:r>
      <w:r>
        <w:rPr>
          <w:lang w:eastAsia="es-ES"/>
        </w:rPr>
        <w:t xml:space="preserve"> e </w:t>
      </w:r>
      <w:r>
        <w:rPr>
          <w:lang w:eastAsia="es-ES"/>
        </w:rPr>
        <w:fldChar w:fldCharType="begin"/>
      </w:r>
      <w:r>
        <w:rPr>
          <w:lang w:eastAsia="es-ES"/>
        </w:rPr>
        <w:instrText xml:space="preserve"> REF _Ref98867640 \h </w:instrText>
      </w:r>
      <w:r>
        <w:rPr>
          <w:lang w:eastAsia="es-ES"/>
        </w:rPr>
      </w:r>
      <w:r>
        <w:rPr>
          <w:lang w:eastAsia="es-ES"/>
        </w:rPr>
        <w:fldChar w:fldCharType="separate"/>
      </w:r>
      <w:r w:rsidR="004F2F11">
        <w:t xml:space="preserve">Ilustración </w:t>
      </w:r>
      <w:r w:rsidR="004F2F11">
        <w:rPr>
          <w:noProof/>
        </w:rPr>
        <w:t>11</w:t>
      </w:r>
      <w:r>
        <w:rPr>
          <w:lang w:eastAsia="es-ES"/>
        </w:rPr>
        <w:fldChar w:fldCharType="end"/>
      </w:r>
      <w:r>
        <w:rPr>
          <w:lang w:eastAsia="es-ES"/>
        </w:rPr>
        <w:t>.</w:t>
      </w:r>
    </w:p>
    <w:p w14:paraId="7D3D34AA" w14:textId="77777777" w:rsidR="005917B6" w:rsidRDefault="005917B6" w:rsidP="00D30114">
      <w:pPr>
        <w:rPr>
          <w:lang w:eastAsia="es-ES"/>
        </w:rPr>
      </w:pPr>
    </w:p>
    <w:p w14:paraId="26312B3B" w14:textId="0CE31F6D" w:rsidR="00732D0A" w:rsidRDefault="00732D0A" w:rsidP="00D30114">
      <w:pPr>
        <w:rPr>
          <w:lang w:eastAsia="es-ES"/>
        </w:rPr>
      </w:pPr>
    </w:p>
    <w:p w14:paraId="00394DCD" w14:textId="35342BD3" w:rsidR="008226C0" w:rsidRDefault="008226C0" w:rsidP="00D30114">
      <w:pPr>
        <w:rPr>
          <w:lang w:eastAsia="es-ES"/>
        </w:rPr>
      </w:pPr>
    </w:p>
    <w:p w14:paraId="2D82183E" w14:textId="77777777" w:rsidR="008226C0" w:rsidRDefault="008226C0" w:rsidP="00D30114">
      <w:pPr>
        <w:rPr>
          <w:lang w:eastAsia="es-ES"/>
        </w:rPr>
      </w:pPr>
    </w:p>
    <w:p w14:paraId="4871B845" w14:textId="045217B5" w:rsidR="005917B6" w:rsidRDefault="00D57519" w:rsidP="005917B6">
      <w:pPr>
        <w:keepNext/>
        <w:jc w:val="center"/>
      </w:pPr>
      <w:r>
        <w:rPr>
          <w:noProof/>
        </w:rPr>
        <w:drawing>
          <wp:inline distT="0" distB="0" distL="0" distR="0" wp14:anchorId="5C6438B8" wp14:editId="24C71A65">
            <wp:extent cx="5935980" cy="2955925"/>
            <wp:effectExtent l="0" t="0" r="0" b="0"/>
            <wp:docPr id="21" name="Gráfico 21">
              <a:extLst xmlns:a="http://schemas.openxmlformats.org/drawingml/2006/main">
                <a:ext uri="{FF2B5EF4-FFF2-40B4-BE49-F238E27FC236}">
                  <a16:creationId xmlns:a16="http://schemas.microsoft.com/office/drawing/2014/main" id="{E033D917-AA7D-41EB-A777-777861B49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7AD64A" w14:textId="012BF9FD" w:rsidR="00732D0A" w:rsidRDefault="005917B6" w:rsidP="005917B6">
      <w:pPr>
        <w:pStyle w:val="Descripcin"/>
        <w:rPr>
          <w:lang w:eastAsia="es-ES"/>
        </w:rPr>
      </w:pPr>
      <w:bookmarkStart w:id="145" w:name="_Ref98867619"/>
      <w:bookmarkStart w:id="146" w:name="_Toc99969461"/>
      <w:r>
        <w:t xml:space="preserve">Ilustración </w:t>
      </w:r>
      <w:r w:rsidR="00F64826">
        <w:fldChar w:fldCharType="begin"/>
      </w:r>
      <w:r w:rsidR="00F64826">
        <w:instrText xml:space="preserve"> SEQ Ilustración \* ARABIC </w:instrText>
      </w:r>
      <w:r w:rsidR="00F64826">
        <w:fldChar w:fldCharType="separate"/>
      </w:r>
      <w:r w:rsidR="004F2F11">
        <w:rPr>
          <w:noProof/>
        </w:rPr>
        <w:t>9</w:t>
      </w:r>
      <w:r w:rsidR="00F64826">
        <w:rPr>
          <w:noProof/>
        </w:rPr>
        <w:fldChar w:fldCharType="end"/>
      </w:r>
      <w:bookmarkEnd w:id="145"/>
      <w:r>
        <w:t>. Comp</w:t>
      </w:r>
      <w:r w:rsidR="00D57519">
        <w:t>a</w:t>
      </w:r>
      <w:r>
        <w:t>rativa de hidrogramas. Caso de suelo húmedo</w:t>
      </w:r>
      <w:bookmarkEnd w:id="146"/>
    </w:p>
    <w:p w14:paraId="3474AACE" w14:textId="586C85C2" w:rsidR="005917B6" w:rsidRDefault="005917B6" w:rsidP="00D30114">
      <w:pPr>
        <w:rPr>
          <w:lang w:eastAsia="es-ES"/>
        </w:rPr>
      </w:pPr>
    </w:p>
    <w:p w14:paraId="56545A3D" w14:textId="77777777" w:rsidR="00C91B9E" w:rsidRDefault="00C91B9E" w:rsidP="00D30114">
      <w:pPr>
        <w:rPr>
          <w:lang w:eastAsia="es-ES"/>
        </w:rPr>
      </w:pPr>
    </w:p>
    <w:p w14:paraId="4CF6DD85" w14:textId="4ACECE72" w:rsidR="00C91B9E" w:rsidRDefault="00C91B9E" w:rsidP="00D30114">
      <w:pPr>
        <w:rPr>
          <w:lang w:eastAsia="es-ES"/>
        </w:rPr>
      </w:pPr>
      <w:r>
        <w:rPr>
          <w:lang w:eastAsia="es-ES"/>
        </w:rPr>
        <w:lastRenderedPageBreak/>
        <w:t xml:space="preserve">En la </w:t>
      </w:r>
      <w:r>
        <w:rPr>
          <w:lang w:eastAsia="es-ES"/>
        </w:rPr>
        <w:fldChar w:fldCharType="begin"/>
      </w:r>
      <w:r>
        <w:rPr>
          <w:lang w:eastAsia="es-ES"/>
        </w:rPr>
        <w:instrText xml:space="preserve"> REF _Ref98867619 \h </w:instrText>
      </w:r>
      <w:r>
        <w:rPr>
          <w:lang w:eastAsia="es-ES"/>
        </w:rPr>
      </w:r>
      <w:r>
        <w:rPr>
          <w:lang w:eastAsia="es-ES"/>
        </w:rPr>
        <w:fldChar w:fldCharType="separate"/>
      </w:r>
      <w:r w:rsidR="004F2F11">
        <w:t xml:space="preserve">Ilustración </w:t>
      </w:r>
      <w:r w:rsidR="004F2F11">
        <w:rPr>
          <w:noProof/>
        </w:rPr>
        <w:t>9</w:t>
      </w:r>
      <w:r>
        <w:rPr>
          <w:lang w:eastAsia="es-ES"/>
        </w:rPr>
        <w:fldChar w:fldCharType="end"/>
      </w:r>
      <w:r>
        <w:rPr>
          <w:lang w:eastAsia="es-ES"/>
        </w:rPr>
        <w:t xml:space="preserve"> se observa que el Método de Green-</w:t>
      </w:r>
      <w:proofErr w:type="spellStart"/>
      <w:r>
        <w:rPr>
          <w:lang w:eastAsia="es-ES"/>
        </w:rPr>
        <w:t>Ampt</w:t>
      </w:r>
      <w:proofErr w:type="spellEnd"/>
      <w:r>
        <w:rPr>
          <w:lang w:eastAsia="es-ES"/>
        </w:rPr>
        <w:t xml:space="preserve"> alcanza un </w:t>
      </w:r>
      <w:proofErr w:type="spellStart"/>
      <w:r>
        <w:rPr>
          <w:lang w:eastAsia="es-ES"/>
        </w:rPr>
        <w:t>Qp</w:t>
      </w:r>
      <w:proofErr w:type="spellEnd"/>
      <w:r>
        <w:rPr>
          <w:lang w:eastAsia="es-ES"/>
        </w:rPr>
        <w:t xml:space="preserve"> de 130.78 m</w:t>
      </w:r>
      <w:r>
        <w:rPr>
          <w:vertAlign w:val="superscript"/>
          <w:lang w:eastAsia="es-ES"/>
        </w:rPr>
        <w:t>3</w:t>
      </w:r>
      <w:r>
        <w:rPr>
          <w:lang w:eastAsia="es-ES"/>
        </w:rPr>
        <w:t>/s mientras que el Método SCS-CN y la referencia histórica se encuentran en 107.23 m</w:t>
      </w:r>
      <w:r>
        <w:rPr>
          <w:vertAlign w:val="superscript"/>
          <w:lang w:eastAsia="es-ES"/>
        </w:rPr>
        <w:t>3</w:t>
      </w:r>
      <w:r>
        <w:rPr>
          <w:lang w:eastAsia="es-ES"/>
        </w:rPr>
        <w:t xml:space="preserve">/s lo cual supone un 22% superior para el primer método. </w:t>
      </w:r>
    </w:p>
    <w:p w14:paraId="3CCD1A88" w14:textId="673E7929" w:rsidR="00C91B9E" w:rsidRDefault="00C91B9E" w:rsidP="00D30114">
      <w:pPr>
        <w:rPr>
          <w:lang w:eastAsia="es-ES"/>
        </w:rPr>
      </w:pPr>
    </w:p>
    <w:p w14:paraId="62BB10F4" w14:textId="2D786C90" w:rsidR="00C91B9E" w:rsidRPr="00C91B9E" w:rsidRDefault="00C91B9E" w:rsidP="00D30114">
      <w:pPr>
        <w:rPr>
          <w:lang w:eastAsia="es-ES"/>
        </w:rPr>
      </w:pPr>
      <w:r>
        <w:rPr>
          <w:lang w:eastAsia="es-ES"/>
        </w:rPr>
        <w:t>Por otro lado, el valor del Tiempo pico (</w:t>
      </w:r>
      <w:proofErr w:type="spellStart"/>
      <w:r>
        <w:rPr>
          <w:lang w:eastAsia="es-ES"/>
        </w:rPr>
        <w:t>Tp</w:t>
      </w:r>
      <w:proofErr w:type="spellEnd"/>
      <w:r>
        <w:rPr>
          <w:lang w:eastAsia="es-ES"/>
        </w:rPr>
        <w:t>) se corresponde con las 10.5 h en el caso de la referencia histórica junto con el Método SCS-CN mientras que en el Método de Green-</w:t>
      </w:r>
      <w:proofErr w:type="spellStart"/>
      <w:r>
        <w:rPr>
          <w:lang w:eastAsia="es-ES"/>
        </w:rPr>
        <w:t>Ampt</w:t>
      </w:r>
      <w:proofErr w:type="spellEnd"/>
      <w:r>
        <w:rPr>
          <w:lang w:eastAsia="es-ES"/>
        </w:rPr>
        <w:t xml:space="preserve"> se ve reducida un 35% (7.16 h).</w:t>
      </w:r>
    </w:p>
    <w:p w14:paraId="41B27274" w14:textId="6D4C57AA" w:rsidR="00C91B9E" w:rsidRDefault="00C91B9E" w:rsidP="00D30114">
      <w:pPr>
        <w:rPr>
          <w:lang w:eastAsia="es-ES"/>
        </w:rPr>
      </w:pPr>
    </w:p>
    <w:p w14:paraId="24CBFFE8" w14:textId="77777777" w:rsidR="00C91B9E" w:rsidRDefault="00C91B9E" w:rsidP="00D30114">
      <w:pPr>
        <w:rPr>
          <w:lang w:eastAsia="es-ES"/>
        </w:rPr>
      </w:pPr>
    </w:p>
    <w:p w14:paraId="78AB10CC" w14:textId="7C4C9AFD" w:rsidR="005917B6" w:rsidRDefault="00D57519" w:rsidP="005917B6">
      <w:pPr>
        <w:keepNext/>
        <w:jc w:val="center"/>
      </w:pPr>
      <w:r>
        <w:rPr>
          <w:noProof/>
        </w:rPr>
        <w:drawing>
          <wp:inline distT="0" distB="0" distL="0" distR="0" wp14:anchorId="0D0DBCE2" wp14:editId="2DD35D22">
            <wp:extent cx="5935980" cy="3062605"/>
            <wp:effectExtent l="0" t="0" r="0" b="0"/>
            <wp:docPr id="14" name="Gráfico 14">
              <a:extLst xmlns:a="http://schemas.openxmlformats.org/drawingml/2006/main">
                <a:ext uri="{FF2B5EF4-FFF2-40B4-BE49-F238E27FC236}">
                  <a16:creationId xmlns:a16="http://schemas.microsoft.com/office/drawing/2014/main" id="{698D6401-5EBF-46F3-8F01-0BA2676E1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F4F405D" w14:textId="037DD4EF" w:rsidR="005917B6" w:rsidRDefault="005917B6" w:rsidP="005917B6">
      <w:pPr>
        <w:pStyle w:val="Descripcin"/>
      </w:pPr>
      <w:bookmarkStart w:id="147" w:name="_Ref98867631"/>
      <w:bookmarkStart w:id="148" w:name="_Toc99969462"/>
      <w:r>
        <w:t xml:space="preserve">Ilustración </w:t>
      </w:r>
      <w:r w:rsidR="00F64826">
        <w:fldChar w:fldCharType="begin"/>
      </w:r>
      <w:r w:rsidR="00F64826">
        <w:instrText xml:space="preserve"> SEQ Ilus</w:instrText>
      </w:r>
      <w:r w:rsidR="00F64826">
        <w:instrText xml:space="preserve">tración \* ARABIC </w:instrText>
      </w:r>
      <w:r w:rsidR="00F64826">
        <w:fldChar w:fldCharType="separate"/>
      </w:r>
      <w:r w:rsidR="004F2F11">
        <w:rPr>
          <w:noProof/>
        </w:rPr>
        <w:t>10</w:t>
      </w:r>
      <w:r w:rsidR="00F64826">
        <w:rPr>
          <w:noProof/>
        </w:rPr>
        <w:fldChar w:fldCharType="end"/>
      </w:r>
      <w:bookmarkEnd w:id="147"/>
      <w:r>
        <w:t>. Compa</w:t>
      </w:r>
      <w:r w:rsidR="00D57519">
        <w:t>r</w:t>
      </w:r>
      <w:r>
        <w:t>ativa de hidrogramas. Caso de suelo estándar</w:t>
      </w:r>
      <w:bookmarkEnd w:id="148"/>
    </w:p>
    <w:p w14:paraId="7D7EBEEA" w14:textId="7826376E" w:rsidR="005917B6" w:rsidRDefault="005917B6" w:rsidP="005917B6"/>
    <w:p w14:paraId="5AB4EF6A" w14:textId="3C802FCE" w:rsidR="005917B6" w:rsidRPr="00C91B9E" w:rsidRDefault="00C91B9E" w:rsidP="005917B6">
      <w:r>
        <w:t>Para la situación de suelo estándar los valores del Caudal punta se vuelven a distorsionar en el caso del Método de Green-</w:t>
      </w:r>
      <w:proofErr w:type="spellStart"/>
      <w:r>
        <w:t>Ampt</w:t>
      </w:r>
      <w:proofErr w:type="spellEnd"/>
      <w:r>
        <w:t xml:space="preserve"> hasta un 93% por encima de la referencia histórica (48.28 m</w:t>
      </w:r>
      <w:r>
        <w:rPr>
          <w:vertAlign w:val="superscript"/>
        </w:rPr>
        <w:t>3</w:t>
      </w:r>
      <w:r>
        <w:t xml:space="preserve">/s) mientras que la diferencia en términos del </w:t>
      </w:r>
      <w:proofErr w:type="spellStart"/>
      <w:r>
        <w:t>Tp</w:t>
      </w:r>
      <w:proofErr w:type="spellEnd"/>
      <w:r>
        <w:t xml:space="preserve"> se mantiene estable respecto al caso anterior (38% reducida respecto a la referencia histórica).</w:t>
      </w:r>
    </w:p>
    <w:p w14:paraId="41696635" w14:textId="78C638D1" w:rsidR="005917B6" w:rsidRDefault="00D57519" w:rsidP="005917B6">
      <w:pPr>
        <w:keepNext/>
        <w:jc w:val="center"/>
      </w:pPr>
      <w:r>
        <w:rPr>
          <w:noProof/>
        </w:rPr>
        <w:lastRenderedPageBreak/>
        <w:drawing>
          <wp:inline distT="0" distB="0" distL="0" distR="0" wp14:anchorId="677E9AD7" wp14:editId="29A743B6">
            <wp:extent cx="5935980" cy="3268345"/>
            <wp:effectExtent l="0" t="0" r="0" b="0"/>
            <wp:docPr id="22" name="Gráfico 22">
              <a:extLst xmlns:a="http://schemas.openxmlformats.org/drawingml/2006/main">
                <a:ext uri="{FF2B5EF4-FFF2-40B4-BE49-F238E27FC236}">
                  <a16:creationId xmlns:a16="http://schemas.microsoft.com/office/drawing/2014/main" id="{52578011-0829-4CBA-BFAB-ACC28F54E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7AF2E54" w14:textId="0931DB86" w:rsidR="005917B6" w:rsidRDefault="005917B6" w:rsidP="005917B6">
      <w:pPr>
        <w:pStyle w:val="Descripcin"/>
      </w:pPr>
      <w:bookmarkStart w:id="149" w:name="_Ref98867640"/>
      <w:bookmarkStart w:id="150" w:name="_Toc99969463"/>
      <w:r>
        <w:t xml:space="preserve">Ilustración </w:t>
      </w:r>
      <w:r w:rsidR="00F64826">
        <w:fldChar w:fldCharType="begin"/>
      </w:r>
      <w:r w:rsidR="00F64826">
        <w:instrText xml:space="preserve"> SEQ Ilustración \* ARABIC </w:instrText>
      </w:r>
      <w:r w:rsidR="00F64826">
        <w:fldChar w:fldCharType="separate"/>
      </w:r>
      <w:r w:rsidR="004F2F11">
        <w:rPr>
          <w:noProof/>
        </w:rPr>
        <w:t>11</w:t>
      </w:r>
      <w:r w:rsidR="00F64826">
        <w:rPr>
          <w:noProof/>
        </w:rPr>
        <w:fldChar w:fldCharType="end"/>
      </w:r>
      <w:bookmarkEnd w:id="149"/>
      <w:r>
        <w:t>. Comparativa de hidrogramas. Caso suelo seco</w:t>
      </w:r>
      <w:bookmarkEnd w:id="150"/>
    </w:p>
    <w:p w14:paraId="6F418081" w14:textId="2069F29F" w:rsidR="005917B6" w:rsidRDefault="005917B6" w:rsidP="005917B6"/>
    <w:p w14:paraId="1B8D8159" w14:textId="5FA9B7C8" w:rsidR="00C91B9E" w:rsidRDefault="00C91B9E" w:rsidP="005917B6">
      <w:r>
        <w:t xml:space="preserve">En la </w:t>
      </w:r>
      <w:r>
        <w:fldChar w:fldCharType="begin"/>
      </w:r>
      <w:r>
        <w:instrText xml:space="preserve"> REF _Ref98867640 \h </w:instrText>
      </w:r>
      <w:r>
        <w:fldChar w:fldCharType="separate"/>
      </w:r>
      <w:r w:rsidR="004F2F11">
        <w:t xml:space="preserve">Ilustración </w:t>
      </w:r>
      <w:r w:rsidR="004F2F11">
        <w:rPr>
          <w:noProof/>
        </w:rPr>
        <w:t>11</w:t>
      </w:r>
      <w:r>
        <w:fldChar w:fldCharType="end"/>
      </w:r>
      <w:r>
        <w:t xml:space="preserve"> se observa como la diferencia de </w:t>
      </w:r>
      <w:proofErr w:type="spellStart"/>
      <w:r>
        <w:t>Tp</w:t>
      </w:r>
      <w:proofErr w:type="spellEnd"/>
      <w:r>
        <w:t xml:space="preserve"> se ha acentuado respecto a los dos casos anteriores, siendo en este caso su valor un 72% menor que la referencia histórica. En cuanto al Caudal punta los valores del Método SCS-CN y Green-</w:t>
      </w:r>
      <w:proofErr w:type="spellStart"/>
      <w:r>
        <w:t>Ampt</w:t>
      </w:r>
      <w:proofErr w:type="spellEnd"/>
      <w:r>
        <w:t xml:space="preserve"> son 16.15 m</w:t>
      </w:r>
      <w:r>
        <w:rPr>
          <w:vertAlign w:val="superscript"/>
        </w:rPr>
        <w:t>3</w:t>
      </w:r>
      <w:r>
        <w:t>/s y 168.41 m</w:t>
      </w:r>
      <w:r>
        <w:rPr>
          <w:vertAlign w:val="superscript"/>
        </w:rPr>
        <w:t>3</w:t>
      </w:r>
      <w:r>
        <w:t>/s respectivamente.</w:t>
      </w:r>
    </w:p>
    <w:p w14:paraId="7C889D05" w14:textId="077674EB" w:rsidR="00CF4630" w:rsidRDefault="00CF4630" w:rsidP="00AD53C9"/>
    <w:p w14:paraId="66701C08" w14:textId="1063DE56" w:rsidR="00922105" w:rsidRDefault="00922105" w:rsidP="00AD53C9">
      <w:r>
        <w:t xml:space="preserve">En la </w:t>
      </w:r>
      <w:r>
        <w:fldChar w:fldCharType="begin"/>
      </w:r>
      <w:r>
        <w:instrText xml:space="preserve"> REF _Ref99455685 \h </w:instrText>
      </w:r>
      <w:r>
        <w:fldChar w:fldCharType="separate"/>
      </w:r>
      <w:r w:rsidR="004F2F11">
        <w:t xml:space="preserve">Ilustración </w:t>
      </w:r>
      <w:r w:rsidR="004F2F11">
        <w:rPr>
          <w:noProof/>
        </w:rPr>
        <w:t>12</w:t>
      </w:r>
      <w:r>
        <w:fldChar w:fldCharType="end"/>
      </w:r>
      <w:r>
        <w:t xml:space="preserve"> se observa los resultados comentados previamente sobre el </w:t>
      </w:r>
      <w:proofErr w:type="spellStart"/>
      <w:r>
        <w:t>Tp</w:t>
      </w:r>
      <w:proofErr w:type="spellEnd"/>
      <w:r>
        <w:t xml:space="preserve"> en relación con los tres episodios vistos: suelo húmedo, estándar y seco.</w:t>
      </w:r>
    </w:p>
    <w:p w14:paraId="5F414698" w14:textId="77777777" w:rsidR="002B34D6" w:rsidRDefault="002B34D6" w:rsidP="00AD53C9"/>
    <w:p w14:paraId="3FC4CF5A" w14:textId="77777777" w:rsidR="002B34D6" w:rsidRDefault="002B34D6" w:rsidP="00AD53C9"/>
    <w:p w14:paraId="1C4E764D" w14:textId="77777777" w:rsidR="002B34D6" w:rsidRDefault="002B34D6" w:rsidP="002B34D6">
      <w:pPr>
        <w:keepNext/>
        <w:jc w:val="center"/>
      </w:pPr>
      <w:r>
        <w:rPr>
          <w:noProof/>
        </w:rPr>
        <w:drawing>
          <wp:inline distT="0" distB="0" distL="0" distR="0" wp14:anchorId="4F7AF57D" wp14:editId="7AD31D35">
            <wp:extent cx="5232400" cy="3009900"/>
            <wp:effectExtent l="0" t="0" r="0" b="0"/>
            <wp:docPr id="12" name="Gráfico 12">
              <a:extLst xmlns:a="http://schemas.openxmlformats.org/drawingml/2006/main">
                <a:ext uri="{FF2B5EF4-FFF2-40B4-BE49-F238E27FC236}">
                  <a16:creationId xmlns:a16="http://schemas.microsoft.com/office/drawing/2014/main" id="{9523243D-7CC1-4051-A6F0-85399CF085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BA1830F" w14:textId="4D0A8A95" w:rsidR="00922105" w:rsidRDefault="002B34D6" w:rsidP="00922105">
      <w:pPr>
        <w:pStyle w:val="Descripcin"/>
      </w:pPr>
      <w:bookmarkStart w:id="151" w:name="_Ref99455685"/>
      <w:bookmarkStart w:id="152" w:name="_Toc99969464"/>
      <w:r>
        <w:t xml:space="preserve">Ilustración </w:t>
      </w:r>
      <w:r w:rsidR="00F64826">
        <w:fldChar w:fldCharType="begin"/>
      </w:r>
      <w:r w:rsidR="00F64826">
        <w:instrText xml:space="preserve"> SEQ Ilustración \* ARABIC </w:instrText>
      </w:r>
      <w:r w:rsidR="00F64826">
        <w:fldChar w:fldCharType="separate"/>
      </w:r>
      <w:r w:rsidR="004F2F11">
        <w:rPr>
          <w:noProof/>
        </w:rPr>
        <w:t>12</w:t>
      </w:r>
      <w:r w:rsidR="00F64826">
        <w:rPr>
          <w:noProof/>
        </w:rPr>
        <w:fldChar w:fldCharType="end"/>
      </w:r>
      <w:bookmarkEnd w:id="151"/>
      <w:r>
        <w:t xml:space="preserve">. Dispersión del </w:t>
      </w:r>
      <w:proofErr w:type="spellStart"/>
      <w:r>
        <w:t>Tp</w:t>
      </w:r>
      <w:proofErr w:type="spellEnd"/>
      <w:r>
        <w:t xml:space="preserve"> en Green-</w:t>
      </w:r>
      <w:proofErr w:type="spellStart"/>
      <w:r>
        <w:t>Ampt</w:t>
      </w:r>
      <w:proofErr w:type="spellEnd"/>
      <w:r>
        <w:t xml:space="preserve"> según la humedad del suelo</w:t>
      </w:r>
      <w:bookmarkEnd w:id="152"/>
    </w:p>
    <w:p w14:paraId="4C9213EC" w14:textId="77777777" w:rsidR="00922105" w:rsidRDefault="00922105" w:rsidP="00922105">
      <w:pPr>
        <w:pStyle w:val="Descripcin"/>
      </w:pPr>
    </w:p>
    <w:p w14:paraId="2FCCE8C0" w14:textId="77777777" w:rsidR="00922105" w:rsidRDefault="00922105" w:rsidP="00922105"/>
    <w:p w14:paraId="7B3B0D50" w14:textId="4EF3234D" w:rsidR="00922105" w:rsidRDefault="00922105" w:rsidP="00922105">
      <w:r>
        <w:t xml:space="preserve">Esta diferencia de </w:t>
      </w:r>
      <w:proofErr w:type="spellStart"/>
      <w:r>
        <w:t>Tp</w:t>
      </w:r>
      <w:proofErr w:type="spellEnd"/>
      <w:r>
        <w:t xml:space="preserve"> que se ha visto en la </w:t>
      </w:r>
      <w:r>
        <w:fldChar w:fldCharType="begin"/>
      </w:r>
      <w:r>
        <w:instrText xml:space="preserve"> REF _Ref98867619 \h </w:instrText>
      </w:r>
      <w:r>
        <w:fldChar w:fldCharType="separate"/>
      </w:r>
      <w:r w:rsidR="004F2F11">
        <w:t xml:space="preserve">Ilustración </w:t>
      </w:r>
      <w:r w:rsidR="004F2F11">
        <w:rPr>
          <w:noProof/>
        </w:rPr>
        <w:t>9</w:t>
      </w:r>
      <w:r>
        <w:fldChar w:fldCharType="end"/>
      </w:r>
      <w:r>
        <w:t xml:space="preserve">, </w:t>
      </w:r>
      <w:r>
        <w:fldChar w:fldCharType="begin"/>
      </w:r>
      <w:r>
        <w:instrText xml:space="preserve"> REF _Ref98867631 \h </w:instrText>
      </w:r>
      <w:r>
        <w:fldChar w:fldCharType="separate"/>
      </w:r>
      <w:r w:rsidR="004F2F11">
        <w:t xml:space="preserve">Ilustración </w:t>
      </w:r>
      <w:r w:rsidR="004F2F11">
        <w:rPr>
          <w:noProof/>
        </w:rPr>
        <w:t>10</w:t>
      </w:r>
      <w:r>
        <w:fldChar w:fldCharType="end"/>
      </w:r>
      <w:r>
        <w:t xml:space="preserve"> </w:t>
      </w:r>
      <w:proofErr w:type="spellStart"/>
      <w:r>
        <w:t>y</w:t>
      </w:r>
      <w:proofErr w:type="spellEnd"/>
      <w:r>
        <w:t xml:space="preserve"> </w:t>
      </w:r>
      <w:r>
        <w:fldChar w:fldCharType="begin"/>
      </w:r>
      <w:r>
        <w:instrText xml:space="preserve"> REF _Ref98867640 \h </w:instrText>
      </w:r>
      <w:r>
        <w:fldChar w:fldCharType="separate"/>
      </w:r>
      <w:r w:rsidR="004F2F11">
        <w:t xml:space="preserve">Ilustración </w:t>
      </w:r>
      <w:r w:rsidR="004F2F11">
        <w:rPr>
          <w:noProof/>
        </w:rPr>
        <w:t>11</w:t>
      </w:r>
      <w:r>
        <w:fldChar w:fldCharType="end"/>
      </w:r>
      <w:r>
        <w:t xml:space="preserve"> se ve representada según la humedad del suelo descrita como los milímetros de </w:t>
      </w:r>
      <w:proofErr w:type="spellStart"/>
      <w:r>
        <w:t>Pbruta</w:t>
      </w:r>
      <w:proofErr w:type="spellEnd"/>
      <w:r>
        <w:t xml:space="preserve"> caída en los últimos 15 días en la </w:t>
      </w:r>
      <w:r>
        <w:fldChar w:fldCharType="begin"/>
      </w:r>
      <w:r>
        <w:instrText xml:space="preserve"> REF _Ref99455685 \h </w:instrText>
      </w:r>
      <w:r>
        <w:fldChar w:fldCharType="separate"/>
      </w:r>
      <w:r w:rsidR="004F2F11">
        <w:t xml:space="preserve">Ilustración </w:t>
      </w:r>
      <w:r w:rsidR="004F2F11">
        <w:rPr>
          <w:noProof/>
        </w:rPr>
        <w:t>12</w:t>
      </w:r>
      <w:r>
        <w:fldChar w:fldCharType="end"/>
      </w:r>
      <w:r>
        <w:t xml:space="preserve"> donde cada punto del gráfico representa a los tres episodios tipo de suelo seco, estándar y húmedo empleados previamente.</w:t>
      </w:r>
    </w:p>
    <w:p w14:paraId="3F97366B" w14:textId="6E945BC9" w:rsidR="00B570D9" w:rsidRPr="00B570D9" w:rsidRDefault="00C46D21" w:rsidP="00922105">
      <w:pPr>
        <w:pStyle w:val="Descripcin"/>
        <w:jc w:val="left"/>
      </w:pPr>
      <w:r>
        <w:br w:type="page"/>
      </w:r>
    </w:p>
    <w:p w14:paraId="7DFADD3D" w14:textId="193703BE" w:rsidR="00ED5F8B" w:rsidRPr="00574CE4" w:rsidRDefault="00061748" w:rsidP="00574CE4">
      <w:pPr>
        <w:pStyle w:val="Ttulo1"/>
      </w:pPr>
      <w:bookmarkStart w:id="153" w:name="_Toc99969406"/>
      <w:r>
        <w:lastRenderedPageBreak/>
        <w:t>Bloque II: Metodología seguida en el análisis de sensibilidad</w:t>
      </w:r>
      <w:bookmarkEnd w:id="153"/>
    </w:p>
    <w:p w14:paraId="0977C0B8" w14:textId="43E21DDF" w:rsidR="00ED5F8B" w:rsidRDefault="00ED5F8B" w:rsidP="00ED5F8B">
      <w:pPr>
        <w:pStyle w:val="Ttulo2"/>
        <w:numPr>
          <w:ilvl w:val="1"/>
          <w:numId w:val="3"/>
        </w:numPr>
      </w:pPr>
      <w:bookmarkStart w:id="154" w:name="_Toc99969407"/>
      <w:proofErr w:type="spellStart"/>
      <w:r>
        <w:t>Introducción</w:t>
      </w:r>
      <w:bookmarkEnd w:id="154"/>
      <w:proofErr w:type="spellEnd"/>
    </w:p>
    <w:p w14:paraId="54A0C8FB" w14:textId="25ACBA74" w:rsidR="00ED5F8B" w:rsidRDefault="00ED5F8B" w:rsidP="00ED5F8B">
      <w:pPr>
        <w:rPr>
          <w:lang w:val="en-US"/>
        </w:rPr>
      </w:pPr>
    </w:p>
    <w:p w14:paraId="6E79CB34" w14:textId="3E9A6F8C" w:rsidR="00ED5F8B" w:rsidRDefault="00ED5F8B" w:rsidP="00ED5F8B">
      <w:r w:rsidRPr="00ED5F8B">
        <w:t xml:space="preserve">Una vez </w:t>
      </w:r>
      <w:r w:rsidR="00C33E67">
        <w:t xml:space="preserve">se tienen </w:t>
      </w:r>
      <w:r w:rsidRPr="00ED5F8B">
        <w:t xml:space="preserve">calibrados </w:t>
      </w:r>
      <w:r w:rsidR="00904141">
        <w:t>los</w:t>
      </w:r>
      <w:r>
        <w:t xml:space="preserve"> parámetros</w:t>
      </w:r>
      <w:r w:rsidR="00086451">
        <w:t xml:space="preserve"> </w:t>
      </w:r>
      <w:r w:rsidR="00086451" w:rsidRPr="003D5426">
        <w:t xml:space="preserve">CN, </w:t>
      </w:r>
      <w:proofErr w:type="spellStart"/>
      <w:r w:rsidR="00086451" w:rsidRPr="003D5426">
        <w:t>Coef</w:t>
      </w:r>
      <w:proofErr w:type="spellEnd"/>
      <w:r w:rsidR="00086451" w:rsidRPr="003D5426">
        <w:t xml:space="preserve"> 1 y </w:t>
      </w:r>
      <w:proofErr w:type="spellStart"/>
      <w:r w:rsidR="00086451" w:rsidRPr="003D5426">
        <w:t>Coef</w:t>
      </w:r>
      <w:proofErr w:type="spellEnd"/>
      <w:r w:rsidR="00086451" w:rsidRPr="003D5426">
        <w:t xml:space="preserve"> 2</w:t>
      </w:r>
      <w:r w:rsidR="00086451">
        <w:t xml:space="preserve"> asociados al Caudal total (Qt), Caudal punta (</w:t>
      </w:r>
      <w:proofErr w:type="spellStart"/>
      <w:r w:rsidR="00086451">
        <w:t>Qp</w:t>
      </w:r>
      <w:proofErr w:type="spellEnd"/>
      <w:r w:rsidR="00086451">
        <w:t>) y Tiempo pico (</w:t>
      </w:r>
      <w:proofErr w:type="spellStart"/>
      <w:r w:rsidR="00086451">
        <w:t>Tp</w:t>
      </w:r>
      <w:proofErr w:type="spellEnd"/>
      <w:r w:rsidR="00086451">
        <w:t>),</w:t>
      </w:r>
      <w:r>
        <w:t xml:space="preserve"> </w:t>
      </w:r>
      <w:r w:rsidR="00904141">
        <w:t>se procede</w:t>
      </w:r>
      <w:r>
        <w:t xml:space="preserve"> con la metodología usada en este Trabajo que constará de varias alternativas</w:t>
      </w:r>
      <w:r w:rsidR="00086451">
        <w:t xml:space="preserve"> (Green-</w:t>
      </w:r>
      <w:proofErr w:type="spellStart"/>
      <w:r w:rsidR="00086451">
        <w:t>Ampt</w:t>
      </w:r>
      <w:proofErr w:type="spellEnd"/>
      <w:r w:rsidR="00086451">
        <w:t>/SCS-CN y Bloques Alternos/Método Alternativo)</w:t>
      </w:r>
      <w:r>
        <w:t xml:space="preserve"> durante cada etapa para así poder sacar conclusiones acerca de cuál es más acertada en el caso del Caudal punta, Caudal total o Tiempo pico.</w:t>
      </w:r>
    </w:p>
    <w:p w14:paraId="33E1358D" w14:textId="5B3241E6" w:rsidR="00ED5F8B" w:rsidRDefault="00ED5F8B" w:rsidP="00ED5F8B"/>
    <w:p w14:paraId="3216FE48" w14:textId="4AA5400C" w:rsidR="00ED5F8B" w:rsidRDefault="00ED5F8B" w:rsidP="00ED5F8B">
      <w:r>
        <w:t>En primer lugar</w:t>
      </w:r>
      <w:r w:rsidR="00DB5223">
        <w:t>,</w:t>
      </w:r>
      <w:r>
        <w:t xml:space="preserve"> se han recogido los máximos anuales de precipitación y caudal para generar un valor estadístico en 100 años de periodo de retorno. </w:t>
      </w:r>
      <w:ins w:id="155" w:author="CARMEN ZARZUELO ROMERO" w:date="2022-04-05T10:53:00Z">
        <w:r w:rsidR="002C2298">
          <w:t>Se ha selecciona</w:t>
        </w:r>
      </w:ins>
      <w:ins w:id="156" w:author="CARMEN ZARZUELO ROMERO" w:date="2022-04-05T10:54:00Z">
        <w:r w:rsidR="002C2298">
          <w:t xml:space="preserve">do este periodo de retorno para después hacer uso </w:t>
        </w:r>
        <w:proofErr w:type="gramStart"/>
        <w:r w:rsidR="002C2298">
          <w:t>del mismo</w:t>
        </w:r>
        <w:proofErr w:type="gramEnd"/>
        <w:r w:rsidR="002C2298">
          <w:t xml:space="preserve"> para el cambio climático, ya que es la información que existe. </w:t>
        </w:r>
      </w:ins>
      <w:r>
        <w:t>Una vez</w:t>
      </w:r>
      <w:r w:rsidR="00904141">
        <w:t xml:space="preserve"> se tiene</w:t>
      </w:r>
      <w:r>
        <w:t xml:space="preserve"> el valor que ofrece mayor confianza, </w:t>
      </w:r>
      <w:r w:rsidR="00904141">
        <w:t>se pasa</w:t>
      </w:r>
      <w:r>
        <w:t xml:space="preserve"> a distribuir estos valores sobre </w:t>
      </w:r>
      <w:r w:rsidR="00DB5223">
        <w:t>dos hidrogramas: el modelo y el histórico.</w:t>
      </w:r>
    </w:p>
    <w:p w14:paraId="43638594" w14:textId="10F6D002" w:rsidR="00ED5F8B" w:rsidRDefault="00ED5F8B" w:rsidP="00ED5F8B"/>
    <w:p w14:paraId="4F283AEF" w14:textId="50E8796F" w:rsidR="00DB5223" w:rsidRDefault="00DB5223" w:rsidP="00ED5F8B">
      <w:r>
        <w:t xml:space="preserve">Para llegar al hidrograma modelo se proponen tres formas de repartir los bloques de los hietogramas, según el Método de los Bloques Alternos, “Método de las 7am-7am” y el “Método Alternativo del percentil 80”. </w:t>
      </w:r>
    </w:p>
    <w:p w14:paraId="0187894B" w14:textId="77777777" w:rsidR="00574CE4" w:rsidRDefault="00574CE4" w:rsidP="00ED5F8B"/>
    <w:p w14:paraId="12B66CAF" w14:textId="6E15F173" w:rsidR="00DB5223" w:rsidRDefault="00DB5223" w:rsidP="00ED5F8B">
      <w:r>
        <w:t>Estos dos últimos métodos consisten en coger las mayores lluvias recogidas en el histórico del S.A.I.H. del Guadalquivir desde su percentil 80 y contando el inicio del episodio desde las 7:00 AM o una hora antes del inicio de la lluvia respectivamente.</w:t>
      </w:r>
    </w:p>
    <w:p w14:paraId="5ADCB233" w14:textId="77777777" w:rsidR="00574CE4" w:rsidRDefault="00574CE4" w:rsidP="00ED5F8B"/>
    <w:p w14:paraId="6F739EFC" w14:textId="290B762D" w:rsidR="00DB5223" w:rsidRDefault="00DB5223" w:rsidP="00ED5F8B">
      <w:r>
        <w:t>Una vez se tienen varias opciones de hietogramas, se consideran dos formas de modelar sus pérdidas por infiltración, el Método de las Abstracciones o el Método de Green-</w:t>
      </w:r>
      <w:proofErr w:type="spellStart"/>
      <w:r>
        <w:t>Ampt</w:t>
      </w:r>
      <w:proofErr w:type="spellEnd"/>
      <w:r>
        <w:t xml:space="preserve">. En este punto </w:t>
      </w:r>
      <w:r w:rsidR="00904141">
        <w:t>se tienen</w:t>
      </w:r>
      <w:r>
        <w:t xml:space="preserve"> </w:t>
      </w:r>
      <w:r w:rsidR="001C4F58">
        <w:t xml:space="preserve">cuatro </w:t>
      </w:r>
      <w:r>
        <w:t xml:space="preserve">alternativas de hidrogramas </w:t>
      </w:r>
      <w:r w:rsidR="001C4F58">
        <w:t xml:space="preserve">que se compararán con el caudal de referencia </w:t>
      </w:r>
      <w:r w:rsidR="00222548">
        <w:t>o</w:t>
      </w:r>
      <w:r w:rsidR="001C4F58">
        <w:t xml:space="preserve"> “Q-objetivo” tal y como se muestra en la </w:t>
      </w:r>
      <w:r w:rsidR="00136F9D">
        <w:rPr>
          <w:highlight w:val="green"/>
        </w:rPr>
        <w:fldChar w:fldCharType="begin"/>
      </w:r>
      <w:r w:rsidR="00136F9D">
        <w:instrText xml:space="preserve"> REF _Ref98867745 \h </w:instrText>
      </w:r>
      <w:r w:rsidR="00136F9D">
        <w:rPr>
          <w:highlight w:val="green"/>
        </w:rPr>
      </w:r>
      <w:r w:rsidR="00136F9D">
        <w:rPr>
          <w:highlight w:val="green"/>
        </w:rPr>
        <w:fldChar w:fldCharType="separate"/>
      </w:r>
      <w:r w:rsidR="004F2F11">
        <w:t xml:space="preserve">Ilustración </w:t>
      </w:r>
      <w:r w:rsidR="004F2F11">
        <w:rPr>
          <w:noProof/>
        </w:rPr>
        <w:t>13</w:t>
      </w:r>
      <w:r w:rsidR="00136F9D">
        <w:rPr>
          <w:highlight w:val="green"/>
        </w:rPr>
        <w:fldChar w:fldCharType="end"/>
      </w:r>
      <w:r w:rsidR="001C4F58">
        <w:t>.</w:t>
      </w:r>
    </w:p>
    <w:p w14:paraId="5777D057" w14:textId="79BCCB3A" w:rsidR="001C4F58" w:rsidRDefault="001C4F58" w:rsidP="00ED5F8B"/>
    <w:p w14:paraId="4493E020" w14:textId="77777777" w:rsidR="001C4F58" w:rsidRDefault="001C4F58" w:rsidP="00ED5F8B"/>
    <w:p w14:paraId="67B6BBA8" w14:textId="77777777" w:rsidR="001C4F58" w:rsidRDefault="001C4F58" w:rsidP="001C4F58">
      <w:pPr>
        <w:keepNext/>
        <w:jc w:val="center"/>
      </w:pPr>
      <w:r w:rsidRPr="001C4F58">
        <w:rPr>
          <w:noProof/>
        </w:rPr>
        <w:lastRenderedPageBreak/>
        <w:drawing>
          <wp:inline distT="0" distB="0" distL="0" distR="0" wp14:anchorId="39EE1913" wp14:editId="7711058C">
            <wp:extent cx="5883718" cy="327977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41"/>
                    <a:srcRect l="167" t="891" r="710" b="1079"/>
                    <a:stretch/>
                  </pic:blipFill>
                  <pic:spPr bwMode="auto">
                    <a:xfrm>
                      <a:off x="0" y="0"/>
                      <a:ext cx="5883718" cy="3279775"/>
                    </a:xfrm>
                    <a:prstGeom prst="rect">
                      <a:avLst/>
                    </a:prstGeom>
                    <a:ln>
                      <a:noFill/>
                    </a:ln>
                    <a:extLst>
                      <a:ext uri="{53640926-AAD7-44D8-BBD7-CCE9431645EC}">
                        <a14:shadowObscured xmlns:a14="http://schemas.microsoft.com/office/drawing/2010/main"/>
                      </a:ext>
                    </a:extLst>
                  </pic:spPr>
                </pic:pic>
              </a:graphicData>
            </a:graphic>
          </wp:inline>
        </w:drawing>
      </w:r>
    </w:p>
    <w:p w14:paraId="5ACD7597" w14:textId="3F0ECB6F" w:rsidR="001C4F58" w:rsidRDefault="001C4F58" w:rsidP="001C4F58">
      <w:pPr>
        <w:pStyle w:val="Descripcin"/>
      </w:pPr>
      <w:bookmarkStart w:id="157" w:name="_Ref98867745"/>
      <w:bookmarkStart w:id="158" w:name="_Toc99969465"/>
      <w:r>
        <w:t xml:space="preserve">Ilustración </w:t>
      </w:r>
      <w:r w:rsidR="00F64826">
        <w:fldChar w:fldCharType="begin"/>
      </w:r>
      <w:r w:rsidR="00F64826">
        <w:instrText xml:space="preserve"> SEQ Ilustración \* ARABIC </w:instrText>
      </w:r>
      <w:r w:rsidR="00F64826">
        <w:fldChar w:fldCharType="separate"/>
      </w:r>
      <w:r w:rsidR="004F2F11">
        <w:rPr>
          <w:noProof/>
        </w:rPr>
        <w:t>13</w:t>
      </w:r>
      <w:r w:rsidR="00F64826">
        <w:rPr>
          <w:noProof/>
        </w:rPr>
        <w:fldChar w:fldCharType="end"/>
      </w:r>
      <w:bookmarkEnd w:id="157"/>
      <w:r>
        <w:t>. Diagrama empleado en la metodología del análisis de sensibilidad</w:t>
      </w:r>
      <w:bookmarkEnd w:id="158"/>
    </w:p>
    <w:p w14:paraId="387A8C0B" w14:textId="79DE54B6" w:rsidR="00DB5223" w:rsidRDefault="00DB5223" w:rsidP="00ED5F8B"/>
    <w:p w14:paraId="6164BEA1" w14:textId="77777777" w:rsidR="001C4F58" w:rsidRDefault="001C4F58" w:rsidP="00ED5F8B"/>
    <w:p w14:paraId="42FEBA31" w14:textId="352CA8E1" w:rsidR="00DB5223" w:rsidRDefault="00DB5223" w:rsidP="00ED5F8B">
      <w:r>
        <w:t xml:space="preserve">Como </w:t>
      </w:r>
      <w:r w:rsidR="00904141">
        <w:t>se podrá</w:t>
      </w:r>
      <w:r>
        <w:t xml:space="preserve"> ver más adelante, el Método Alternativo del percentil 80 es el que se acerca con mayor grado a los valores referencia de Caudal total (Qt), Caudal punta (</w:t>
      </w:r>
      <w:proofErr w:type="spellStart"/>
      <w:r>
        <w:t>Qp</w:t>
      </w:r>
      <w:proofErr w:type="spellEnd"/>
      <w:r>
        <w:t>) y Tiempo pico (</w:t>
      </w:r>
      <w:proofErr w:type="spellStart"/>
      <w:r>
        <w:t>Tp</w:t>
      </w:r>
      <w:proofErr w:type="spellEnd"/>
      <w:r>
        <w:t xml:space="preserve">) de modo que </w:t>
      </w:r>
      <w:r w:rsidR="00904141">
        <w:t>se usará</w:t>
      </w:r>
      <w:r>
        <w:t xml:space="preserve"> una media ponderada de los caudales referidos a estos mismos episodios para generar un hidrograma tipo que represente el valor puntual del Caudal total con periodo de 100 años (Qt,100).</w:t>
      </w:r>
    </w:p>
    <w:p w14:paraId="0D579217" w14:textId="292A1A45" w:rsidR="0006637E" w:rsidRDefault="0006637E" w:rsidP="00ED5F8B"/>
    <w:p w14:paraId="4F3E8875" w14:textId="57B4A0F3" w:rsidR="0006637E" w:rsidRDefault="0006637E" w:rsidP="00ED5F8B">
      <w:r>
        <w:t xml:space="preserve">Cabe destacar que, para el cálculo del Qt,100 no se ha procedido a realizar la propagación hidráulica pese a tener un tamaño de la cuenca adecuado para hacerlo. Es por ello </w:t>
      </w:r>
      <w:proofErr w:type="gramStart"/>
      <w:r>
        <w:t>que</w:t>
      </w:r>
      <w:proofErr w:type="gramEnd"/>
      <w:r>
        <w:t xml:space="preserve"> se debe apuntar este estudio espacial sobre la zona de trabajo como una posible línea futura de investigación.</w:t>
      </w:r>
    </w:p>
    <w:p w14:paraId="53013E96" w14:textId="6C122557" w:rsidR="00DB5223" w:rsidRDefault="00DB5223" w:rsidP="00ED5F8B"/>
    <w:p w14:paraId="0F2F6DA0" w14:textId="0D6502B4" w:rsidR="00DB5223" w:rsidRDefault="00DB5223" w:rsidP="00ED5F8B">
      <w:r>
        <w:t xml:space="preserve">A continuación, </w:t>
      </w:r>
      <w:r w:rsidR="00904141">
        <w:t xml:space="preserve">se van </w:t>
      </w:r>
      <w:r>
        <w:t>a ver todas las partes que contienen este proceso más en detalle.</w:t>
      </w:r>
    </w:p>
    <w:p w14:paraId="5CF4D371" w14:textId="3294B193" w:rsidR="00D1790E" w:rsidRPr="00D1790E" w:rsidRDefault="00CB0307" w:rsidP="00D1790E">
      <w:pPr>
        <w:pStyle w:val="Ttulo2"/>
        <w:numPr>
          <w:ilvl w:val="1"/>
          <w:numId w:val="3"/>
        </w:numPr>
      </w:pPr>
      <w:bookmarkStart w:id="159" w:name="_Toc99969408"/>
      <w:proofErr w:type="spellStart"/>
      <w:r>
        <w:t>Estudio</w:t>
      </w:r>
      <w:proofErr w:type="spellEnd"/>
      <w:r>
        <w:t xml:space="preserve"> de </w:t>
      </w:r>
      <w:proofErr w:type="spellStart"/>
      <w:r>
        <w:t>precipitaciones</w:t>
      </w:r>
      <w:bookmarkEnd w:id="159"/>
      <w:proofErr w:type="spellEnd"/>
    </w:p>
    <w:p w14:paraId="2F762F15" w14:textId="74E41C82" w:rsidR="00D1790E" w:rsidRDefault="00D1790E" w:rsidP="00DB5223">
      <w:pPr>
        <w:rPr>
          <w:lang w:val="en-US"/>
        </w:rPr>
      </w:pPr>
    </w:p>
    <w:p w14:paraId="402DFA81" w14:textId="52653D72" w:rsidR="00CB0307" w:rsidRDefault="00D1790E" w:rsidP="00CB0307">
      <w:r w:rsidRPr="00D1790E">
        <w:t>El estudio se encuentra e</w:t>
      </w:r>
      <w:r>
        <w:t xml:space="preserve">n la primera fase del diagrama tal y como se muestra en la </w:t>
      </w:r>
      <w:r w:rsidR="00136F9D">
        <w:rPr>
          <w:highlight w:val="green"/>
        </w:rPr>
        <w:fldChar w:fldCharType="begin"/>
      </w:r>
      <w:r w:rsidR="00136F9D">
        <w:instrText xml:space="preserve"> REF _Ref98867765 \h </w:instrText>
      </w:r>
      <w:r w:rsidR="00136F9D">
        <w:rPr>
          <w:highlight w:val="green"/>
        </w:rPr>
      </w:r>
      <w:r w:rsidR="00136F9D">
        <w:rPr>
          <w:highlight w:val="green"/>
        </w:rPr>
        <w:fldChar w:fldCharType="separate"/>
      </w:r>
      <w:r w:rsidR="004F2F11">
        <w:t xml:space="preserve">Ilustración </w:t>
      </w:r>
      <w:r w:rsidR="004F2F11">
        <w:rPr>
          <w:noProof/>
        </w:rPr>
        <w:t>14</w:t>
      </w:r>
      <w:r w:rsidR="00136F9D">
        <w:rPr>
          <w:highlight w:val="green"/>
        </w:rPr>
        <w:fldChar w:fldCharType="end"/>
      </w:r>
      <w:r>
        <w:t>. Para esta fase s</w:t>
      </w:r>
      <w:r w:rsidR="00904141" w:rsidRPr="00904141">
        <w:t>e</w:t>
      </w:r>
      <w:r w:rsidR="00904141">
        <w:t xml:space="preserve"> han</w:t>
      </w:r>
      <w:r w:rsidR="00CB0307">
        <w:t xml:space="preserve"> recogido los datos de </w:t>
      </w:r>
      <w:r w:rsidR="00DB5223">
        <w:t xml:space="preserve">la </w:t>
      </w:r>
      <w:r w:rsidR="00CB0307">
        <w:t xml:space="preserve">estación </w:t>
      </w:r>
      <w:r w:rsidR="00DB5223">
        <w:t xml:space="preserve">pluviométrica “A10_Anzur” </w:t>
      </w:r>
      <w:r w:rsidR="00CB0307">
        <w:t xml:space="preserve">colocada </w:t>
      </w:r>
      <w:r w:rsidR="00DB5223">
        <w:t>sobre el cauce del</w:t>
      </w:r>
      <w:r w:rsidR="00CB0307">
        <w:t xml:space="preserve"> río </w:t>
      </w:r>
      <w:proofErr w:type="spellStart"/>
      <w:r w:rsidR="00CB0307">
        <w:t>Anzur</w:t>
      </w:r>
      <w:proofErr w:type="spellEnd"/>
      <w:r w:rsidR="00CB0307">
        <w:t xml:space="preserve"> desde 2015 para participar en un estudio estadístico</w:t>
      </w:r>
      <w:r w:rsidR="0006637E">
        <w:t xml:space="preserve"> (Anexo 5)</w:t>
      </w:r>
      <w:r w:rsidR="00CB0307">
        <w:t xml:space="preserve"> sobre los siguientes modelos:</w:t>
      </w:r>
    </w:p>
    <w:p w14:paraId="1A008013" w14:textId="77777777" w:rsidR="00574CE4" w:rsidRDefault="00574CE4" w:rsidP="00CB0307"/>
    <w:p w14:paraId="3EEFED25" w14:textId="28FCC0AC" w:rsidR="00CB0307" w:rsidRDefault="00CB0307" w:rsidP="00DB5223">
      <w:pPr>
        <w:pStyle w:val="Prrafodelista"/>
        <w:numPr>
          <w:ilvl w:val="0"/>
          <w:numId w:val="39"/>
        </w:numPr>
      </w:pPr>
      <w:r>
        <w:t xml:space="preserve">Distribución de Weibull: </w:t>
      </w:r>
      <w:r w:rsidR="00411E8C">
        <w:t>Distribución de los datos</w:t>
      </w:r>
    </w:p>
    <w:p w14:paraId="15698CD2" w14:textId="171D2C7C" w:rsidR="00CB0307" w:rsidRDefault="00CB0307" w:rsidP="00DB5223">
      <w:pPr>
        <w:pStyle w:val="Prrafodelista"/>
        <w:numPr>
          <w:ilvl w:val="0"/>
          <w:numId w:val="39"/>
        </w:numPr>
      </w:pPr>
      <w:r>
        <w:t>Distribución Normal: Su uso se refiere a fenómenos de frecuencia media.</w:t>
      </w:r>
    </w:p>
    <w:p w14:paraId="0D4C08BE" w14:textId="7EFCB5C1" w:rsidR="00CB0307" w:rsidRDefault="00CB0307" w:rsidP="00DB5223">
      <w:pPr>
        <w:pStyle w:val="Prrafodelista"/>
        <w:numPr>
          <w:ilvl w:val="0"/>
          <w:numId w:val="39"/>
        </w:numPr>
      </w:pPr>
      <w:r>
        <w:t xml:space="preserve">Distribución EVI: Uso en lluvias </w:t>
      </w:r>
      <w:proofErr w:type="spellStart"/>
      <w:r>
        <w:t>extremales</w:t>
      </w:r>
      <w:proofErr w:type="spellEnd"/>
      <w:r>
        <w:t>.</w:t>
      </w:r>
    </w:p>
    <w:p w14:paraId="38F81A32" w14:textId="507AF6C5" w:rsidR="00CB0307" w:rsidRDefault="00CB0307" w:rsidP="00DB5223">
      <w:pPr>
        <w:pStyle w:val="Prrafodelista"/>
        <w:numPr>
          <w:ilvl w:val="0"/>
          <w:numId w:val="39"/>
        </w:numPr>
      </w:pPr>
      <w:r>
        <w:t xml:space="preserve">Distribución Log-Pearson III: </w:t>
      </w:r>
      <w:r w:rsidR="00411E8C">
        <w:t xml:space="preserve">Episodios </w:t>
      </w:r>
      <w:proofErr w:type="spellStart"/>
      <w:r w:rsidR="00411E8C">
        <w:t>extremales</w:t>
      </w:r>
      <w:proofErr w:type="spellEnd"/>
      <w:r w:rsidR="00411E8C">
        <w:t xml:space="preserve"> y normales.</w:t>
      </w:r>
    </w:p>
    <w:p w14:paraId="2111BA58" w14:textId="70637200" w:rsidR="00CB0307" w:rsidRDefault="00CB0307" w:rsidP="00DB5223">
      <w:pPr>
        <w:pStyle w:val="Prrafodelista"/>
        <w:numPr>
          <w:ilvl w:val="0"/>
          <w:numId w:val="39"/>
        </w:numPr>
      </w:pPr>
      <w:r>
        <w:t xml:space="preserve">Distribución SQRT-ET </w:t>
      </w:r>
      <w:proofErr w:type="spellStart"/>
      <w:r>
        <w:t>max</w:t>
      </w:r>
      <w:proofErr w:type="spellEnd"/>
      <w:r>
        <w:t xml:space="preserve">: </w:t>
      </w:r>
      <w:r w:rsidR="00411E8C">
        <w:t xml:space="preserve">Episodios </w:t>
      </w:r>
      <w:proofErr w:type="spellStart"/>
      <w:r w:rsidR="00411E8C">
        <w:t>extremales</w:t>
      </w:r>
      <w:proofErr w:type="spellEnd"/>
      <w:r w:rsidR="00411E8C">
        <w:t>.</w:t>
      </w:r>
    </w:p>
    <w:p w14:paraId="6937DA68" w14:textId="7A71D399" w:rsidR="00AD6EA3" w:rsidRDefault="00307BE4" w:rsidP="00307BE4">
      <w:pPr>
        <w:keepNext/>
      </w:pPr>
      <w:r w:rsidRPr="00307BE4">
        <w:rPr>
          <w:noProof/>
        </w:rPr>
        <w:lastRenderedPageBreak/>
        <w:drawing>
          <wp:inline distT="0" distB="0" distL="0" distR="0" wp14:anchorId="7BCF92AF" wp14:editId="238ABB39">
            <wp:extent cx="5935980" cy="333311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42"/>
                    <a:stretch>
                      <a:fillRect/>
                    </a:stretch>
                  </pic:blipFill>
                  <pic:spPr>
                    <a:xfrm>
                      <a:off x="0" y="0"/>
                      <a:ext cx="5935980" cy="3333115"/>
                    </a:xfrm>
                    <a:prstGeom prst="rect">
                      <a:avLst/>
                    </a:prstGeom>
                  </pic:spPr>
                </pic:pic>
              </a:graphicData>
            </a:graphic>
          </wp:inline>
        </w:drawing>
      </w:r>
    </w:p>
    <w:p w14:paraId="40269511" w14:textId="4861BCAD" w:rsidR="00CB0307" w:rsidRDefault="00AD6EA3" w:rsidP="00AD6EA3">
      <w:pPr>
        <w:pStyle w:val="Descripcin"/>
      </w:pPr>
      <w:bookmarkStart w:id="160" w:name="_Ref98867765"/>
      <w:bookmarkStart w:id="161" w:name="_Toc99969466"/>
      <w:r>
        <w:t xml:space="preserve">Ilustración </w:t>
      </w:r>
      <w:r w:rsidR="00F64826">
        <w:fldChar w:fldCharType="begin"/>
      </w:r>
      <w:r w:rsidR="00F64826">
        <w:instrText xml:space="preserve"> SEQ Ilustración \* ARABIC </w:instrText>
      </w:r>
      <w:r w:rsidR="00F64826">
        <w:fldChar w:fldCharType="separate"/>
      </w:r>
      <w:r w:rsidR="004F2F11">
        <w:rPr>
          <w:noProof/>
        </w:rPr>
        <w:t>14</w:t>
      </w:r>
      <w:r w:rsidR="00F64826">
        <w:rPr>
          <w:noProof/>
        </w:rPr>
        <w:fldChar w:fldCharType="end"/>
      </w:r>
      <w:bookmarkEnd w:id="160"/>
      <w:r>
        <w:t>. Primera fase del estudio: Funciones estadísticas de la precipitación.</w:t>
      </w:r>
      <w:bookmarkEnd w:id="161"/>
    </w:p>
    <w:p w14:paraId="7D10DEAF" w14:textId="77777777" w:rsidR="00D1790E" w:rsidRDefault="00D1790E" w:rsidP="00CB0307"/>
    <w:p w14:paraId="4E124069" w14:textId="77777777" w:rsidR="00D1790E" w:rsidRDefault="00D1790E" w:rsidP="00CB0307"/>
    <w:p w14:paraId="23317183" w14:textId="68AB9898" w:rsidR="00CB0307" w:rsidRDefault="00CB0307" w:rsidP="00CB0307">
      <w:r>
        <w:t xml:space="preserve">Paralelamente se ha consultado el </w:t>
      </w:r>
      <w:r w:rsidRPr="004E0836">
        <w:rPr>
          <w:i/>
          <w:iCs/>
        </w:rPr>
        <w:t xml:space="preserve">Mapa de </w:t>
      </w:r>
      <w:r w:rsidRPr="00D46103">
        <w:rPr>
          <w:i/>
          <w:iCs/>
        </w:rPr>
        <w:t>Máximas Lluvias Peninsulares</w:t>
      </w:r>
      <w:r>
        <w:rPr>
          <w:i/>
          <w:iCs/>
        </w:rPr>
        <w:t xml:space="preserve"> (MMLLP a partir de ahora) </w:t>
      </w:r>
      <w:r>
        <w:t xml:space="preserve">para tener una comparativa de estos modelos frente a la bibliografía ofrecida por el CEDEX. Los resultados de este documento para la estación meteorológica “A10_ANZUR” han sido </w:t>
      </w:r>
      <w:r w:rsidR="00643F04">
        <w:t xml:space="preserve">las que se exponen en la </w:t>
      </w:r>
      <w:r w:rsidR="00136F9D">
        <w:rPr>
          <w:highlight w:val="green"/>
        </w:rPr>
        <w:fldChar w:fldCharType="begin"/>
      </w:r>
      <w:r w:rsidR="00136F9D">
        <w:instrText xml:space="preserve"> REF _Ref98867779 \h </w:instrText>
      </w:r>
      <w:r w:rsidR="00136F9D">
        <w:rPr>
          <w:highlight w:val="green"/>
        </w:rPr>
      </w:r>
      <w:r w:rsidR="00136F9D">
        <w:rPr>
          <w:highlight w:val="green"/>
        </w:rPr>
        <w:fldChar w:fldCharType="separate"/>
      </w:r>
      <w:r w:rsidR="004F2F11">
        <w:t xml:space="preserve">Tabla </w:t>
      </w:r>
      <w:r w:rsidR="004F2F11">
        <w:rPr>
          <w:noProof/>
        </w:rPr>
        <w:t>10</w:t>
      </w:r>
      <w:r w:rsidR="00136F9D">
        <w:rPr>
          <w:highlight w:val="green"/>
        </w:rPr>
        <w:fldChar w:fldCharType="end"/>
      </w:r>
      <w:r w:rsidR="00643F04">
        <w:t>.</w:t>
      </w:r>
    </w:p>
    <w:p w14:paraId="3350FEFA" w14:textId="48F19342" w:rsidR="00DB5223" w:rsidRDefault="00DB5223" w:rsidP="00DB5223">
      <w:pPr>
        <w:pStyle w:val="Descripcin"/>
        <w:keepNext/>
        <w:jc w:val="both"/>
      </w:pPr>
    </w:p>
    <w:p w14:paraId="76AB3034" w14:textId="77777777" w:rsidR="00B8524C" w:rsidRPr="00B8524C" w:rsidRDefault="00B8524C" w:rsidP="00B8524C"/>
    <w:tbl>
      <w:tblPr>
        <w:tblStyle w:val="Tablanormal3"/>
        <w:tblW w:w="7064" w:type="dxa"/>
        <w:jc w:val="center"/>
        <w:tblLook w:val="04A0" w:firstRow="1" w:lastRow="0" w:firstColumn="1" w:lastColumn="0" w:noHBand="0" w:noVBand="1"/>
      </w:tblPr>
      <w:tblGrid>
        <w:gridCol w:w="1448"/>
        <w:gridCol w:w="1216"/>
        <w:gridCol w:w="1316"/>
        <w:gridCol w:w="1556"/>
        <w:gridCol w:w="1528"/>
      </w:tblGrid>
      <w:tr w:rsidR="00CB0307" w:rsidRPr="00D46103" w14:paraId="05179FF5" w14:textId="77777777" w:rsidTr="00DB522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448" w:type="dxa"/>
            <w:noWrap/>
            <w:hideMark/>
          </w:tcPr>
          <w:p w14:paraId="3770CC65" w14:textId="77777777" w:rsidR="00CB0307" w:rsidRPr="00D46103" w:rsidRDefault="00CB0307" w:rsidP="009F1C0B">
            <w:pPr>
              <w:jc w:val="center"/>
              <w:rPr>
                <w:rFonts w:ascii="Calibri" w:eastAsia="Times New Roman" w:hAnsi="Calibri" w:cs="Calibri"/>
                <w:color w:val="000000"/>
                <w:lang w:eastAsia="es-ES"/>
              </w:rPr>
            </w:pPr>
            <w:r w:rsidRPr="00D46103">
              <w:rPr>
                <w:rFonts w:ascii="Calibri" w:eastAsia="Times New Roman" w:hAnsi="Calibri" w:cs="Calibri"/>
                <w:color w:val="000000"/>
                <w:lang w:eastAsia="es-ES"/>
              </w:rPr>
              <w:t>MMLLP</w:t>
            </w:r>
          </w:p>
        </w:tc>
        <w:tc>
          <w:tcPr>
            <w:tcW w:w="1216" w:type="dxa"/>
            <w:noWrap/>
            <w:hideMark/>
          </w:tcPr>
          <w:p w14:paraId="7D5E147B" w14:textId="44D36A76" w:rsidR="00CB0307" w:rsidRPr="00D46103" w:rsidRDefault="00CB0307" w:rsidP="009F1C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P</w:t>
            </w:r>
            <w:r w:rsidR="00411E8C">
              <w:rPr>
                <w:rFonts w:ascii="Calibri" w:eastAsia="Times New Roman" w:hAnsi="Calibri" w:cs="Calibri"/>
                <w:color w:val="000000"/>
                <w:lang w:eastAsia="es-ES"/>
              </w:rPr>
              <w:t xml:space="preserve"> [mm]</w:t>
            </w:r>
          </w:p>
        </w:tc>
        <w:tc>
          <w:tcPr>
            <w:tcW w:w="1316" w:type="dxa"/>
            <w:noWrap/>
            <w:hideMark/>
          </w:tcPr>
          <w:p w14:paraId="1D44B210" w14:textId="77777777" w:rsidR="00CB0307" w:rsidRPr="00D46103" w:rsidRDefault="00CB0307" w:rsidP="009F1C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Cv</w:t>
            </w:r>
          </w:p>
        </w:tc>
        <w:tc>
          <w:tcPr>
            <w:tcW w:w="1556" w:type="dxa"/>
            <w:noWrap/>
            <w:hideMark/>
          </w:tcPr>
          <w:p w14:paraId="6F6FE18F" w14:textId="370F2CA0" w:rsidR="00CB0307" w:rsidRPr="00D46103" w:rsidRDefault="00643F04" w:rsidP="009F1C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YI [</w:t>
            </w:r>
            <w:r w:rsidR="00CB0307" w:rsidRPr="00D46103">
              <w:rPr>
                <w:rFonts w:ascii="Calibri" w:eastAsia="Times New Roman" w:hAnsi="Calibri" w:cs="Calibri"/>
                <w:color w:val="000000"/>
                <w:lang w:eastAsia="es-ES"/>
              </w:rPr>
              <w:t>Tr=100</w:t>
            </w:r>
            <w:r>
              <w:rPr>
                <w:rFonts w:ascii="Calibri" w:eastAsia="Times New Roman" w:hAnsi="Calibri" w:cs="Calibri"/>
                <w:color w:val="000000"/>
                <w:lang w:eastAsia="es-ES"/>
              </w:rPr>
              <w:t>]</w:t>
            </w:r>
          </w:p>
        </w:tc>
        <w:tc>
          <w:tcPr>
            <w:tcW w:w="1528" w:type="dxa"/>
            <w:noWrap/>
            <w:hideMark/>
          </w:tcPr>
          <w:p w14:paraId="322D0B4F" w14:textId="62D69F03" w:rsidR="00CB0307" w:rsidRPr="00D46103" w:rsidRDefault="00CB0307" w:rsidP="009F1C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 xml:space="preserve">Pmed </w:t>
            </w:r>
            <w:r w:rsidR="00411E8C">
              <w:rPr>
                <w:rFonts w:ascii="Calibri" w:eastAsia="Times New Roman" w:hAnsi="Calibri" w:cs="Calibri"/>
                <w:color w:val="000000"/>
                <w:lang w:eastAsia="es-ES"/>
              </w:rPr>
              <w:t>[</w:t>
            </w:r>
            <w:r w:rsidRPr="00D46103">
              <w:rPr>
                <w:rFonts w:ascii="Calibri" w:eastAsia="Times New Roman" w:hAnsi="Calibri" w:cs="Calibri"/>
                <w:color w:val="000000"/>
                <w:lang w:eastAsia="es-ES"/>
              </w:rPr>
              <w:t>mm</w:t>
            </w:r>
            <w:r w:rsidR="00411E8C">
              <w:rPr>
                <w:rFonts w:ascii="Calibri" w:eastAsia="Times New Roman" w:hAnsi="Calibri" w:cs="Calibri"/>
                <w:color w:val="000000"/>
                <w:lang w:eastAsia="es-ES"/>
              </w:rPr>
              <w:t>]</w:t>
            </w:r>
          </w:p>
        </w:tc>
      </w:tr>
      <w:tr w:rsidR="00CB0307" w:rsidRPr="00D46103" w14:paraId="16E57CCD" w14:textId="77777777" w:rsidTr="00DB522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448" w:type="dxa"/>
            <w:noWrap/>
            <w:hideMark/>
          </w:tcPr>
          <w:p w14:paraId="76602DB4" w14:textId="77777777" w:rsidR="00CB0307" w:rsidRPr="00D46103" w:rsidRDefault="00CB0307" w:rsidP="009F1C0B">
            <w:pPr>
              <w:jc w:val="center"/>
              <w:rPr>
                <w:rFonts w:ascii="Calibri" w:eastAsia="Times New Roman" w:hAnsi="Calibri" w:cs="Calibri"/>
                <w:color w:val="000000"/>
                <w:lang w:eastAsia="es-ES"/>
              </w:rPr>
            </w:pPr>
            <w:r w:rsidRPr="00D46103">
              <w:rPr>
                <w:rFonts w:ascii="Calibri" w:eastAsia="Times New Roman" w:hAnsi="Calibri" w:cs="Calibri"/>
                <w:color w:val="000000"/>
                <w:lang w:eastAsia="es-ES"/>
              </w:rPr>
              <w:t>A10_ANZUR</w:t>
            </w:r>
          </w:p>
        </w:tc>
        <w:tc>
          <w:tcPr>
            <w:tcW w:w="1216" w:type="dxa"/>
            <w:noWrap/>
            <w:hideMark/>
          </w:tcPr>
          <w:p w14:paraId="62C638F7" w14:textId="77777777" w:rsidR="00CB0307" w:rsidRPr="00D46103" w:rsidRDefault="00CB0307" w:rsidP="009F1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48</w:t>
            </w:r>
          </w:p>
        </w:tc>
        <w:tc>
          <w:tcPr>
            <w:tcW w:w="1316" w:type="dxa"/>
            <w:noWrap/>
            <w:hideMark/>
          </w:tcPr>
          <w:p w14:paraId="69844F31" w14:textId="77777777" w:rsidR="00CB0307" w:rsidRPr="00D46103" w:rsidRDefault="00CB0307" w:rsidP="009F1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0.375</w:t>
            </w:r>
          </w:p>
        </w:tc>
        <w:tc>
          <w:tcPr>
            <w:tcW w:w="1556" w:type="dxa"/>
            <w:noWrap/>
            <w:hideMark/>
          </w:tcPr>
          <w:p w14:paraId="13DF077C" w14:textId="77777777" w:rsidR="00CB0307" w:rsidRPr="00D46103" w:rsidRDefault="00CB0307" w:rsidP="009F1C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2.304</w:t>
            </w:r>
          </w:p>
        </w:tc>
        <w:tc>
          <w:tcPr>
            <w:tcW w:w="1528" w:type="dxa"/>
            <w:noWrap/>
            <w:hideMark/>
          </w:tcPr>
          <w:p w14:paraId="6E2EDD1C" w14:textId="77777777" w:rsidR="00CB0307" w:rsidRPr="00D46103" w:rsidRDefault="00CB0307" w:rsidP="00DB522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D46103">
              <w:rPr>
                <w:rFonts w:ascii="Calibri" w:eastAsia="Times New Roman" w:hAnsi="Calibri" w:cs="Calibri"/>
                <w:color w:val="000000"/>
                <w:lang w:eastAsia="es-ES"/>
              </w:rPr>
              <w:t>110.592</w:t>
            </w:r>
          </w:p>
        </w:tc>
      </w:tr>
    </w:tbl>
    <w:p w14:paraId="7CF1813C" w14:textId="5CB0C83E" w:rsidR="00CB0307" w:rsidRDefault="00DB5223" w:rsidP="00DB5223">
      <w:pPr>
        <w:pStyle w:val="Descripcin"/>
      </w:pPr>
      <w:bookmarkStart w:id="162" w:name="_Ref98867779"/>
      <w:bookmarkStart w:id="163" w:name="_Toc99969436"/>
      <w:r>
        <w:t xml:space="preserve">Tabla </w:t>
      </w:r>
      <w:fldSimple w:instr=" SEQ Tabla \* ARABIC ">
        <w:r w:rsidR="004F2F11">
          <w:rPr>
            <w:noProof/>
          </w:rPr>
          <w:t>10</w:t>
        </w:r>
      </w:fldSimple>
      <w:bookmarkEnd w:id="162"/>
      <w:r>
        <w:t xml:space="preserve">. </w:t>
      </w:r>
      <w:r w:rsidRPr="00A542B7">
        <w:t>Valores del Mapa de Máximas Lluvias Peninsulares para la estación pluviométrica A10_</w:t>
      </w:r>
      <w:r>
        <w:t>A</w:t>
      </w:r>
      <w:r w:rsidRPr="00A542B7">
        <w:t>nzur</w:t>
      </w:r>
      <w:bookmarkEnd w:id="163"/>
    </w:p>
    <w:p w14:paraId="57F7E6E9" w14:textId="07A92DE7" w:rsidR="00CB0307" w:rsidRDefault="00CB0307" w:rsidP="00CB0307"/>
    <w:p w14:paraId="00529CD6" w14:textId="77777777" w:rsidR="00B8524C" w:rsidRDefault="00B8524C" w:rsidP="00CB0307"/>
    <w:p w14:paraId="5B1027B2" w14:textId="5FC96935" w:rsidR="00643F04" w:rsidRDefault="00643F04" w:rsidP="00CB0307">
      <w:r>
        <w:t>Siendo P la precipitación</w:t>
      </w:r>
      <w:r w:rsidR="00B8524C">
        <w:t xml:space="preserve"> máxima registrada</w:t>
      </w:r>
      <w:r w:rsidR="00C87B46">
        <w:t xml:space="preserve"> </w:t>
      </w:r>
      <w:r w:rsidR="00B8524C">
        <w:t>en</w:t>
      </w:r>
      <w:r w:rsidR="00C87B46">
        <w:t xml:space="preserve"> la zona de estudio</w:t>
      </w:r>
      <w:r>
        <w:t>, CV el coeficiente de variación</w:t>
      </w:r>
      <w:r w:rsidR="00B8524C">
        <w:t xml:space="preserve">, </w:t>
      </w:r>
      <w:proofErr w:type="spellStart"/>
      <w:r w:rsidR="00B8524C">
        <w:t>Pmed</w:t>
      </w:r>
      <w:proofErr w:type="spellEnd"/>
      <w:r w:rsidR="00B8524C">
        <w:t xml:space="preserve"> la precipitación media y el parámetro YI definido por la siguiente expresión.</w:t>
      </w:r>
    </w:p>
    <w:p w14:paraId="4CD5FC75" w14:textId="58DE2857" w:rsidR="00B8524C" w:rsidRDefault="00B8524C" w:rsidP="00CB0307"/>
    <w:p w14:paraId="5DBE7735" w14:textId="32D6849B" w:rsidR="00B8524C" w:rsidRPr="00B8524C" w:rsidRDefault="00B8524C" w:rsidP="00CB0307">
      <w:pPr>
        <w:rPr>
          <w:i/>
        </w:rPr>
      </w:pPr>
      <m:oMathPara>
        <m:oMath>
          <m:r>
            <w:rPr>
              <w:rFonts w:ascii="Cambria Math" w:hAnsi="Cambria Math"/>
            </w:rPr>
            <m:t xml:space="preserve">YI = </m:t>
          </m:r>
          <m:f>
            <m:fPr>
              <m:ctrlPr>
                <w:rPr>
                  <w:rFonts w:ascii="Cambria Math" w:hAnsi="Cambria Math"/>
                  <w:i/>
                </w:rPr>
              </m:ctrlPr>
            </m:fPr>
            <m:num>
              <m:r>
                <w:rPr>
                  <w:rFonts w:ascii="Cambria Math" w:hAnsi="Cambria Math"/>
                </w:rPr>
                <m:t>P</m:t>
              </m:r>
            </m:num>
            <m:den>
              <m:r>
                <w:rPr>
                  <w:rFonts w:ascii="Cambria Math" w:hAnsi="Cambria Math"/>
                </w:rPr>
                <m:t>Pmed</m:t>
              </m:r>
            </m:den>
          </m:f>
        </m:oMath>
      </m:oMathPara>
    </w:p>
    <w:p w14:paraId="6C756249" w14:textId="77777777" w:rsidR="00DB5223" w:rsidRPr="00D46103" w:rsidRDefault="00DB5223" w:rsidP="00CB0307"/>
    <w:p w14:paraId="5C626C42" w14:textId="65ABEAB0" w:rsidR="00CB0307" w:rsidRDefault="00CB0307" w:rsidP="00CB0307">
      <w:r>
        <w:t xml:space="preserve">A continuación, se han desarrollado los cálculos asociados a cada modelo de forma que ofrezcan una función de distribución F(xi) que pueda servir de comparación en </w:t>
      </w:r>
      <w:proofErr w:type="gramStart"/>
      <w:r>
        <w:t xml:space="preserve">el </w:t>
      </w:r>
      <w:r w:rsidRPr="00496BF2">
        <w:rPr>
          <w:i/>
          <w:iCs/>
        </w:rPr>
        <w:t>Test</w:t>
      </w:r>
      <w:proofErr w:type="gramEnd"/>
      <w:r w:rsidRPr="00496BF2">
        <w:rPr>
          <w:i/>
          <w:iCs/>
        </w:rPr>
        <w:t xml:space="preserve"> de </w:t>
      </w:r>
      <w:proofErr w:type="spellStart"/>
      <w:r w:rsidRPr="00496BF2">
        <w:rPr>
          <w:i/>
          <w:iCs/>
        </w:rPr>
        <w:t>Kosmogolov</w:t>
      </w:r>
      <w:proofErr w:type="spellEnd"/>
      <w:r>
        <w:t>.</w:t>
      </w:r>
    </w:p>
    <w:p w14:paraId="54F6C83E" w14:textId="77777777" w:rsidR="00DB5223" w:rsidRDefault="00DB5223" w:rsidP="00CB0307"/>
    <w:p w14:paraId="46E0043B" w14:textId="0272B0C4" w:rsidR="00CB0307" w:rsidRDefault="00CB0307" w:rsidP="00CB0307">
      <w:r>
        <w:t xml:space="preserve">La dinámica que </w:t>
      </w:r>
      <w:r w:rsidRPr="00AA7DBC">
        <w:t xml:space="preserve">se </w:t>
      </w:r>
      <w:r>
        <w:t>ha seguido para escoger entre estos modelos es la siguiente:</w:t>
      </w:r>
    </w:p>
    <w:p w14:paraId="04F3FFD6" w14:textId="77777777" w:rsidR="00DB5223" w:rsidRDefault="00DB5223" w:rsidP="00CB0307"/>
    <w:p w14:paraId="1B0F26A0" w14:textId="3B06061A" w:rsidR="00CB0307" w:rsidRDefault="00CB0307" w:rsidP="00CB0307">
      <w:pPr>
        <w:pStyle w:val="Prrafodelista"/>
        <w:widowControl/>
        <w:numPr>
          <w:ilvl w:val="0"/>
          <w:numId w:val="36"/>
        </w:numPr>
        <w:tabs>
          <w:tab w:val="clear" w:pos="8789"/>
        </w:tabs>
        <w:spacing w:before="0" w:after="160" w:line="259" w:lineRule="auto"/>
        <w:contextualSpacing/>
        <w:jc w:val="left"/>
      </w:pPr>
      <w:r>
        <w:lastRenderedPageBreak/>
        <w:t>Se hal</w:t>
      </w:r>
      <w:r w:rsidR="00DB5223">
        <w:t>l</w:t>
      </w:r>
      <w:r>
        <w:t xml:space="preserve">a la diferencia “D” entre la función de distribución </w:t>
      </w:r>
      <w:r w:rsidRPr="00DB5223">
        <w:rPr>
          <w:i/>
          <w:iCs/>
        </w:rPr>
        <w:t>F(xi)</w:t>
      </w:r>
      <w:r>
        <w:t xml:space="preserve"> de mi función estadística y la de referencia.</w:t>
      </w:r>
    </w:p>
    <w:p w14:paraId="2F497DC6" w14:textId="77777777" w:rsidR="00CB0307" w:rsidRDefault="00CB0307" w:rsidP="00CB0307">
      <w:pPr>
        <w:pStyle w:val="Prrafodelista"/>
        <w:widowControl/>
        <w:numPr>
          <w:ilvl w:val="0"/>
          <w:numId w:val="36"/>
        </w:numPr>
        <w:tabs>
          <w:tab w:val="clear" w:pos="8789"/>
        </w:tabs>
        <w:spacing w:before="0" w:after="160" w:line="259" w:lineRule="auto"/>
        <w:contextualSpacing/>
        <w:jc w:val="left"/>
      </w:pPr>
      <w:r>
        <w:t>Para cada función, escojo el máximo valor de D.</w:t>
      </w:r>
    </w:p>
    <w:p w14:paraId="316AF0DE" w14:textId="77777777" w:rsidR="00CB0307" w:rsidRDefault="00CB0307" w:rsidP="00CB0307">
      <w:pPr>
        <w:pStyle w:val="Prrafodelista"/>
        <w:widowControl/>
        <w:numPr>
          <w:ilvl w:val="0"/>
          <w:numId w:val="36"/>
        </w:numPr>
        <w:tabs>
          <w:tab w:val="clear" w:pos="8789"/>
        </w:tabs>
        <w:spacing w:before="0" w:after="160" w:line="259" w:lineRule="auto"/>
        <w:contextualSpacing/>
        <w:jc w:val="left"/>
      </w:pPr>
      <w:r>
        <w:t>Hallo mi valor límite de aceptación para un intervalo de confianza del 5% (</w:t>
      </w:r>
      <w:r>
        <w:rPr>
          <w:rFonts w:cstheme="minorHAnsi"/>
        </w:rPr>
        <w:t>α</w:t>
      </w:r>
      <w:r>
        <w:t>=0.05)</w:t>
      </w:r>
    </w:p>
    <w:p w14:paraId="6EA7499D" w14:textId="77777777" w:rsidR="00CB0307" w:rsidRDefault="00CB0307" w:rsidP="00CB0307">
      <w:pPr>
        <w:pStyle w:val="Prrafodelista"/>
        <w:widowControl/>
        <w:numPr>
          <w:ilvl w:val="0"/>
          <w:numId w:val="36"/>
        </w:numPr>
        <w:tabs>
          <w:tab w:val="clear" w:pos="8789"/>
        </w:tabs>
        <w:spacing w:before="0" w:after="160" w:line="259" w:lineRule="auto"/>
        <w:contextualSpacing/>
        <w:jc w:val="left"/>
      </w:pPr>
      <w:r>
        <w:t xml:space="preserve">Comparo y descarto los valores de </w:t>
      </w:r>
      <w:proofErr w:type="spellStart"/>
      <w:r>
        <w:t>Dmax</w:t>
      </w:r>
      <w:proofErr w:type="spellEnd"/>
      <w:r>
        <w:t xml:space="preserve"> que superen dicho valor límite de aceptación.</w:t>
      </w:r>
    </w:p>
    <w:p w14:paraId="22C00B7E" w14:textId="77777777" w:rsidR="00CB0307" w:rsidRDefault="00CB0307" w:rsidP="00CB0307">
      <w:pPr>
        <w:pStyle w:val="Prrafodelista"/>
        <w:widowControl/>
        <w:numPr>
          <w:ilvl w:val="0"/>
          <w:numId w:val="36"/>
        </w:numPr>
        <w:tabs>
          <w:tab w:val="clear" w:pos="8789"/>
        </w:tabs>
        <w:spacing w:before="0" w:after="160" w:line="259" w:lineRule="auto"/>
        <w:contextualSpacing/>
        <w:jc w:val="left"/>
      </w:pPr>
      <w:r>
        <w:t>Una vez tengo las funciones que han sido aceptadas, escojo entre ellas el valor máximo de precipitación para el periodo de retorno de 100 años.</w:t>
      </w:r>
    </w:p>
    <w:p w14:paraId="3C859333" w14:textId="77777777" w:rsidR="00CB0307" w:rsidRDefault="00CB0307" w:rsidP="00CB0307"/>
    <w:p w14:paraId="6B6CEEBB" w14:textId="6B2429B4" w:rsidR="00CB0307" w:rsidRDefault="00DB5223" w:rsidP="00CB0307">
      <w:r>
        <w:t xml:space="preserve">El procedimiento </w:t>
      </w:r>
      <w:r w:rsidR="00CB0307">
        <w:t xml:space="preserve">es el que acaba de exponerse, sin embargo, la idea de que el MMLLP ofrezca un resultado </w:t>
      </w:r>
      <w:r w:rsidR="00CB0307" w:rsidRPr="00CA33D6">
        <w:rPr>
          <w:b/>
          <w:bCs/>
        </w:rPr>
        <w:t xml:space="preserve">casi el doble respecto al valor medio </w:t>
      </w:r>
      <w:r w:rsidR="00CB0307" w:rsidRPr="00DB5223">
        <w:t>del resto de funciones estadísticas (183</w:t>
      </w:r>
      <w:r w:rsidR="00C178E7" w:rsidRPr="00DB5223">
        <w:t>%)</w:t>
      </w:r>
      <w:r w:rsidR="00C178E7">
        <w:t xml:space="preserve"> hace</w:t>
      </w:r>
      <w:r w:rsidR="00CB0307">
        <w:t xml:space="preserve"> poner en duda esta fuente de información para </w:t>
      </w:r>
      <w:r w:rsidR="00904141">
        <w:t>este</w:t>
      </w:r>
      <w:r w:rsidR="00CB0307">
        <w:t xml:space="preserve"> estudio.</w:t>
      </w:r>
    </w:p>
    <w:p w14:paraId="4D0F68A7" w14:textId="77777777" w:rsidR="00CB0307" w:rsidRDefault="00CB0307" w:rsidP="00CB0307"/>
    <w:p w14:paraId="632EBE16" w14:textId="31C932A3" w:rsidR="00CB0307" w:rsidRDefault="00CB0307" w:rsidP="00CB0307">
      <w:r>
        <w:t xml:space="preserve">Para hacer un estudio hidrológico debe de tenerse en cuenta siempre las condiciones del entorno, huyendo de la estandarización de la que se sirven muchas consultoras a la hora de elaborar sus proyectos. Por ello, en este caso </w:t>
      </w:r>
      <w:r w:rsidR="00904141">
        <w:t>se deben</w:t>
      </w:r>
      <w:r>
        <w:t xml:space="preserve"> de poner en perspectiva la fuente citada anteriormente.</w:t>
      </w:r>
    </w:p>
    <w:p w14:paraId="133F2FA8" w14:textId="77777777" w:rsidR="00CB0307" w:rsidRDefault="00CB0307" w:rsidP="00CB0307"/>
    <w:p w14:paraId="7A13F574" w14:textId="2E269237" w:rsidR="00CB0307" w:rsidRDefault="00CB0307" w:rsidP="00CB0307">
      <w:r>
        <w:t xml:space="preserve">EL MMLLP es un resumen estadístico que se basa en el histórico de lluvias sobre </w:t>
      </w:r>
      <w:r w:rsidR="00904141">
        <w:t>el</w:t>
      </w:r>
      <w:r>
        <w:t xml:space="preserve"> territorio </w:t>
      </w:r>
      <w:r w:rsidR="00904141">
        <w:t xml:space="preserve">español </w:t>
      </w:r>
      <w:r>
        <w:t xml:space="preserve">desde el siglo pasado. Pese a contar con un volumen de datos mucho mayor que el de </w:t>
      </w:r>
      <w:r w:rsidR="00904141">
        <w:t>la</w:t>
      </w:r>
      <w:r>
        <w:t xml:space="preserve"> estación </w:t>
      </w:r>
      <w:r w:rsidR="00904141">
        <w:t xml:space="preserve">escogida del S.A.I.H. del Guadalquivir </w:t>
      </w:r>
      <w:r>
        <w:t xml:space="preserve">(2015-actualidad), </w:t>
      </w:r>
      <w:r w:rsidR="00DB5223">
        <w:t>los efectos climáticos acontecidos durante las últimas décadas hacen</w:t>
      </w:r>
      <w:r>
        <w:t xml:space="preserve"> que estos datos se pongan en duda.</w:t>
      </w:r>
    </w:p>
    <w:p w14:paraId="6ABC5089" w14:textId="77777777" w:rsidR="00CB0307" w:rsidRDefault="00CB0307" w:rsidP="00CB0307"/>
    <w:p w14:paraId="556A791A" w14:textId="3AC5DDCF" w:rsidR="00CB0307" w:rsidRDefault="00CB0307" w:rsidP="00CB0307">
      <w:r>
        <w:t xml:space="preserve">En </w:t>
      </w:r>
      <w:r w:rsidR="00904141">
        <w:t>este</w:t>
      </w:r>
      <w:r>
        <w:t xml:space="preserve"> estudio </w:t>
      </w:r>
      <w:r w:rsidR="00904141">
        <w:t>se ven</w:t>
      </w:r>
      <w:r>
        <w:t xml:space="preserve"> claramente como muestra una lluvia mucho mayor respecto a lo que se ha recogido en la última década, de modo que para </w:t>
      </w:r>
      <w:r w:rsidR="00904141">
        <w:t>este</w:t>
      </w:r>
      <w:r>
        <w:t xml:space="preserve"> caso no </w:t>
      </w:r>
      <w:r w:rsidR="00904141">
        <w:t>se van a</w:t>
      </w:r>
      <w:r>
        <w:t xml:space="preserve"> contar con la fuente del CEDEX y se</w:t>
      </w:r>
      <w:r w:rsidR="00904141" w:rsidRPr="00904141">
        <w:t xml:space="preserve"> </w:t>
      </w:r>
      <w:r w:rsidR="00904141">
        <w:t>siguen con</w:t>
      </w:r>
      <w:r>
        <w:t xml:space="preserve"> los datos de las funciones estadísticas únicamente.</w:t>
      </w:r>
    </w:p>
    <w:p w14:paraId="5F2D496C" w14:textId="77777777" w:rsidR="00CB0307" w:rsidRDefault="00CB0307" w:rsidP="00CB0307"/>
    <w:p w14:paraId="6766A7FF" w14:textId="01F75745" w:rsidR="00CB0307" w:rsidRDefault="00CB0307" w:rsidP="00CB0307">
      <w:r>
        <w:t xml:space="preserve">Por otro lado, dentro de las funciones estadísticas también </w:t>
      </w:r>
      <w:r w:rsidR="00904141">
        <w:t>se puede</w:t>
      </w:r>
      <w:r>
        <w:t xml:space="preserve"> hacer un análisis de sensibilidad en las </w:t>
      </w:r>
      <w:r w:rsidRPr="00DB5223">
        <w:t xml:space="preserve">desviaciones de cada función </w:t>
      </w:r>
      <w:r w:rsidR="00222548">
        <w:t>o</w:t>
      </w:r>
      <w:r w:rsidRPr="00DB5223">
        <w:t xml:space="preserve"> “</w:t>
      </w:r>
      <w:proofErr w:type="spellStart"/>
      <w:r w:rsidRPr="00DB5223">
        <w:t>Dmax</w:t>
      </w:r>
      <w:proofErr w:type="spellEnd"/>
      <w:r w:rsidRPr="00DB5223">
        <w:t>”.</w:t>
      </w:r>
    </w:p>
    <w:p w14:paraId="6847D3D3" w14:textId="77777777" w:rsidR="00CB0307" w:rsidRDefault="00CB0307" w:rsidP="00CB0307"/>
    <w:p w14:paraId="26963EF7" w14:textId="2BBE2EDB" w:rsidR="00CB0307" w:rsidRDefault="00CB0307" w:rsidP="00CB0307">
      <w:r>
        <w:t xml:space="preserve">Como </w:t>
      </w:r>
      <w:r w:rsidR="00904141">
        <w:t>se ha comentado</w:t>
      </w:r>
      <w:r>
        <w:t xml:space="preserve"> antes, el procedimiento estandarizado para escoger una función estadística involucra a los máximos puntuales de cada función. Sin embargo, no tiene en cuenta la desviación media </w:t>
      </w:r>
      <w:r w:rsidR="00222548">
        <w:t>o</w:t>
      </w:r>
      <w:r>
        <w:t xml:space="preserve"> porcentual para cada caso.</w:t>
      </w:r>
    </w:p>
    <w:p w14:paraId="6CFA4020" w14:textId="77777777" w:rsidR="00CB0307" w:rsidRDefault="00CB0307" w:rsidP="00CB0307"/>
    <w:p w14:paraId="577B06E2" w14:textId="3B8E6D35" w:rsidR="00CB0307" w:rsidRDefault="00CB0307" w:rsidP="00CB0307">
      <w:r>
        <w:t xml:space="preserve">Para el caso de </w:t>
      </w:r>
      <w:r w:rsidR="00904141">
        <w:t>la</w:t>
      </w:r>
      <w:r>
        <w:t xml:space="preserve"> estación “A10_ANZUR” el método por defecto ofrecido por </w:t>
      </w:r>
      <w:proofErr w:type="spellStart"/>
      <w:r>
        <w:t>Dmax</w:t>
      </w:r>
      <w:proofErr w:type="spellEnd"/>
      <w:r>
        <w:t xml:space="preserve"> se corresponde con una buena aproximación frente a un estudio de errores más completos como podría ser la diferencias porcentuales frente al valor referencia </w:t>
      </w:r>
      <w:r w:rsidR="00222548">
        <w:t>o</w:t>
      </w:r>
      <w:r>
        <w:t xml:space="preserve"> </w:t>
      </w:r>
      <w:proofErr w:type="spellStart"/>
      <w:proofErr w:type="gramStart"/>
      <w:r>
        <w:t>Dmed</w:t>
      </w:r>
      <w:proofErr w:type="spellEnd"/>
      <w:r>
        <w:t>(</w:t>
      </w:r>
      <w:proofErr w:type="gramEnd"/>
      <w:r>
        <w:t>%).</w:t>
      </w:r>
      <w:r w:rsidR="007D0122">
        <w:t xml:space="preserve"> Para el caso de este estudio se obtienen los siguientes valores de dichos parámetros en la </w:t>
      </w:r>
      <w:r w:rsidR="00136F9D">
        <w:rPr>
          <w:highlight w:val="green"/>
        </w:rPr>
        <w:fldChar w:fldCharType="begin"/>
      </w:r>
      <w:r w:rsidR="00136F9D">
        <w:instrText xml:space="preserve"> REF _Ref98867793 \h </w:instrText>
      </w:r>
      <w:r w:rsidR="00136F9D">
        <w:rPr>
          <w:highlight w:val="green"/>
        </w:rPr>
      </w:r>
      <w:r w:rsidR="00136F9D">
        <w:rPr>
          <w:highlight w:val="green"/>
        </w:rPr>
        <w:fldChar w:fldCharType="separate"/>
      </w:r>
      <w:r w:rsidR="004F2F11">
        <w:t xml:space="preserve">Tabla </w:t>
      </w:r>
      <w:r w:rsidR="004F2F11">
        <w:rPr>
          <w:noProof/>
        </w:rPr>
        <w:t>11</w:t>
      </w:r>
      <w:r w:rsidR="00136F9D">
        <w:rPr>
          <w:highlight w:val="green"/>
        </w:rPr>
        <w:fldChar w:fldCharType="end"/>
      </w:r>
      <w:r w:rsidR="007D0122">
        <w:t>.</w:t>
      </w:r>
    </w:p>
    <w:p w14:paraId="25C3DE4D" w14:textId="49D23EE3" w:rsidR="00CB0307" w:rsidRDefault="00CB0307" w:rsidP="00CB0307"/>
    <w:p w14:paraId="21C377DD" w14:textId="77777777" w:rsidR="00B8524C" w:rsidRDefault="00B8524C" w:rsidP="00CB0307"/>
    <w:tbl>
      <w:tblPr>
        <w:tblStyle w:val="Tablanormal5"/>
        <w:tblW w:w="3748" w:type="dxa"/>
        <w:jc w:val="center"/>
        <w:tblLook w:val="04A0" w:firstRow="1" w:lastRow="0" w:firstColumn="1" w:lastColumn="0" w:noHBand="0" w:noVBand="1"/>
      </w:tblPr>
      <w:tblGrid>
        <w:gridCol w:w="1324"/>
        <w:gridCol w:w="1216"/>
        <w:gridCol w:w="1208"/>
      </w:tblGrid>
      <w:tr w:rsidR="00CB0307" w:rsidRPr="000820E0" w14:paraId="71512FF6" w14:textId="77777777" w:rsidTr="00A1511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324" w:type="dxa"/>
            <w:noWrap/>
            <w:hideMark/>
          </w:tcPr>
          <w:p w14:paraId="6633ED69" w14:textId="77777777" w:rsidR="00CB0307" w:rsidRPr="000820E0" w:rsidRDefault="00CB0307" w:rsidP="009F1C0B">
            <w:pPr>
              <w:spacing w:after="0"/>
              <w:rPr>
                <w:rFonts w:ascii="Calibri" w:eastAsia="Times New Roman" w:hAnsi="Calibri" w:cs="Calibri"/>
                <w:color w:val="000000"/>
                <w:lang w:eastAsia="es-ES"/>
              </w:rPr>
            </w:pPr>
            <w:r w:rsidRPr="000820E0">
              <w:rPr>
                <w:rFonts w:ascii="Calibri" w:eastAsia="Times New Roman" w:hAnsi="Calibri" w:cs="Calibri"/>
                <w:color w:val="000000"/>
                <w:lang w:eastAsia="es-ES"/>
              </w:rPr>
              <w:t> </w:t>
            </w:r>
          </w:p>
        </w:tc>
        <w:tc>
          <w:tcPr>
            <w:tcW w:w="1216" w:type="dxa"/>
            <w:noWrap/>
            <w:hideMark/>
          </w:tcPr>
          <w:p w14:paraId="7127D33F" w14:textId="77777777" w:rsidR="00CB0307" w:rsidRPr="000820E0"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820E0">
              <w:rPr>
                <w:rFonts w:ascii="Calibri" w:eastAsia="Times New Roman" w:hAnsi="Calibri" w:cs="Calibri"/>
                <w:color w:val="000000"/>
                <w:lang w:eastAsia="es-ES"/>
              </w:rPr>
              <w:t>Dmax</w:t>
            </w:r>
            <w:proofErr w:type="spellEnd"/>
          </w:p>
        </w:tc>
        <w:tc>
          <w:tcPr>
            <w:tcW w:w="1208" w:type="dxa"/>
            <w:noWrap/>
            <w:hideMark/>
          </w:tcPr>
          <w:p w14:paraId="1FE00CA1" w14:textId="77777777" w:rsidR="00CB0307" w:rsidRPr="000820E0"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proofErr w:type="gramStart"/>
            <w:r w:rsidRPr="000820E0">
              <w:rPr>
                <w:rFonts w:ascii="Calibri" w:eastAsia="Times New Roman" w:hAnsi="Calibri" w:cs="Calibri"/>
                <w:color w:val="000000"/>
                <w:lang w:eastAsia="es-ES"/>
              </w:rPr>
              <w:t>Dmed</w:t>
            </w:r>
            <w:proofErr w:type="spellEnd"/>
            <w:r w:rsidRPr="000820E0">
              <w:rPr>
                <w:rFonts w:ascii="Calibri" w:eastAsia="Times New Roman" w:hAnsi="Calibri" w:cs="Calibri"/>
                <w:color w:val="000000"/>
                <w:lang w:eastAsia="es-ES"/>
              </w:rPr>
              <w:t>(</w:t>
            </w:r>
            <w:proofErr w:type="gramEnd"/>
            <w:r w:rsidRPr="000820E0">
              <w:rPr>
                <w:rFonts w:ascii="Calibri" w:eastAsia="Times New Roman" w:hAnsi="Calibri" w:cs="Calibri"/>
                <w:color w:val="000000"/>
                <w:lang w:eastAsia="es-ES"/>
              </w:rPr>
              <w:t>%)</w:t>
            </w:r>
          </w:p>
        </w:tc>
      </w:tr>
      <w:tr w:rsidR="00CB0307" w:rsidRPr="000820E0" w14:paraId="4CD5AC22" w14:textId="77777777" w:rsidTr="00A151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24" w:type="dxa"/>
            <w:noWrap/>
            <w:hideMark/>
          </w:tcPr>
          <w:p w14:paraId="52A9E867" w14:textId="77777777" w:rsidR="00CB0307" w:rsidRPr="000820E0" w:rsidRDefault="00CB0307" w:rsidP="009F1C0B">
            <w:pPr>
              <w:spacing w:after="0"/>
              <w:jc w:val="center"/>
              <w:rPr>
                <w:rFonts w:ascii="Calibri" w:eastAsia="Times New Roman" w:hAnsi="Calibri" w:cs="Calibri"/>
                <w:color w:val="000000"/>
                <w:lang w:eastAsia="es-ES"/>
              </w:rPr>
            </w:pPr>
            <w:r w:rsidRPr="000820E0">
              <w:rPr>
                <w:rFonts w:ascii="Calibri" w:eastAsia="Times New Roman" w:hAnsi="Calibri" w:cs="Calibri"/>
                <w:color w:val="000000"/>
                <w:lang w:eastAsia="es-ES"/>
              </w:rPr>
              <w:t>Normal</w:t>
            </w:r>
          </w:p>
        </w:tc>
        <w:tc>
          <w:tcPr>
            <w:tcW w:w="1216" w:type="dxa"/>
            <w:noWrap/>
            <w:hideMark/>
          </w:tcPr>
          <w:p w14:paraId="5B4590F5" w14:textId="77777777" w:rsidR="00CB0307" w:rsidRPr="000820E0" w:rsidRDefault="00CB0307" w:rsidP="009F1C0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0.19</w:t>
            </w:r>
          </w:p>
        </w:tc>
        <w:tc>
          <w:tcPr>
            <w:tcW w:w="1208" w:type="dxa"/>
            <w:noWrap/>
            <w:hideMark/>
          </w:tcPr>
          <w:p w14:paraId="16D6E32B" w14:textId="77777777" w:rsidR="00CB0307" w:rsidRPr="000820E0" w:rsidRDefault="00CB0307" w:rsidP="009F1C0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0.22</w:t>
            </w:r>
          </w:p>
        </w:tc>
      </w:tr>
      <w:tr w:rsidR="00CB0307" w:rsidRPr="000820E0" w14:paraId="3E9AD713" w14:textId="77777777" w:rsidTr="00A1511B">
        <w:trPr>
          <w:trHeight w:val="300"/>
          <w:jc w:val="center"/>
        </w:trPr>
        <w:tc>
          <w:tcPr>
            <w:cnfStyle w:val="001000000000" w:firstRow="0" w:lastRow="0" w:firstColumn="1" w:lastColumn="0" w:oddVBand="0" w:evenVBand="0" w:oddHBand="0" w:evenHBand="0" w:firstRowFirstColumn="0" w:firstRowLastColumn="0" w:lastRowFirstColumn="0" w:lastRowLastColumn="0"/>
            <w:tcW w:w="1324" w:type="dxa"/>
            <w:noWrap/>
            <w:hideMark/>
          </w:tcPr>
          <w:p w14:paraId="3C396114" w14:textId="77777777" w:rsidR="00CB0307" w:rsidRPr="000820E0" w:rsidRDefault="00CB0307" w:rsidP="009F1C0B">
            <w:pPr>
              <w:spacing w:after="0"/>
              <w:jc w:val="center"/>
              <w:rPr>
                <w:rFonts w:ascii="Calibri" w:eastAsia="Times New Roman" w:hAnsi="Calibri" w:cs="Calibri"/>
                <w:color w:val="000000"/>
                <w:lang w:eastAsia="es-ES"/>
              </w:rPr>
            </w:pPr>
            <w:r w:rsidRPr="000820E0">
              <w:rPr>
                <w:rFonts w:ascii="Calibri" w:eastAsia="Times New Roman" w:hAnsi="Calibri" w:cs="Calibri"/>
                <w:color w:val="000000"/>
                <w:lang w:eastAsia="es-ES"/>
              </w:rPr>
              <w:t>EVI</w:t>
            </w:r>
          </w:p>
        </w:tc>
        <w:tc>
          <w:tcPr>
            <w:tcW w:w="1216" w:type="dxa"/>
            <w:noWrap/>
            <w:hideMark/>
          </w:tcPr>
          <w:p w14:paraId="004E161C" w14:textId="77777777" w:rsidR="00CB0307" w:rsidRPr="000820E0" w:rsidRDefault="00CB0307" w:rsidP="009F1C0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0.25</w:t>
            </w:r>
          </w:p>
        </w:tc>
        <w:tc>
          <w:tcPr>
            <w:tcW w:w="1208" w:type="dxa"/>
            <w:noWrap/>
            <w:hideMark/>
          </w:tcPr>
          <w:p w14:paraId="4EB2DB7B" w14:textId="77777777" w:rsidR="00CB0307" w:rsidRPr="000820E0" w:rsidRDefault="00CB0307" w:rsidP="009F1C0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0.37</w:t>
            </w:r>
          </w:p>
        </w:tc>
      </w:tr>
      <w:tr w:rsidR="00CB0307" w:rsidRPr="000820E0" w14:paraId="1EAC47D1" w14:textId="77777777" w:rsidTr="00A151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24" w:type="dxa"/>
            <w:noWrap/>
            <w:hideMark/>
          </w:tcPr>
          <w:p w14:paraId="5539D083" w14:textId="77777777" w:rsidR="00CB0307" w:rsidRPr="000820E0" w:rsidRDefault="00CB0307" w:rsidP="009F1C0B">
            <w:pPr>
              <w:spacing w:after="0"/>
              <w:jc w:val="center"/>
              <w:rPr>
                <w:rFonts w:ascii="Calibri" w:eastAsia="Times New Roman" w:hAnsi="Calibri" w:cs="Calibri"/>
                <w:color w:val="000000"/>
                <w:lang w:eastAsia="es-ES"/>
              </w:rPr>
            </w:pPr>
            <w:r w:rsidRPr="000820E0">
              <w:rPr>
                <w:rFonts w:ascii="Calibri" w:eastAsia="Times New Roman" w:hAnsi="Calibri" w:cs="Calibri"/>
                <w:color w:val="000000"/>
                <w:lang w:eastAsia="es-ES"/>
              </w:rPr>
              <w:t>Log-Pearson III</w:t>
            </w:r>
          </w:p>
        </w:tc>
        <w:tc>
          <w:tcPr>
            <w:tcW w:w="1216" w:type="dxa"/>
            <w:noWrap/>
            <w:hideMark/>
          </w:tcPr>
          <w:p w14:paraId="26011EEA" w14:textId="77777777" w:rsidR="00CB0307" w:rsidRPr="000820E0" w:rsidRDefault="00CB0307" w:rsidP="009F1C0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0.24</w:t>
            </w:r>
          </w:p>
        </w:tc>
        <w:tc>
          <w:tcPr>
            <w:tcW w:w="1208" w:type="dxa"/>
            <w:noWrap/>
            <w:hideMark/>
          </w:tcPr>
          <w:p w14:paraId="140BAB03" w14:textId="77777777" w:rsidR="00CB0307" w:rsidRPr="000820E0" w:rsidRDefault="00CB0307" w:rsidP="009F1C0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0.37</w:t>
            </w:r>
          </w:p>
        </w:tc>
      </w:tr>
      <w:tr w:rsidR="00CB0307" w:rsidRPr="000820E0" w14:paraId="546FAE25" w14:textId="77777777" w:rsidTr="00A1511B">
        <w:trPr>
          <w:trHeight w:val="300"/>
          <w:jc w:val="center"/>
        </w:trPr>
        <w:tc>
          <w:tcPr>
            <w:cnfStyle w:val="001000000000" w:firstRow="0" w:lastRow="0" w:firstColumn="1" w:lastColumn="0" w:oddVBand="0" w:evenVBand="0" w:oddHBand="0" w:evenHBand="0" w:firstRowFirstColumn="0" w:firstRowLastColumn="0" w:lastRowFirstColumn="0" w:lastRowLastColumn="0"/>
            <w:tcW w:w="1324" w:type="dxa"/>
            <w:noWrap/>
            <w:hideMark/>
          </w:tcPr>
          <w:p w14:paraId="524BD978" w14:textId="77777777" w:rsidR="00CB0307" w:rsidRPr="000820E0" w:rsidRDefault="00CB0307" w:rsidP="009F1C0B">
            <w:pPr>
              <w:spacing w:after="0"/>
              <w:jc w:val="center"/>
              <w:rPr>
                <w:rFonts w:ascii="Calibri" w:eastAsia="Times New Roman" w:hAnsi="Calibri" w:cs="Calibri"/>
                <w:color w:val="000000"/>
                <w:lang w:eastAsia="es-ES"/>
              </w:rPr>
            </w:pPr>
            <w:r w:rsidRPr="000820E0">
              <w:rPr>
                <w:rFonts w:ascii="Calibri" w:eastAsia="Times New Roman" w:hAnsi="Calibri" w:cs="Calibri"/>
                <w:color w:val="000000"/>
                <w:lang w:eastAsia="es-ES"/>
              </w:rPr>
              <w:lastRenderedPageBreak/>
              <w:t>SQRT</w:t>
            </w:r>
          </w:p>
        </w:tc>
        <w:tc>
          <w:tcPr>
            <w:tcW w:w="1216" w:type="dxa"/>
            <w:noWrap/>
            <w:hideMark/>
          </w:tcPr>
          <w:p w14:paraId="42E2A171" w14:textId="77777777" w:rsidR="00CB0307" w:rsidRPr="000820E0" w:rsidRDefault="00CB0307" w:rsidP="009F1C0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0.31</w:t>
            </w:r>
          </w:p>
        </w:tc>
        <w:tc>
          <w:tcPr>
            <w:tcW w:w="1208" w:type="dxa"/>
            <w:noWrap/>
            <w:hideMark/>
          </w:tcPr>
          <w:p w14:paraId="0B584585" w14:textId="77777777" w:rsidR="00CB0307" w:rsidRPr="000820E0" w:rsidRDefault="00CB0307" w:rsidP="007D0122">
            <w:pPr>
              <w:keepNext/>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820E0">
              <w:rPr>
                <w:rFonts w:ascii="Calibri" w:eastAsia="Times New Roman" w:hAnsi="Calibri" w:cs="Calibri"/>
                <w:color w:val="000000"/>
                <w:lang w:eastAsia="es-ES"/>
              </w:rPr>
              <w:t>0.57</w:t>
            </w:r>
          </w:p>
        </w:tc>
      </w:tr>
    </w:tbl>
    <w:p w14:paraId="2C60CA8D" w14:textId="6539948F" w:rsidR="00CB0307" w:rsidRDefault="007D0122" w:rsidP="007D0122">
      <w:pPr>
        <w:pStyle w:val="Descripcin"/>
      </w:pPr>
      <w:bookmarkStart w:id="164" w:name="_Ref98867793"/>
      <w:bookmarkStart w:id="165" w:name="_Toc99969437"/>
      <w:r>
        <w:t xml:space="preserve">Tabla </w:t>
      </w:r>
      <w:fldSimple w:instr=" SEQ Tabla \* ARABIC ">
        <w:r w:rsidR="004F2F11">
          <w:rPr>
            <w:noProof/>
          </w:rPr>
          <w:t>11</w:t>
        </w:r>
      </w:fldSimple>
      <w:bookmarkEnd w:id="164"/>
      <w:r>
        <w:t xml:space="preserve">. Valores de </w:t>
      </w:r>
      <w:proofErr w:type="spellStart"/>
      <w:r>
        <w:t>Dmax</w:t>
      </w:r>
      <w:proofErr w:type="spellEnd"/>
      <w:r>
        <w:t xml:space="preserve"> y </w:t>
      </w:r>
      <w:proofErr w:type="spellStart"/>
      <w:r>
        <w:t>Dmed</w:t>
      </w:r>
      <w:proofErr w:type="spellEnd"/>
      <w:r>
        <w:t xml:space="preserve"> porcentual para el estudio estadístico.</w:t>
      </w:r>
      <w:bookmarkEnd w:id="165"/>
    </w:p>
    <w:p w14:paraId="249AC74E" w14:textId="276AF256" w:rsidR="00B8524C" w:rsidRDefault="00B8524C" w:rsidP="00CB0307"/>
    <w:p w14:paraId="18475ABE" w14:textId="071A00E5" w:rsidR="00CB0307" w:rsidRDefault="00CB0307" w:rsidP="00DB5223">
      <w:pPr>
        <w:pStyle w:val="Ttulo2"/>
        <w:numPr>
          <w:ilvl w:val="1"/>
          <w:numId w:val="3"/>
        </w:numPr>
      </w:pPr>
      <w:bookmarkStart w:id="166" w:name="_Toc99969409"/>
      <w:proofErr w:type="spellStart"/>
      <w:r>
        <w:t>Hietogramas</w:t>
      </w:r>
      <w:bookmarkEnd w:id="166"/>
      <w:proofErr w:type="spellEnd"/>
    </w:p>
    <w:p w14:paraId="0470E47F" w14:textId="77777777" w:rsidR="00CB0307" w:rsidRDefault="00CB0307" w:rsidP="00CB0307"/>
    <w:p w14:paraId="79FA9BD3" w14:textId="08010CF0" w:rsidR="00CB0307" w:rsidRDefault="00CB0307" w:rsidP="00CB0307">
      <w:r>
        <w:t>Para el estudio de Hietogramas se van a comparar tres métodos</w:t>
      </w:r>
      <w:r w:rsidR="0002600B">
        <w:t xml:space="preserve">, como se puede ver en la </w:t>
      </w:r>
      <w:r w:rsidR="00136F9D">
        <w:rPr>
          <w:highlight w:val="green"/>
        </w:rPr>
        <w:fldChar w:fldCharType="begin"/>
      </w:r>
      <w:r w:rsidR="00136F9D">
        <w:instrText xml:space="preserve"> REF _Ref98867821 \h </w:instrText>
      </w:r>
      <w:r w:rsidR="00136F9D">
        <w:rPr>
          <w:highlight w:val="green"/>
        </w:rPr>
      </w:r>
      <w:r w:rsidR="00136F9D">
        <w:rPr>
          <w:highlight w:val="green"/>
        </w:rPr>
        <w:fldChar w:fldCharType="separate"/>
      </w:r>
      <w:r w:rsidR="004F2F11">
        <w:t xml:space="preserve">Ilustración </w:t>
      </w:r>
      <w:r w:rsidR="004F2F11">
        <w:rPr>
          <w:noProof/>
        </w:rPr>
        <w:t>15</w:t>
      </w:r>
      <w:r w:rsidR="00136F9D">
        <w:rPr>
          <w:highlight w:val="green"/>
        </w:rPr>
        <w:fldChar w:fldCharType="end"/>
      </w:r>
      <w:r w:rsidR="0002600B">
        <w:t>,</w:t>
      </w:r>
      <w:r>
        <w:t xml:space="preserve"> con los que poder construir tu distribución horaria de lluvias para un episodio tipo de proyecto</w:t>
      </w:r>
      <w:r w:rsidR="004907D3">
        <w:t>: Método de Green-</w:t>
      </w:r>
      <w:proofErr w:type="spellStart"/>
      <w:r w:rsidR="004907D3">
        <w:t>Ampt</w:t>
      </w:r>
      <w:proofErr w:type="spellEnd"/>
      <w:r w:rsidR="004907D3">
        <w:t xml:space="preserve">, Método de las Abstracciones </w:t>
      </w:r>
      <w:r w:rsidR="00222548">
        <w:t>o</w:t>
      </w:r>
      <w:r w:rsidR="004907D3">
        <w:t xml:space="preserve"> SCS-CN y Método de las 7am-7am.</w:t>
      </w:r>
      <w:r w:rsidR="0002600B">
        <w:t xml:space="preserve"> </w:t>
      </w:r>
    </w:p>
    <w:p w14:paraId="56F61FE5" w14:textId="77777777" w:rsidR="00876A9C" w:rsidRDefault="00876A9C" w:rsidP="00CB0307"/>
    <w:p w14:paraId="2C2D121D" w14:textId="482038B8" w:rsidR="0002600B" w:rsidRDefault="0002600B" w:rsidP="00CB0307"/>
    <w:p w14:paraId="79A30E98" w14:textId="77777777" w:rsidR="00307BE4" w:rsidRDefault="00307BE4" w:rsidP="00307BE4">
      <w:pPr>
        <w:keepNext/>
        <w:jc w:val="center"/>
      </w:pPr>
      <w:r w:rsidRPr="00307BE4">
        <w:rPr>
          <w:noProof/>
        </w:rPr>
        <w:drawing>
          <wp:inline distT="0" distB="0" distL="0" distR="0" wp14:anchorId="255E6F99" wp14:editId="75E763E1">
            <wp:extent cx="5935980" cy="3330575"/>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43"/>
                    <a:stretch>
                      <a:fillRect/>
                    </a:stretch>
                  </pic:blipFill>
                  <pic:spPr>
                    <a:xfrm>
                      <a:off x="0" y="0"/>
                      <a:ext cx="5935980" cy="3330575"/>
                    </a:xfrm>
                    <a:prstGeom prst="rect">
                      <a:avLst/>
                    </a:prstGeom>
                  </pic:spPr>
                </pic:pic>
              </a:graphicData>
            </a:graphic>
          </wp:inline>
        </w:drawing>
      </w:r>
    </w:p>
    <w:p w14:paraId="172CC237" w14:textId="412860B7" w:rsidR="0002600B" w:rsidRDefault="00307BE4" w:rsidP="00307BE4">
      <w:pPr>
        <w:pStyle w:val="Descripcin"/>
      </w:pPr>
      <w:bookmarkStart w:id="167" w:name="_Ref98867821"/>
      <w:bookmarkStart w:id="168" w:name="_Toc99969467"/>
      <w:r>
        <w:t xml:space="preserve">Ilustración </w:t>
      </w:r>
      <w:r w:rsidR="00F64826">
        <w:fldChar w:fldCharType="begin"/>
      </w:r>
      <w:r w:rsidR="00F64826">
        <w:instrText xml:space="preserve"> SEQ Ilustración \* ARABIC </w:instrText>
      </w:r>
      <w:r w:rsidR="00F64826">
        <w:fldChar w:fldCharType="separate"/>
      </w:r>
      <w:r w:rsidR="004F2F11">
        <w:rPr>
          <w:noProof/>
        </w:rPr>
        <w:t>15</w:t>
      </w:r>
      <w:r w:rsidR="00F64826">
        <w:rPr>
          <w:noProof/>
        </w:rPr>
        <w:fldChar w:fldCharType="end"/>
      </w:r>
      <w:bookmarkEnd w:id="167"/>
      <w:r>
        <w:t>. Diagrama de la metodología empleada en el estudio</w:t>
      </w:r>
      <w:bookmarkEnd w:id="168"/>
    </w:p>
    <w:p w14:paraId="1E38D6A1" w14:textId="63ABB7C3" w:rsidR="00CB0307" w:rsidRDefault="00CB0307" w:rsidP="00CB0307"/>
    <w:p w14:paraId="4DB59C70" w14:textId="77777777" w:rsidR="00876A9C" w:rsidRDefault="00876A9C" w:rsidP="00CB0307"/>
    <w:p w14:paraId="058EA466" w14:textId="00916C78" w:rsidR="00CB0307" w:rsidRDefault="00CB0307" w:rsidP="00CB0307">
      <w:r>
        <w:t xml:space="preserve">Según esto, se puede tomar la precipitación </w:t>
      </w:r>
      <w:r w:rsidR="0003247D">
        <w:t xml:space="preserve">estadística con periodo de retorno 100 años de la </w:t>
      </w:r>
      <w:r w:rsidR="00136F9D">
        <w:rPr>
          <w:highlight w:val="green"/>
        </w:rPr>
        <w:fldChar w:fldCharType="begin"/>
      </w:r>
      <w:r w:rsidR="00136F9D">
        <w:instrText xml:space="preserve"> REF _Ref98867871 \h </w:instrText>
      </w:r>
      <w:r w:rsidR="00136F9D">
        <w:rPr>
          <w:highlight w:val="green"/>
        </w:rPr>
      </w:r>
      <w:r w:rsidR="00136F9D">
        <w:rPr>
          <w:highlight w:val="green"/>
        </w:rPr>
        <w:fldChar w:fldCharType="separate"/>
      </w:r>
      <w:r w:rsidR="004F2F11">
        <w:t xml:space="preserve">Tabla </w:t>
      </w:r>
      <w:r w:rsidR="004F2F11">
        <w:rPr>
          <w:noProof/>
        </w:rPr>
        <w:t>25</w:t>
      </w:r>
      <w:r w:rsidR="00136F9D">
        <w:rPr>
          <w:highlight w:val="green"/>
        </w:rPr>
        <w:fldChar w:fldCharType="end"/>
      </w:r>
      <w:r w:rsidR="00136F9D">
        <w:t xml:space="preserve"> </w:t>
      </w:r>
      <w:r w:rsidR="0003247D">
        <w:t>(68.58 mm/día)</w:t>
      </w:r>
      <w:r>
        <w:t xml:space="preserve"> para construir un hietograma por el método de los bloques alternos o bien se puede distribuir dichos bloques según el histórico real de lluvias de la zona. Esta comparativa servirá a su vez para analizar la coherencia del </w:t>
      </w:r>
      <w:r w:rsidR="0003247D">
        <w:t xml:space="preserve">propio </w:t>
      </w:r>
      <w:r>
        <w:t>método de los bloques alternos.</w:t>
      </w:r>
    </w:p>
    <w:p w14:paraId="4C45A296" w14:textId="77777777" w:rsidR="00CB0307" w:rsidRDefault="00CB0307" w:rsidP="00CB0307"/>
    <w:p w14:paraId="267B43EA" w14:textId="77777777" w:rsidR="00CB0307" w:rsidRDefault="00CB0307" w:rsidP="00DB5223">
      <w:pPr>
        <w:pStyle w:val="Ttulo3"/>
      </w:pPr>
      <w:bookmarkStart w:id="169" w:name="_Toc99969410"/>
      <w:proofErr w:type="spellStart"/>
      <w:r>
        <w:t>Método</w:t>
      </w:r>
      <w:proofErr w:type="spellEnd"/>
      <w:r>
        <w:t xml:space="preserve"> de </w:t>
      </w:r>
      <w:proofErr w:type="spellStart"/>
      <w:r>
        <w:t>los</w:t>
      </w:r>
      <w:proofErr w:type="spellEnd"/>
      <w:r>
        <w:t xml:space="preserve"> </w:t>
      </w:r>
      <w:proofErr w:type="spellStart"/>
      <w:r>
        <w:t>bloques</w:t>
      </w:r>
      <w:proofErr w:type="spellEnd"/>
      <w:r>
        <w:t xml:space="preserve"> </w:t>
      </w:r>
      <w:proofErr w:type="spellStart"/>
      <w:r>
        <w:t>alternos</w:t>
      </w:r>
      <w:bookmarkEnd w:id="169"/>
      <w:proofErr w:type="spellEnd"/>
    </w:p>
    <w:p w14:paraId="61E91F4E" w14:textId="77777777" w:rsidR="00CB0307" w:rsidRDefault="00CB0307" w:rsidP="00CB0307"/>
    <w:p w14:paraId="4762CF1F" w14:textId="7373DCD6" w:rsidR="00CB0307" w:rsidRDefault="00CB0307" w:rsidP="00CB0307">
      <w:r>
        <w:t xml:space="preserve">Para conocer el hietograma </w:t>
      </w:r>
      <w:r w:rsidR="00904141">
        <w:t>se deben</w:t>
      </w:r>
      <w:r>
        <w:t xml:space="preserve"> de hallar previamente algunos datos necesarios para el cálculo de los bloques:</w:t>
      </w:r>
    </w:p>
    <w:p w14:paraId="3B452329" w14:textId="77777777" w:rsidR="00DB5223" w:rsidRDefault="00DB5223" w:rsidP="00CB0307"/>
    <w:p w14:paraId="34B0C5A8" w14:textId="1BE9B08D" w:rsidR="00CB0307" w:rsidRDefault="00CB0307" w:rsidP="00DB5223">
      <w:pPr>
        <w:pStyle w:val="Prrafodelista"/>
        <w:numPr>
          <w:ilvl w:val="0"/>
          <w:numId w:val="40"/>
        </w:numPr>
      </w:pPr>
      <w:r>
        <w:lastRenderedPageBreak/>
        <w:t>Área de la cuenca: 335 km</w:t>
      </w:r>
      <w:r w:rsidRPr="002C6262">
        <w:rPr>
          <w:vertAlign w:val="superscript"/>
        </w:rPr>
        <w:t>2</w:t>
      </w:r>
    </w:p>
    <w:p w14:paraId="7C9B9F5C" w14:textId="779C8C15" w:rsidR="00CB0307" w:rsidRDefault="00DB5223" w:rsidP="00DB5223">
      <w:pPr>
        <w:pStyle w:val="Prrafodelista"/>
        <w:numPr>
          <w:ilvl w:val="0"/>
          <w:numId w:val="40"/>
        </w:numPr>
      </w:pPr>
      <w:r>
        <w:t xml:space="preserve">Precipitación media estadística hallada en el anterior apartado. </w:t>
      </w:r>
      <w:proofErr w:type="spellStart"/>
      <w:r w:rsidR="00CB0307">
        <w:t>Pmed</w:t>
      </w:r>
      <w:proofErr w:type="spellEnd"/>
      <w:r w:rsidR="00CB0307">
        <w:t>: 68.927 mm</w:t>
      </w:r>
    </w:p>
    <w:p w14:paraId="793D8ABF" w14:textId="4401408D" w:rsidR="00CB0307" w:rsidRDefault="00CB0307" w:rsidP="00DB5223">
      <w:pPr>
        <w:pStyle w:val="Prrafodelista"/>
        <w:numPr>
          <w:ilvl w:val="0"/>
          <w:numId w:val="40"/>
        </w:numPr>
      </w:pPr>
      <w:r>
        <w:t xml:space="preserve">I1/I24: 9 </w:t>
      </w:r>
      <w:r w:rsidR="00DB5223">
        <w:t xml:space="preserve"> </w:t>
      </w:r>
      <w:sdt>
        <w:sdtPr>
          <w:id w:val="-1914003966"/>
          <w:citation/>
        </w:sdtPr>
        <w:sdtEndPr/>
        <w:sdtContent>
          <w:r w:rsidR="00753E61">
            <w:fldChar w:fldCharType="begin"/>
          </w:r>
          <w:r w:rsidR="00753E61">
            <w:instrText xml:space="preserve"> CITATION Nor \l 3082 </w:instrText>
          </w:r>
          <w:r w:rsidR="00753E61">
            <w:fldChar w:fldCharType="separate"/>
          </w:r>
          <w:r w:rsidR="004F2F11" w:rsidRPr="004F2F11">
            <w:rPr>
              <w:noProof/>
            </w:rPr>
            <w:t>[8]</w:t>
          </w:r>
          <w:r w:rsidR="00753E61">
            <w:fldChar w:fldCharType="end"/>
          </w:r>
        </w:sdtContent>
      </w:sdt>
    </w:p>
    <w:p w14:paraId="4900CB2E" w14:textId="77777777" w:rsidR="00CB0307" w:rsidRDefault="00CB0307" w:rsidP="00CB0307"/>
    <w:p w14:paraId="3E7F7F0D" w14:textId="7CB10ECA" w:rsidR="00CB0307" w:rsidRDefault="00CB0307" w:rsidP="00CB0307">
      <w:r>
        <w:t xml:space="preserve">De este modo, </w:t>
      </w:r>
      <w:r w:rsidR="00904141">
        <w:t>se puede</w:t>
      </w:r>
      <w:r>
        <w:t xml:space="preserve"> calcular la intensidad de diseño y la curva IDF asociada a</w:t>
      </w:r>
      <w:r w:rsidR="00904141">
        <w:t>l</w:t>
      </w:r>
      <w:r>
        <w:t xml:space="preserve"> periodo de retorno (</w:t>
      </w:r>
      <w:proofErr w:type="spellStart"/>
      <w:r>
        <w:t>Tr</w:t>
      </w:r>
      <w:proofErr w:type="spellEnd"/>
      <w:r>
        <w:t xml:space="preserve">=100 años) que proporcionaría un Histograma de diseño según </w:t>
      </w:r>
      <w:r w:rsidR="00AD6EA3">
        <w:t xml:space="preserve">se observa en la </w:t>
      </w:r>
      <w:r w:rsidR="00136F9D">
        <w:rPr>
          <w:highlight w:val="green"/>
        </w:rPr>
        <w:fldChar w:fldCharType="begin"/>
      </w:r>
      <w:r w:rsidR="00136F9D">
        <w:instrText xml:space="preserve"> REF _Ref98867890 \h </w:instrText>
      </w:r>
      <w:r w:rsidR="00136F9D">
        <w:rPr>
          <w:highlight w:val="green"/>
        </w:rPr>
      </w:r>
      <w:r w:rsidR="00136F9D">
        <w:rPr>
          <w:highlight w:val="green"/>
        </w:rPr>
        <w:fldChar w:fldCharType="separate"/>
      </w:r>
      <w:r w:rsidR="004F2F11">
        <w:t xml:space="preserve">Ilustración </w:t>
      </w:r>
      <w:r w:rsidR="004F2F11">
        <w:rPr>
          <w:noProof/>
        </w:rPr>
        <w:t>16</w:t>
      </w:r>
      <w:r w:rsidR="00136F9D">
        <w:rPr>
          <w:highlight w:val="green"/>
        </w:rPr>
        <w:fldChar w:fldCharType="end"/>
      </w:r>
      <w:r w:rsidR="00AD6EA3">
        <w:t>.</w:t>
      </w:r>
    </w:p>
    <w:p w14:paraId="033677D2" w14:textId="2C5DFE20" w:rsidR="00DB5223" w:rsidRDefault="00DB5223" w:rsidP="00CB0307"/>
    <w:p w14:paraId="2CEAD284" w14:textId="77777777" w:rsidR="00DB5223" w:rsidRDefault="00DB5223" w:rsidP="00CB0307"/>
    <w:p w14:paraId="0A0E3661" w14:textId="79439F6E" w:rsidR="00DB5223" w:rsidRDefault="005109B3" w:rsidP="00DB5223">
      <w:pPr>
        <w:keepNext/>
        <w:jc w:val="center"/>
      </w:pPr>
      <w:r>
        <w:rPr>
          <w:noProof/>
        </w:rPr>
        <w:drawing>
          <wp:inline distT="0" distB="0" distL="0" distR="0" wp14:anchorId="3248350D" wp14:editId="272E9508">
            <wp:extent cx="4571999" cy="4440269"/>
            <wp:effectExtent l="0" t="0" r="0" b="0"/>
            <wp:docPr id="16" name="Gráfico 16">
              <a:extLst xmlns:a="http://schemas.openxmlformats.org/drawingml/2006/main">
                <a:ext uri="{FF2B5EF4-FFF2-40B4-BE49-F238E27FC236}">
                  <a16:creationId xmlns:a16="http://schemas.microsoft.com/office/drawing/2014/main" id="{4DDF1DE6-3D87-4FC7-BD1D-7315748E29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C39D94F" w14:textId="5B887F7B" w:rsidR="00CB0307" w:rsidRDefault="00DB5223" w:rsidP="00DB5223">
      <w:pPr>
        <w:pStyle w:val="Descripcin"/>
      </w:pPr>
      <w:bookmarkStart w:id="170" w:name="_Ref98867890"/>
      <w:bookmarkStart w:id="171" w:name="_Toc99969468"/>
      <w:r>
        <w:t xml:space="preserve">Ilustración </w:t>
      </w:r>
      <w:r w:rsidR="00F64826">
        <w:fldChar w:fldCharType="begin"/>
      </w:r>
      <w:r w:rsidR="00F64826">
        <w:instrText xml:space="preserve"> SEQ Ilustración \* ARABIC </w:instrText>
      </w:r>
      <w:r w:rsidR="00F64826">
        <w:fldChar w:fldCharType="separate"/>
      </w:r>
      <w:r w:rsidR="004F2F11">
        <w:rPr>
          <w:noProof/>
        </w:rPr>
        <w:t>16</w:t>
      </w:r>
      <w:r w:rsidR="00F64826">
        <w:rPr>
          <w:noProof/>
        </w:rPr>
        <w:fldChar w:fldCharType="end"/>
      </w:r>
      <w:bookmarkEnd w:id="170"/>
      <w:r>
        <w:t>. Hietograma de diseño según el Método de los Bloques Alternos</w:t>
      </w:r>
      <w:bookmarkEnd w:id="171"/>
    </w:p>
    <w:p w14:paraId="01EE1B6A" w14:textId="15D90D97" w:rsidR="00CB0307" w:rsidRDefault="00CB0307" w:rsidP="00CB0307"/>
    <w:p w14:paraId="42EB09CF" w14:textId="77777777" w:rsidR="00B24C35" w:rsidRDefault="00B24C35" w:rsidP="00CB0307"/>
    <w:p w14:paraId="269E5D31" w14:textId="0DB243B1" w:rsidR="00CB0307" w:rsidRDefault="00DB5223" w:rsidP="00CB0307">
      <w:pPr>
        <w:rPr>
          <w:i/>
          <w:iCs/>
        </w:rPr>
      </w:pPr>
      <w:r>
        <w:rPr>
          <w:i/>
          <w:iCs/>
        </w:rPr>
        <w:t xml:space="preserve">Nota: </w:t>
      </w:r>
      <w:r w:rsidR="00CB0307" w:rsidRPr="00FA4DCD">
        <w:rPr>
          <w:i/>
          <w:iCs/>
        </w:rPr>
        <w:t xml:space="preserve">La tabla de abstracciones y volúmenes asociada a estos cálculos se encuentra en el Anexo </w:t>
      </w:r>
      <w:r w:rsidR="004907D3">
        <w:rPr>
          <w:i/>
          <w:iCs/>
        </w:rPr>
        <w:t xml:space="preserve">1 </w:t>
      </w:r>
      <w:r w:rsidR="00CB0307" w:rsidRPr="00FA4DCD">
        <w:rPr>
          <w:i/>
          <w:iCs/>
        </w:rPr>
        <w:t>“Histograma de diseño”.</w:t>
      </w:r>
    </w:p>
    <w:p w14:paraId="78221B49" w14:textId="77777777" w:rsidR="00DB5223" w:rsidRDefault="00DB5223" w:rsidP="00CB0307"/>
    <w:p w14:paraId="1028F51C" w14:textId="3A5C3B1E" w:rsidR="00CB0307" w:rsidRPr="00FF7FC4" w:rsidRDefault="00CB0307" w:rsidP="00CB0307">
      <w:r>
        <w:t xml:space="preserve">Se observa que el bloque más grande se ha colocado a la izquierda basándonos en el registro histórico que </w:t>
      </w:r>
      <w:r w:rsidR="00904141">
        <w:t xml:space="preserve">se ha </w:t>
      </w:r>
      <w:r>
        <w:t>hecho de forma simultánea</w:t>
      </w:r>
      <w:r w:rsidR="004907D3">
        <w:t>.</w:t>
      </w:r>
    </w:p>
    <w:p w14:paraId="0E4FF7BC" w14:textId="69086830" w:rsidR="00CB0307" w:rsidRDefault="00CB0307" w:rsidP="00CB0307">
      <w:pPr>
        <w:rPr>
          <w:i/>
          <w:iCs/>
        </w:rPr>
      </w:pPr>
    </w:p>
    <w:p w14:paraId="0291DE5F" w14:textId="2456C99F" w:rsidR="00DB5223" w:rsidRDefault="00DB5223" w:rsidP="00DB5223">
      <w:pPr>
        <w:pStyle w:val="Ttulo3"/>
      </w:pPr>
      <w:bookmarkStart w:id="172" w:name="_Toc99969411"/>
      <w:proofErr w:type="spellStart"/>
      <w:r>
        <w:t>Método</w:t>
      </w:r>
      <w:proofErr w:type="spellEnd"/>
      <w:r>
        <w:t xml:space="preserve"> de las 7am-7am</w:t>
      </w:r>
      <w:bookmarkEnd w:id="172"/>
    </w:p>
    <w:p w14:paraId="30818CEA" w14:textId="008DED33" w:rsidR="00DB5223" w:rsidRDefault="00DB5223" w:rsidP="00DB5223">
      <w:pPr>
        <w:rPr>
          <w:lang w:val="en-GB"/>
        </w:rPr>
      </w:pPr>
    </w:p>
    <w:p w14:paraId="03929356" w14:textId="0489236B" w:rsidR="00DB5223" w:rsidRDefault="00DB5223" w:rsidP="00DB5223">
      <w:r w:rsidRPr="00DB5223">
        <w:lastRenderedPageBreak/>
        <w:t>D</w:t>
      </w:r>
      <w:r>
        <w:t xml:space="preserve">ado que este es el método del que se hace uso en algunas ocasiones, se ha decidido incluirlo entre las alternativas, sin </w:t>
      </w:r>
      <w:r w:rsidR="005109B3">
        <w:t>embargo,</w:t>
      </w:r>
      <w:r>
        <w:t xml:space="preserve"> las conclusiones respecto a este punto han sido claras, la arbitrariedad de empezar a contar cada episodio en base a una hora prefijada (7am) solo se ve justificada por la necesidad de una automatización en el proceso de extracción de datos de</w:t>
      </w:r>
      <w:r w:rsidR="00904141">
        <w:t xml:space="preserve"> este</w:t>
      </w:r>
      <w:r>
        <w:t xml:space="preserve"> estudio.</w:t>
      </w:r>
    </w:p>
    <w:p w14:paraId="729511F0" w14:textId="57D1799B" w:rsidR="00DB5223" w:rsidRDefault="00DB5223" w:rsidP="00DB5223"/>
    <w:p w14:paraId="1A3306FA" w14:textId="53F7AAED" w:rsidR="00DB5223" w:rsidRDefault="00F75CA7" w:rsidP="00DB5223">
      <w:r>
        <w:t xml:space="preserve">Para ver en qué grado de magnitud se ha perdido información de cada episodio se ha realizado en la </w:t>
      </w:r>
      <w:r w:rsidR="00136F9D">
        <w:rPr>
          <w:highlight w:val="green"/>
        </w:rPr>
        <w:fldChar w:fldCharType="begin"/>
      </w:r>
      <w:r w:rsidR="00136F9D">
        <w:instrText xml:space="preserve"> REF _Ref98867905 \h </w:instrText>
      </w:r>
      <w:r w:rsidR="00136F9D">
        <w:rPr>
          <w:highlight w:val="green"/>
        </w:rPr>
      </w:r>
      <w:r w:rsidR="00136F9D">
        <w:rPr>
          <w:highlight w:val="green"/>
        </w:rPr>
        <w:fldChar w:fldCharType="separate"/>
      </w:r>
      <w:r w:rsidR="004F2F11">
        <w:t xml:space="preserve">Tabla </w:t>
      </w:r>
      <w:r w:rsidR="004F2F11">
        <w:rPr>
          <w:noProof/>
        </w:rPr>
        <w:t>12</w:t>
      </w:r>
      <w:r w:rsidR="00136F9D">
        <w:rPr>
          <w:highlight w:val="green"/>
        </w:rPr>
        <w:fldChar w:fldCharType="end"/>
      </w:r>
      <w:r w:rsidR="00136F9D">
        <w:t xml:space="preserve"> </w:t>
      </w:r>
      <w:r>
        <w:t xml:space="preserve">una pérdida porcentual de información en términos de precipitación bruta recogida por el Método de las 7am-7am frente al Método Alternativo (referencia: 0% información perdida de </w:t>
      </w:r>
      <w:proofErr w:type="spellStart"/>
      <w:r>
        <w:t>Pbruta</w:t>
      </w:r>
      <w:proofErr w:type="spellEnd"/>
      <w:r>
        <w:t>).</w:t>
      </w:r>
    </w:p>
    <w:p w14:paraId="4F7C727B" w14:textId="31008636" w:rsidR="00F75CA7" w:rsidRDefault="00F75CA7" w:rsidP="00DB5223"/>
    <w:tbl>
      <w:tblPr>
        <w:tblStyle w:val="Tablanormal5"/>
        <w:tblW w:w="6936" w:type="dxa"/>
        <w:jc w:val="center"/>
        <w:tblLook w:val="04A0" w:firstRow="1" w:lastRow="0" w:firstColumn="1" w:lastColumn="0" w:noHBand="0" w:noVBand="1"/>
      </w:tblPr>
      <w:tblGrid>
        <w:gridCol w:w="3152"/>
        <w:gridCol w:w="3784"/>
      </w:tblGrid>
      <w:tr w:rsidR="00F75CA7" w:rsidRPr="00F75CA7" w14:paraId="3FD224B8" w14:textId="77777777" w:rsidTr="00A1511B">
        <w:trPr>
          <w:cnfStyle w:val="100000000000" w:firstRow="1" w:lastRow="0" w:firstColumn="0" w:lastColumn="0" w:oddVBand="0" w:evenVBand="0" w:oddHBand="0" w:evenHBand="0" w:firstRowFirstColumn="0" w:firstRowLastColumn="0" w:lastRowFirstColumn="0" w:lastRowLastColumn="0"/>
          <w:trHeight w:val="899"/>
          <w:jc w:val="center"/>
        </w:trPr>
        <w:tc>
          <w:tcPr>
            <w:cnfStyle w:val="001000000100" w:firstRow="0" w:lastRow="0" w:firstColumn="1" w:lastColumn="0" w:oddVBand="0" w:evenVBand="0" w:oddHBand="0" w:evenHBand="0" w:firstRowFirstColumn="1" w:firstRowLastColumn="0" w:lastRowFirstColumn="0" w:lastRowLastColumn="0"/>
            <w:tcW w:w="3152" w:type="dxa"/>
            <w:noWrap/>
            <w:hideMark/>
          </w:tcPr>
          <w:p w14:paraId="7E6837F8" w14:textId="77777777" w:rsidR="00A1511B" w:rsidRDefault="00A1511B" w:rsidP="00F75CA7">
            <w:pPr>
              <w:widowControl/>
              <w:tabs>
                <w:tab w:val="clear" w:pos="8789"/>
              </w:tabs>
              <w:spacing w:before="0" w:after="0"/>
              <w:jc w:val="center"/>
              <w:rPr>
                <w:rFonts w:ascii="Calibri" w:eastAsia="Times New Roman" w:hAnsi="Calibri" w:cs="Calibri"/>
                <w:i w:val="0"/>
                <w:iCs w:val="0"/>
                <w:color w:val="000000"/>
                <w:spacing w:val="0"/>
                <w:lang w:eastAsia="es-ES"/>
              </w:rPr>
            </w:pPr>
            <w:r>
              <w:rPr>
                <w:rFonts w:ascii="Calibri" w:eastAsia="Times New Roman" w:hAnsi="Calibri" w:cs="Calibri"/>
                <w:color w:val="000000"/>
                <w:spacing w:val="0"/>
                <w:lang w:eastAsia="es-ES"/>
              </w:rPr>
              <w:t xml:space="preserve">Fecha del </w:t>
            </w:r>
          </w:p>
          <w:p w14:paraId="2AD546CD" w14:textId="3E5FDB2E" w:rsidR="00F75CA7" w:rsidRPr="00F75CA7" w:rsidRDefault="00F75CA7" w:rsidP="00F75CA7">
            <w:pPr>
              <w:widowControl/>
              <w:tabs>
                <w:tab w:val="clear" w:pos="8789"/>
              </w:tabs>
              <w:spacing w:before="0" w:after="0"/>
              <w:jc w:val="center"/>
              <w:rPr>
                <w:rFonts w:ascii="Calibri" w:eastAsia="Times New Roman" w:hAnsi="Calibri" w:cs="Calibri"/>
                <w:color w:val="000000"/>
                <w:spacing w:val="0"/>
                <w:lang w:eastAsia="es-ES"/>
              </w:rPr>
            </w:pPr>
            <w:r w:rsidRPr="00F75CA7">
              <w:rPr>
                <w:rFonts w:ascii="Calibri" w:eastAsia="Times New Roman" w:hAnsi="Calibri" w:cs="Calibri"/>
                <w:color w:val="000000"/>
                <w:spacing w:val="0"/>
                <w:lang w:eastAsia="es-ES"/>
              </w:rPr>
              <w:t>Episodio</w:t>
            </w:r>
          </w:p>
        </w:tc>
        <w:tc>
          <w:tcPr>
            <w:tcW w:w="3784" w:type="dxa"/>
            <w:noWrap/>
            <w:hideMark/>
          </w:tcPr>
          <w:p w14:paraId="5309F393" w14:textId="77777777" w:rsidR="00F75CA7" w:rsidRPr="00F75CA7" w:rsidRDefault="00F75CA7" w:rsidP="00F75CA7">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F75CA7">
              <w:rPr>
                <w:rFonts w:ascii="Calibri" w:eastAsia="Times New Roman" w:hAnsi="Calibri" w:cs="Calibri"/>
                <w:color w:val="000000"/>
                <w:spacing w:val="0"/>
                <w:lang w:eastAsia="es-ES"/>
              </w:rPr>
              <w:t>Pérdida del hietograma (%)</w:t>
            </w:r>
          </w:p>
        </w:tc>
      </w:tr>
      <w:tr w:rsidR="00F75CA7" w:rsidRPr="00F75CA7" w14:paraId="3CCFBB6E" w14:textId="77777777" w:rsidTr="00A1511B">
        <w:trPr>
          <w:cnfStyle w:val="000000100000" w:firstRow="0" w:lastRow="0" w:firstColumn="0" w:lastColumn="0" w:oddVBand="0" w:evenVBand="0" w:oddHBand="1"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3152" w:type="dxa"/>
            <w:hideMark/>
          </w:tcPr>
          <w:p w14:paraId="7BD78A45" w14:textId="77777777" w:rsidR="00F75CA7" w:rsidRPr="00F75CA7" w:rsidRDefault="00F75CA7" w:rsidP="00F75CA7">
            <w:pPr>
              <w:widowControl/>
              <w:tabs>
                <w:tab w:val="clear" w:pos="8789"/>
              </w:tabs>
              <w:spacing w:before="0" w:after="0"/>
              <w:jc w:val="center"/>
              <w:rPr>
                <w:rFonts w:ascii="Arial" w:eastAsia="Times New Roman" w:hAnsi="Arial" w:cs="Arial"/>
                <w:color w:val="000000"/>
                <w:spacing w:val="0"/>
                <w:sz w:val="18"/>
                <w:szCs w:val="18"/>
                <w:lang w:eastAsia="es-ES"/>
              </w:rPr>
            </w:pPr>
            <w:r w:rsidRPr="00F75CA7">
              <w:rPr>
                <w:rFonts w:ascii="Arial" w:eastAsia="Times New Roman" w:hAnsi="Arial" w:cs="Arial"/>
                <w:color w:val="000000"/>
                <w:spacing w:val="0"/>
                <w:sz w:val="18"/>
                <w:szCs w:val="18"/>
                <w:lang w:eastAsia="es-ES"/>
              </w:rPr>
              <w:t>1/11/2015</w:t>
            </w:r>
          </w:p>
        </w:tc>
        <w:tc>
          <w:tcPr>
            <w:tcW w:w="3784" w:type="dxa"/>
            <w:noWrap/>
            <w:hideMark/>
          </w:tcPr>
          <w:p w14:paraId="16E07AB2" w14:textId="77777777" w:rsidR="00F75CA7" w:rsidRPr="00F75CA7" w:rsidRDefault="00F75CA7" w:rsidP="00F75CA7">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F75CA7">
              <w:rPr>
                <w:rFonts w:ascii="Calibri" w:eastAsia="Times New Roman" w:hAnsi="Calibri" w:cs="Calibri"/>
                <w:color w:val="000000"/>
                <w:spacing w:val="0"/>
                <w:lang w:eastAsia="es-ES"/>
              </w:rPr>
              <w:t>2%</w:t>
            </w:r>
          </w:p>
        </w:tc>
      </w:tr>
      <w:tr w:rsidR="00F75CA7" w:rsidRPr="00F75CA7" w14:paraId="660AAF72" w14:textId="77777777" w:rsidTr="00A1511B">
        <w:trPr>
          <w:trHeight w:val="448"/>
          <w:jc w:val="center"/>
        </w:trPr>
        <w:tc>
          <w:tcPr>
            <w:cnfStyle w:val="001000000000" w:firstRow="0" w:lastRow="0" w:firstColumn="1" w:lastColumn="0" w:oddVBand="0" w:evenVBand="0" w:oddHBand="0" w:evenHBand="0" w:firstRowFirstColumn="0" w:firstRowLastColumn="0" w:lastRowFirstColumn="0" w:lastRowLastColumn="0"/>
            <w:tcW w:w="3152" w:type="dxa"/>
            <w:hideMark/>
          </w:tcPr>
          <w:p w14:paraId="085650B8" w14:textId="77777777" w:rsidR="00F75CA7" w:rsidRPr="00F75CA7" w:rsidRDefault="00F75CA7" w:rsidP="00F75CA7">
            <w:pPr>
              <w:widowControl/>
              <w:tabs>
                <w:tab w:val="clear" w:pos="8789"/>
              </w:tabs>
              <w:spacing w:before="0" w:after="0"/>
              <w:jc w:val="center"/>
              <w:rPr>
                <w:rFonts w:ascii="Arial" w:eastAsia="Times New Roman" w:hAnsi="Arial" w:cs="Arial"/>
                <w:color w:val="000000"/>
                <w:spacing w:val="0"/>
                <w:sz w:val="18"/>
                <w:szCs w:val="18"/>
                <w:lang w:eastAsia="es-ES"/>
              </w:rPr>
            </w:pPr>
            <w:r w:rsidRPr="00F75CA7">
              <w:rPr>
                <w:rFonts w:ascii="Arial" w:eastAsia="Times New Roman" w:hAnsi="Arial" w:cs="Arial"/>
                <w:color w:val="000000"/>
                <w:spacing w:val="0"/>
                <w:sz w:val="18"/>
                <w:szCs w:val="18"/>
                <w:lang w:eastAsia="es-ES"/>
              </w:rPr>
              <w:t>18/10/17</w:t>
            </w:r>
          </w:p>
        </w:tc>
        <w:tc>
          <w:tcPr>
            <w:tcW w:w="3784" w:type="dxa"/>
            <w:noWrap/>
            <w:hideMark/>
          </w:tcPr>
          <w:p w14:paraId="72634994" w14:textId="77777777" w:rsidR="00F75CA7" w:rsidRPr="00F75CA7" w:rsidRDefault="00F75CA7" w:rsidP="00F75CA7">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F75CA7">
              <w:rPr>
                <w:rFonts w:ascii="Calibri" w:eastAsia="Times New Roman" w:hAnsi="Calibri" w:cs="Calibri"/>
                <w:color w:val="000000"/>
                <w:spacing w:val="0"/>
                <w:lang w:eastAsia="es-ES"/>
              </w:rPr>
              <w:t>39%</w:t>
            </w:r>
          </w:p>
        </w:tc>
      </w:tr>
      <w:tr w:rsidR="00F75CA7" w:rsidRPr="00F75CA7" w14:paraId="3799C0EA" w14:textId="77777777" w:rsidTr="00A1511B">
        <w:trPr>
          <w:cnfStyle w:val="000000100000" w:firstRow="0" w:lastRow="0" w:firstColumn="0" w:lastColumn="0" w:oddVBand="0" w:evenVBand="0" w:oddHBand="1"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3152" w:type="dxa"/>
            <w:hideMark/>
          </w:tcPr>
          <w:p w14:paraId="42F98BD8" w14:textId="77777777" w:rsidR="00F75CA7" w:rsidRPr="00F75CA7" w:rsidRDefault="00F75CA7" w:rsidP="00F75CA7">
            <w:pPr>
              <w:widowControl/>
              <w:tabs>
                <w:tab w:val="clear" w:pos="8789"/>
              </w:tabs>
              <w:spacing w:before="0" w:after="0"/>
              <w:jc w:val="center"/>
              <w:rPr>
                <w:rFonts w:ascii="Arial" w:eastAsia="Times New Roman" w:hAnsi="Arial" w:cs="Arial"/>
                <w:color w:val="000000"/>
                <w:spacing w:val="0"/>
                <w:sz w:val="18"/>
                <w:szCs w:val="18"/>
                <w:lang w:eastAsia="es-ES"/>
              </w:rPr>
            </w:pPr>
            <w:r w:rsidRPr="00F75CA7">
              <w:rPr>
                <w:rFonts w:ascii="Arial" w:eastAsia="Times New Roman" w:hAnsi="Arial" w:cs="Arial"/>
                <w:color w:val="000000"/>
                <w:spacing w:val="0"/>
                <w:sz w:val="18"/>
                <w:szCs w:val="18"/>
                <w:lang w:eastAsia="es-ES"/>
              </w:rPr>
              <w:t>3/11/2017</w:t>
            </w:r>
          </w:p>
        </w:tc>
        <w:tc>
          <w:tcPr>
            <w:tcW w:w="3784" w:type="dxa"/>
            <w:noWrap/>
            <w:hideMark/>
          </w:tcPr>
          <w:p w14:paraId="7A76B8BA" w14:textId="77777777" w:rsidR="00F75CA7" w:rsidRPr="00F75CA7" w:rsidRDefault="00F75CA7" w:rsidP="00F75CA7">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F75CA7">
              <w:rPr>
                <w:rFonts w:ascii="Calibri" w:eastAsia="Times New Roman" w:hAnsi="Calibri" w:cs="Calibri"/>
                <w:color w:val="000000"/>
                <w:spacing w:val="0"/>
                <w:lang w:eastAsia="es-ES"/>
              </w:rPr>
              <w:t>15%</w:t>
            </w:r>
          </w:p>
        </w:tc>
      </w:tr>
      <w:tr w:rsidR="00F75CA7" w:rsidRPr="00F75CA7" w14:paraId="44972518" w14:textId="77777777" w:rsidTr="00A1511B">
        <w:trPr>
          <w:trHeight w:val="448"/>
          <w:jc w:val="center"/>
        </w:trPr>
        <w:tc>
          <w:tcPr>
            <w:cnfStyle w:val="001000000000" w:firstRow="0" w:lastRow="0" w:firstColumn="1" w:lastColumn="0" w:oddVBand="0" w:evenVBand="0" w:oddHBand="0" w:evenHBand="0" w:firstRowFirstColumn="0" w:firstRowLastColumn="0" w:lastRowFirstColumn="0" w:lastRowLastColumn="0"/>
            <w:tcW w:w="3152" w:type="dxa"/>
            <w:hideMark/>
          </w:tcPr>
          <w:p w14:paraId="208AA8E7" w14:textId="77777777" w:rsidR="00F75CA7" w:rsidRPr="00F75CA7" w:rsidRDefault="00F75CA7" w:rsidP="00F75CA7">
            <w:pPr>
              <w:widowControl/>
              <w:tabs>
                <w:tab w:val="clear" w:pos="8789"/>
              </w:tabs>
              <w:spacing w:before="0" w:after="0"/>
              <w:jc w:val="center"/>
              <w:rPr>
                <w:rFonts w:ascii="Arial" w:eastAsia="Times New Roman" w:hAnsi="Arial" w:cs="Arial"/>
                <w:color w:val="000000"/>
                <w:spacing w:val="0"/>
                <w:sz w:val="18"/>
                <w:szCs w:val="18"/>
                <w:lang w:eastAsia="es-ES"/>
              </w:rPr>
            </w:pPr>
            <w:r w:rsidRPr="00F75CA7">
              <w:rPr>
                <w:rFonts w:ascii="Arial" w:eastAsia="Times New Roman" w:hAnsi="Arial" w:cs="Arial"/>
                <w:color w:val="000000"/>
                <w:spacing w:val="0"/>
                <w:sz w:val="18"/>
                <w:szCs w:val="18"/>
                <w:lang w:eastAsia="es-ES"/>
              </w:rPr>
              <w:t>29/11/17</w:t>
            </w:r>
          </w:p>
        </w:tc>
        <w:tc>
          <w:tcPr>
            <w:tcW w:w="3784" w:type="dxa"/>
            <w:noWrap/>
            <w:hideMark/>
          </w:tcPr>
          <w:p w14:paraId="027E5BDF" w14:textId="77777777" w:rsidR="00F75CA7" w:rsidRPr="00F75CA7" w:rsidRDefault="00F75CA7" w:rsidP="00F75CA7">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F75CA7">
              <w:rPr>
                <w:rFonts w:ascii="Calibri" w:eastAsia="Times New Roman" w:hAnsi="Calibri" w:cs="Calibri"/>
                <w:color w:val="000000"/>
                <w:spacing w:val="0"/>
                <w:lang w:eastAsia="es-ES"/>
              </w:rPr>
              <w:t>86%</w:t>
            </w:r>
          </w:p>
        </w:tc>
      </w:tr>
      <w:tr w:rsidR="00F75CA7" w:rsidRPr="00F75CA7" w14:paraId="34C128A1" w14:textId="77777777" w:rsidTr="00A1511B">
        <w:trPr>
          <w:cnfStyle w:val="000000100000" w:firstRow="0" w:lastRow="0" w:firstColumn="0" w:lastColumn="0" w:oddVBand="0" w:evenVBand="0" w:oddHBand="1"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3152" w:type="dxa"/>
            <w:hideMark/>
          </w:tcPr>
          <w:p w14:paraId="7576F491" w14:textId="77777777" w:rsidR="00F75CA7" w:rsidRPr="00F75CA7" w:rsidRDefault="00F75CA7" w:rsidP="00F75CA7">
            <w:pPr>
              <w:widowControl/>
              <w:tabs>
                <w:tab w:val="clear" w:pos="8789"/>
              </w:tabs>
              <w:spacing w:before="0" w:after="0"/>
              <w:jc w:val="center"/>
              <w:rPr>
                <w:rFonts w:ascii="Arial" w:eastAsia="Times New Roman" w:hAnsi="Arial" w:cs="Arial"/>
                <w:color w:val="000000"/>
                <w:spacing w:val="0"/>
                <w:sz w:val="18"/>
                <w:szCs w:val="18"/>
                <w:lang w:eastAsia="es-ES"/>
              </w:rPr>
            </w:pPr>
            <w:r w:rsidRPr="00F75CA7">
              <w:rPr>
                <w:rFonts w:ascii="Arial" w:eastAsia="Times New Roman" w:hAnsi="Arial" w:cs="Arial"/>
                <w:color w:val="000000"/>
                <w:spacing w:val="0"/>
                <w:sz w:val="18"/>
                <w:szCs w:val="18"/>
                <w:lang w:eastAsia="es-ES"/>
              </w:rPr>
              <w:t>25/11/20</w:t>
            </w:r>
          </w:p>
        </w:tc>
        <w:tc>
          <w:tcPr>
            <w:tcW w:w="3784" w:type="dxa"/>
            <w:noWrap/>
            <w:hideMark/>
          </w:tcPr>
          <w:p w14:paraId="6F915044" w14:textId="77777777" w:rsidR="00F75CA7" w:rsidRPr="00F75CA7" w:rsidRDefault="00F75CA7" w:rsidP="00F75CA7">
            <w:pPr>
              <w:keepNext/>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F75CA7">
              <w:rPr>
                <w:rFonts w:ascii="Calibri" w:eastAsia="Times New Roman" w:hAnsi="Calibri" w:cs="Calibri"/>
                <w:color w:val="000000"/>
                <w:spacing w:val="0"/>
                <w:lang w:eastAsia="es-ES"/>
              </w:rPr>
              <w:t>39%</w:t>
            </w:r>
          </w:p>
        </w:tc>
      </w:tr>
    </w:tbl>
    <w:p w14:paraId="7C299364" w14:textId="2C71F9FF" w:rsidR="00F75CA7" w:rsidRDefault="00F75CA7" w:rsidP="00F75CA7">
      <w:pPr>
        <w:pStyle w:val="Descripcin"/>
      </w:pPr>
      <w:bookmarkStart w:id="173" w:name="_Ref98867905"/>
      <w:bookmarkStart w:id="174" w:name="_Toc99969438"/>
      <w:r>
        <w:t xml:space="preserve">Tabla </w:t>
      </w:r>
      <w:fldSimple w:instr=" SEQ Tabla \* ARABIC ">
        <w:r w:rsidR="004F2F11">
          <w:rPr>
            <w:noProof/>
          </w:rPr>
          <w:t>12</w:t>
        </w:r>
      </w:fldSimple>
      <w:bookmarkEnd w:id="173"/>
      <w:r>
        <w:t>. Resumen de la pérdida de información del Método de las 7am-7am</w:t>
      </w:r>
      <w:bookmarkEnd w:id="174"/>
    </w:p>
    <w:p w14:paraId="18C9DDF3" w14:textId="057CF1F6" w:rsidR="00DB5223" w:rsidRDefault="00DB5223" w:rsidP="00DB5223"/>
    <w:p w14:paraId="255B2DF4" w14:textId="77777777" w:rsidR="00574CE4" w:rsidRDefault="00574CE4" w:rsidP="00DB5223"/>
    <w:p w14:paraId="682A83DB" w14:textId="50BF409F" w:rsidR="00F75CA7" w:rsidRDefault="00F75CA7" w:rsidP="00DB5223">
      <w:r>
        <w:t xml:space="preserve">Donde los episodios se refieren a los mismos eventos que los que se han tomado en el Método Alternativo para elaborar el hietograma de precipitación “más probable” de la </w:t>
      </w:r>
      <w:r w:rsidR="00136F9D">
        <w:rPr>
          <w:highlight w:val="green"/>
        </w:rPr>
        <w:fldChar w:fldCharType="begin"/>
      </w:r>
      <w:r w:rsidR="00136F9D">
        <w:instrText xml:space="preserve"> REF _Ref98867928 \h </w:instrText>
      </w:r>
      <w:r w:rsidR="00136F9D">
        <w:rPr>
          <w:highlight w:val="green"/>
        </w:rPr>
      </w:r>
      <w:r w:rsidR="00136F9D">
        <w:rPr>
          <w:highlight w:val="green"/>
        </w:rPr>
        <w:fldChar w:fldCharType="separate"/>
      </w:r>
      <w:r w:rsidR="004F2F11">
        <w:t xml:space="preserve">Ilustración </w:t>
      </w:r>
      <w:r w:rsidR="004F2F11">
        <w:rPr>
          <w:noProof/>
        </w:rPr>
        <w:t>17</w:t>
      </w:r>
      <w:r w:rsidR="00136F9D">
        <w:rPr>
          <w:highlight w:val="green"/>
        </w:rPr>
        <w:fldChar w:fldCharType="end"/>
      </w:r>
      <w:r w:rsidR="00136F9D">
        <w:t xml:space="preserve"> </w:t>
      </w:r>
      <w:r w:rsidR="003642D9">
        <w:t xml:space="preserve">y más en detalle sobre la </w:t>
      </w:r>
      <w:r w:rsidR="00136F9D">
        <w:rPr>
          <w:highlight w:val="green"/>
        </w:rPr>
        <w:fldChar w:fldCharType="begin"/>
      </w:r>
      <w:r w:rsidR="00136F9D">
        <w:instrText xml:space="preserve"> REF _Ref98867956 \h </w:instrText>
      </w:r>
      <w:r w:rsidR="00136F9D">
        <w:rPr>
          <w:highlight w:val="green"/>
        </w:rPr>
      </w:r>
      <w:r w:rsidR="00136F9D">
        <w:rPr>
          <w:highlight w:val="green"/>
        </w:rPr>
        <w:fldChar w:fldCharType="separate"/>
      </w:r>
      <w:r w:rsidR="004F2F11">
        <w:t xml:space="preserve">Tabla </w:t>
      </w:r>
      <w:r w:rsidR="004F2F11">
        <w:rPr>
          <w:noProof/>
        </w:rPr>
        <w:t>26</w:t>
      </w:r>
      <w:r w:rsidR="00136F9D">
        <w:rPr>
          <w:highlight w:val="green"/>
        </w:rPr>
        <w:fldChar w:fldCharType="end"/>
      </w:r>
      <w:r w:rsidR="00136F9D">
        <w:t>.</w:t>
      </w:r>
    </w:p>
    <w:p w14:paraId="270CEA81" w14:textId="77777777" w:rsidR="003348A7" w:rsidRPr="00DB5223" w:rsidRDefault="003348A7" w:rsidP="00DB5223"/>
    <w:p w14:paraId="2CDFA27E" w14:textId="58F36423" w:rsidR="00CB0307" w:rsidRDefault="00DB5223" w:rsidP="00DB5223">
      <w:pPr>
        <w:pStyle w:val="Ttulo3"/>
      </w:pPr>
      <w:bookmarkStart w:id="175" w:name="_Toc99969412"/>
      <w:proofErr w:type="spellStart"/>
      <w:r>
        <w:t>Método</w:t>
      </w:r>
      <w:proofErr w:type="spellEnd"/>
      <w:r>
        <w:t xml:space="preserve"> Alternativo del </w:t>
      </w:r>
      <w:proofErr w:type="spellStart"/>
      <w:r>
        <w:t>percentil</w:t>
      </w:r>
      <w:proofErr w:type="spellEnd"/>
      <w:r>
        <w:t xml:space="preserve"> 80</w:t>
      </w:r>
      <w:bookmarkEnd w:id="175"/>
    </w:p>
    <w:p w14:paraId="1A698249" w14:textId="77777777" w:rsidR="00CB0307" w:rsidRDefault="00CB0307" w:rsidP="00CB0307"/>
    <w:p w14:paraId="5CB7DB12" w14:textId="77777777" w:rsidR="00CB0307" w:rsidRDefault="00CB0307" w:rsidP="00CB0307">
      <w:r>
        <w:t xml:space="preserve">Para considerar el reparto temporal real de un episodio de lluvias sobre la cuenca del río </w:t>
      </w:r>
      <w:proofErr w:type="spellStart"/>
      <w:r>
        <w:t>Anzur</w:t>
      </w:r>
      <w:proofErr w:type="spellEnd"/>
      <w:r>
        <w:t xml:space="preserve"> se ha procedido a estudiar todos los episodios de lluvias que se encuentran en el percentil 80 para tratar de modelar una “lluvia tipo”.</w:t>
      </w:r>
    </w:p>
    <w:p w14:paraId="145C365B" w14:textId="77777777" w:rsidR="00CB0307" w:rsidRDefault="00CB0307" w:rsidP="00CB0307"/>
    <w:p w14:paraId="309DFB5B" w14:textId="67CFF2A6" w:rsidR="00CB0307" w:rsidRDefault="00B21B61" w:rsidP="00CB0307">
      <w:r>
        <w:t>En base a</w:t>
      </w:r>
      <w:r w:rsidR="00CB0307">
        <w:t xml:space="preserve"> el histórico recogido, se ha realizado una media de todos los episodios en concepto de función de probabilidad de lluvia para cada bloque horario y a su vez se ha extrapolado al valor de 100 años para crear el “episodio de lluvia más probable” en base a cómo se han desarrollado últimamente los de mayor magnitud.</w:t>
      </w:r>
    </w:p>
    <w:p w14:paraId="4191C4D2" w14:textId="20FAA706" w:rsidR="003348A7" w:rsidRDefault="003348A7" w:rsidP="00CB0307"/>
    <w:p w14:paraId="789F9009" w14:textId="1F769B2F" w:rsidR="00C46EA8" w:rsidRDefault="003348A7" w:rsidP="00CB0307">
      <w:r>
        <w:t xml:space="preserve">Los resultados </w:t>
      </w:r>
      <w:r w:rsidR="00C46EA8">
        <w:t xml:space="preserve">de la </w:t>
      </w:r>
      <w:r w:rsidR="00136F9D">
        <w:rPr>
          <w:highlight w:val="green"/>
        </w:rPr>
        <w:fldChar w:fldCharType="begin"/>
      </w:r>
      <w:r w:rsidR="00136F9D">
        <w:instrText xml:space="preserve"> REF _Ref98867956 \h </w:instrText>
      </w:r>
      <w:r w:rsidR="00136F9D">
        <w:rPr>
          <w:highlight w:val="green"/>
        </w:rPr>
      </w:r>
      <w:r w:rsidR="00136F9D">
        <w:rPr>
          <w:highlight w:val="green"/>
        </w:rPr>
        <w:fldChar w:fldCharType="separate"/>
      </w:r>
      <w:r w:rsidR="004F2F11">
        <w:t xml:space="preserve">Tabla </w:t>
      </w:r>
      <w:r w:rsidR="004F2F11">
        <w:rPr>
          <w:noProof/>
        </w:rPr>
        <w:t>26</w:t>
      </w:r>
      <w:r w:rsidR="00136F9D">
        <w:rPr>
          <w:highlight w:val="green"/>
        </w:rPr>
        <w:fldChar w:fldCharType="end"/>
      </w:r>
      <w:r w:rsidR="00136F9D">
        <w:t xml:space="preserve"> </w:t>
      </w:r>
      <w:r w:rsidR="00C46EA8">
        <w:t xml:space="preserve">muestran los valores que se han escogido para la metodología descrita en este apartado, así como el valor último del hidrograma “más probable” hallado a partir de una extrapolación respecto a la precipitación con periodo de retorno 100 años de </w:t>
      </w:r>
      <w:r w:rsidR="009121ED">
        <w:t xml:space="preserve">esta </w:t>
      </w:r>
      <w:r w:rsidR="00C46EA8">
        <w:t xml:space="preserve">zona de estudio (68.58 mm, </w:t>
      </w:r>
      <w:r w:rsidR="00136F9D">
        <w:rPr>
          <w:highlight w:val="green"/>
        </w:rPr>
        <w:fldChar w:fldCharType="begin"/>
      </w:r>
      <w:r w:rsidR="00136F9D">
        <w:instrText xml:space="preserve"> REF _Ref98867871 \h </w:instrText>
      </w:r>
      <w:r w:rsidR="00136F9D">
        <w:rPr>
          <w:highlight w:val="green"/>
        </w:rPr>
      </w:r>
      <w:r w:rsidR="00136F9D">
        <w:rPr>
          <w:highlight w:val="green"/>
        </w:rPr>
        <w:fldChar w:fldCharType="separate"/>
      </w:r>
      <w:r w:rsidR="004F2F11">
        <w:t xml:space="preserve">Tabla </w:t>
      </w:r>
      <w:r w:rsidR="004F2F11">
        <w:rPr>
          <w:noProof/>
        </w:rPr>
        <w:t>25</w:t>
      </w:r>
      <w:r w:rsidR="00136F9D">
        <w:rPr>
          <w:highlight w:val="green"/>
        </w:rPr>
        <w:fldChar w:fldCharType="end"/>
      </w:r>
      <w:r w:rsidR="00C46EA8">
        <w:t xml:space="preserve">). </w:t>
      </w:r>
    </w:p>
    <w:p w14:paraId="2414F741" w14:textId="77777777" w:rsidR="00876A9C" w:rsidRDefault="00876A9C" w:rsidP="00CB0307"/>
    <w:p w14:paraId="4AE659EF" w14:textId="341CC687" w:rsidR="003348A7" w:rsidRDefault="00C46EA8" w:rsidP="00CB0307">
      <w:r>
        <w:t xml:space="preserve">En la </w:t>
      </w:r>
      <w:r w:rsidR="00136F9D">
        <w:rPr>
          <w:highlight w:val="green"/>
        </w:rPr>
        <w:fldChar w:fldCharType="begin"/>
      </w:r>
      <w:r w:rsidR="00136F9D">
        <w:instrText xml:space="preserve"> REF _Ref98867928 \h </w:instrText>
      </w:r>
      <w:r w:rsidR="00136F9D">
        <w:rPr>
          <w:highlight w:val="green"/>
        </w:rPr>
      </w:r>
      <w:r w:rsidR="00136F9D">
        <w:rPr>
          <w:highlight w:val="green"/>
        </w:rPr>
        <w:fldChar w:fldCharType="separate"/>
      </w:r>
      <w:r w:rsidR="004F2F11">
        <w:t xml:space="preserve">Ilustración </w:t>
      </w:r>
      <w:r w:rsidR="004F2F11">
        <w:rPr>
          <w:noProof/>
        </w:rPr>
        <w:t>17</w:t>
      </w:r>
      <w:r w:rsidR="00136F9D">
        <w:rPr>
          <w:highlight w:val="green"/>
        </w:rPr>
        <w:fldChar w:fldCharType="end"/>
      </w:r>
      <w:r w:rsidR="00136F9D">
        <w:t xml:space="preserve"> </w:t>
      </w:r>
      <w:r>
        <w:t>se pueden observar los resultados de dicha extrapolación.</w:t>
      </w:r>
    </w:p>
    <w:p w14:paraId="1572FD2C" w14:textId="4090E483" w:rsidR="003348A7" w:rsidRDefault="003348A7" w:rsidP="00CB0307"/>
    <w:p w14:paraId="119B41B8" w14:textId="77777777" w:rsidR="003348A7" w:rsidRDefault="003348A7" w:rsidP="00CB0307"/>
    <w:p w14:paraId="466FF144" w14:textId="77777777" w:rsidR="00941DB1" w:rsidRDefault="00941DB1" w:rsidP="00CB0307"/>
    <w:p w14:paraId="37C091AC" w14:textId="77777777" w:rsidR="00CB0307" w:rsidRDefault="00CB0307" w:rsidP="00CB0307"/>
    <w:p w14:paraId="43A524E1" w14:textId="51AC2BC1" w:rsidR="00DB5223" w:rsidRDefault="005109B3" w:rsidP="00DB5223">
      <w:pPr>
        <w:keepNext/>
        <w:jc w:val="center"/>
      </w:pPr>
      <w:r>
        <w:rPr>
          <w:noProof/>
        </w:rPr>
        <w:drawing>
          <wp:inline distT="0" distB="0" distL="0" distR="0" wp14:anchorId="55176CBE" wp14:editId="4BC8E145">
            <wp:extent cx="5032375" cy="2801285"/>
            <wp:effectExtent l="0" t="0" r="0" b="0"/>
            <wp:docPr id="17" name="Gráfico 17">
              <a:extLst xmlns:a="http://schemas.openxmlformats.org/drawingml/2006/main">
                <a:ext uri="{FF2B5EF4-FFF2-40B4-BE49-F238E27FC236}">
                  <a16:creationId xmlns:a16="http://schemas.microsoft.com/office/drawing/2014/main" id="{A7BE8884-C83F-4AFC-90C8-57E08E753B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1A1557D" w14:textId="56C7B464" w:rsidR="00CB0307" w:rsidRDefault="00DB5223" w:rsidP="00DB5223">
      <w:pPr>
        <w:pStyle w:val="Descripcin"/>
      </w:pPr>
      <w:bookmarkStart w:id="176" w:name="_Ref98867928"/>
      <w:bookmarkStart w:id="177" w:name="_Toc99969469"/>
      <w:r>
        <w:t xml:space="preserve">Ilustración </w:t>
      </w:r>
      <w:r w:rsidR="00F64826">
        <w:fldChar w:fldCharType="begin"/>
      </w:r>
      <w:r w:rsidR="00F64826">
        <w:instrText xml:space="preserve"> SEQ Ilustración \* ARABIC </w:instrText>
      </w:r>
      <w:r w:rsidR="00F64826">
        <w:fldChar w:fldCharType="separate"/>
      </w:r>
      <w:r w:rsidR="004F2F11">
        <w:rPr>
          <w:noProof/>
        </w:rPr>
        <w:t>17</w:t>
      </w:r>
      <w:r w:rsidR="00F64826">
        <w:rPr>
          <w:noProof/>
        </w:rPr>
        <w:fldChar w:fldCharType="end"/>
      </w:r>
      <w:bookmarkEnd w:id="176"/>
      <w:r>
        <w:t>. Hietograma para el Método Alternativo del percentil 80.</w:t>
      </w:r>
      <w:bookmarkEnd w:id="177"/>
    </w:p>
    <w:p w14:paraId="6778A032" w14:textId="091EC46A" w:rsidR="00CB0307" w:rsidRDefault="00CB0307" w:rsidP="00CB0307"/>
    <w:p w14:paraId="7C61D2BF" w14:textId="77777777" w:rsidR="00DB5223" w:rsidRDefault="00DB5223" w:rsidP="00CB0307"/>
    <w:p w14:paraId="11FCAD8F" w14:textId="5DB50974" w:rsidR="00CB0307" w:rsidRDefault="00CB0307" w:rsidP="00CB0307">
      <w:pPr>
        <w:rPr>
          <w:b/>
          <w:bCs/>
        </w:rPr>
      </w:pPr>
      <w:r>
        <w:t xml:space="preserve">De entrada, </w:t>
      </w:r>
      <w:r w:rsidR="00904141">
        <w:t>se puede ver</w:t>
      </w:r>
      <w:r>
        <w:t xml:space="preserve"> que el hietograma de los </w:t>
      </w:r>
      <w:r w:rsidR="00941DB1">
        <w:t>B</w:t>
      </w:r>
      <w:r>
        <w:t xml:space="preserve">loques </w:t>
      </w:r>
      <w:r w:rsidR="00941DB1">
        <w:t>A</w:t>
      </w:r>
      <w:r>
        <w:t xml:space="preserve">lternos resulta mucho más desfavorable que el observado en </w:t>
      </w:r>
      <w:r w:rsidR="00904141">
        <w:t>el</w:t>
      </w:r>
      <w:r>
        <w:t xml:space="preserve"> </w:t>
      </w:r>
      <w:r w:rsidR="00941DB1">
        <w:t>Método Alternativo</w:t>
      </w:r>
      <w:r w:rsidR="003642D9">
        <w:t xml:space="preserve"> ya que e</w:t>
      </w:r>
      <w:r>
        <w:t xml:space="preserve">n términos de la relación entre el valor punta y el volumen total del episodio, el método de los </w:t>
      </w:r>
      <w:r w:rsidR="00941DB1">
        <w:t>B</w:t>
      </w:r>
      <w:r>
        <w:t xml:space="preserve">loques </w:t>
      </w:r>
      <w:r w:rsidR="00941DB1">
        <w:t>A</w:t>
      </w:r>
      <w:r>
        <w:t xml:space="preserve">lternos alcanza un valor de 0.31 mientras que en </w:t>
      </w:r>
      <w:r w:rsidR="00904141">
        <w:t>el</w:t>
      </w:r>
      <w:r>
        <w:t xml:space="preserve"> modelo es de 0.15, es decir </w:t>
      </w:r>
      <w:r w:rsidRPr="00017CC6">
        <w:rPr>
          <w:b/>
          <w:bCs/>
        </w:rPr>
        <w:t>el valor punta es el doble en el método de los bloques alternos para el mismo volumen de lluvia caída.</w:t>
      </w:r>
    </w:p>
    <w:p w14:paraId="053885A1" w14:textId="3E9D57C2" w:rsidR="007710E0" w:rsidRDefault="007710E0" w:rsidP="00CB0307">
      <w:pPr>
        <w:rPr>
          <w:b/>
          <w:bCs/>
        </w:rPr>
      </w:pPr>
    </w:p>
    <w:p w14:paraId="353C733C" w14:textId="45A8A005" w:rsidR="007710E0" w:rsidRDefault="007710E0" w:rsidP="00CB0307">
      <w:r>
        <w:t>Esto puede entenderse como que el bloque horario de mayor intensidad “</w:t>
      </w:r>
      <w:proofErr w:type="spellStart"/>
      <w:r>
        <w:t>Pamx</w:t>
      </w:r>
      <w:proofErr w:type="spellEnd"/>
      <w:r>
        <w:t>” representa el 33% del total de lluvia “</w:t>
      </w:r>
      <w:proofErr w:type="spellStart"/>
      <w:r>
        <w:t>Ptotal</w:t>
      </w:r>
      <w:proofErr w:type="spellEnd"/>
      <w:r>
        <w:t xml:space="preserve">” en los Bloques Alternos mientras que, en el Método Alternativo, que es respaldado por el comportamiento real del histórico de precipitaciones de la zona, solo llega al 15% el bloque horario de mayor intensidad tal y como puede verse en la </w:t>
      </w:r>
      <w:r w:rsidR="00136F9D">
        <w:rPr>
          <w:highlight w:val="green"/>
        </w:rPr>
        <w:fldChar w:fldCharType="begin"/>
      </w:r>
      <w:r w:rsidR="00136F9D">
        <w:instrText xml:space="preserve"> REF _Ref98868008 \h </w:instrText>
      </w:r>
      <w:r w:rsidR="00136F9D">
        <w:rPr>
          <w:highlight w:val="green"/>
        </w:rPr>
      </w:r>
      <w:r w:rsidR="00136F9D">
        <w:rPr>
          <w:highlight w:val="green"/>
        </w:rPr>
        <w:fldChar w:fldCharType="separate"/>
      </w:r>
      <w:r w:rsidR="004F2F11">
        <w:t xml:space="preserve">Tabla </w:t>
      </w:r>
      <w:r w:rsidR="004F2F11">
        <w:rPr>
          <w:noProof/>
        </w:rPr>
        <w:t>13</w:t>
      </w:r>
      <w:r w:rsidR="00136F9D">
        <w:rPr>
          <w:highlight w:val="green"/>
        </w:rPr>
        <w:fldChar w:fldCharType="end"/>
      </w:r>
      <w:r>
        <w:t>.</w:t>
      </w:r>
    </w:p>
    <w:p w14:paraId="2F45CF45" w14:textId="77777777" w:rsidR="007710E0" w:rsidRPr="007710E0" w:rsidRDefault="007710E0" w:rsidP="00CB0307"/>
    <w:p w14:paraId="0E74265A" w14:textId="3C90399E" w:rsidR="007710E0" w:rsidRDefault="007710E0" w:rsidP="00CB0307">
      <w:pPr>
        <w:rPr>
          <w:b/>
          <w:bCs/>
        </w:rPr>
      </w:pPr>
    </w:p>
    <w:tbl>
      <w:tblPr>
        <w:tblStyle w:val="Tablanormal5"/>
        <w:tblW w:w="4648" w:type="dxa"/>
        <w:jc w:val="center"/>
        <w:tblLook w:val="04A0" w:firstRow="1" w:lastRow="0" w:firstColumn="1" w:lastColumn="0" w:noHBand="0" w:noVBand="1"/>
      </w:tblPr>
      <w:tblGrid>
        <w:gridCol w:w="2488"/>
        <w:gridCol w:w="2160"/>
      </w:tblGrid>
      <w:tr w:rsidR="007710E0" w:rsidRPr="007710E0" w14:paraId="418BCC68" w14:textId="77777777" w:rsidTr="007710E0">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100" w:firstRow="0" w:lastRow="0" w:firstColumn="1" w:lastColumn="0" w:oddVBand="0" w:evenVBand="0" w:oddHBand="0" w:evenHBand="0" w:firstRowFirstColumn="1" w:firstRowLastColumn="0" w:lastRowFirstColumn="0" w:lastRowLastColumn="0"/>
            <w:tcW w:w="2488" w:type="dxa"/>
            <w:noWrap/>
            <w:hideMark/>
          </w:tcPr>
          <w:p w14:paraId="1B8CEF40" w14:textId="1E0E576E" w:rsidR="007710E0" w:rsidRPr="007710E0" w:rsidRDefault="007710E0" w:rsidP="007710E0">
            <w:pPr>
              <w:widowControl/>
              <w:tabs>
                <w:tab w:val="clear" w:pos="8789"/>
              </w:tabs>
              <w:spacing w:before="0" w:after="0"/>
              <w:jc w:val="left"/>
              <w:rPr>
                <w:rFonts w:ascii="Calibri" w:eastAsia="Times New Roman" w:hAnsi="Calibri" w:cs="Calibri"/>
                <w:color w:val="000000"/>
                <w:spacing w:val="0"/>
                <w:lang w:eastAsia="es-ES"/>
              </w:rPr>
            </w:pPr>
            <w:r w:rsidRPr="007710E0">
              <w:rPr>
                <w:rFonts w:ascii="Calibri" w:eastAsia="Times New Roman" w:hAnsi="Calibri" w:cs="Calibri"/>
                <w:color w:val="000000"/>
                <w:spacing w:val="0"/>
                <w:lang w:eastAsia="es-ES"/>
              </w:rPr>
              <w:t>Método</w:t>
            </w:r>
            <w:r w:rsidR="00A1511B">
              <w:rPr>
                <w:rFonts w:ascii="Calibri" w:eastAsia="Times New Roman" w:hAnsi="Calibri" w:cs="Calibri"/>
                <w:color w:val="000000"/>
                <w:spacing w:val="0"/>
                <w:lang w:eastAsia="es-ES"/>
              </w:rPr>
              <w:t xml:space="preserve"> empleado</w:t>
            </w:r>
          </w:p>
        </w:tc>
        <w:tc>
          <w:tcPr>
            <w:tcW w:w="2160" w:type="dxa"/>
            <w:noWrap/>
            <w:hideMark/>
          </w:tcPr>
          <w:p w14:paraId="08C325BF" w14:textId="77777777" w:rsidR="007710E0" w:rsidRPr="007710E0" w:rsidRDefault="007710E0" w:rsidP="007710E0">
            <w:pPr>
              <w:widowControl/>
              <w:tabs>
                <w:tab w:val="clear" w:pos="8789"/>
              </w:tabs>
              <w:spacing w:before="0"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roofErr w:type="spellStart"/>
            <w:r w:rsidRPr="007710E0">
              <w:rPr>
                <w:rFonts w:ascii="Calibri" w:eastAsia="Times New Roman" w:hAnsi="Calibri" w:cs="Calibri"/>
                <w:color w:val="000000"/>
                <w:spacing w:val="0"/>
                <w:lang w:eastAsia="es-ES"/>
              </w:rPr>
              <w:t>Pmax</w:t>
            </w:r>
            <w:proofErr w:type="spellEnd"/>
            <w:r w:rsidRPr="007710E0">
              <w:rPr>
                <w:rFonts w:ascii="Calibri" w:eastAsia="Times New Roman" w:hAnsi="Calibri" w:cs="Calibri"/>
                <w:color w:val="000000"/>
                <w:spacing w:val="0"/>
                <w:lang w:eastAsia="es-ES"/>
              </w:rPr>
              <w:t>/</w:t>
            </w:r>
            <w:proofErr w:type="spellStart"/>
            <w:r w:rsidRPr="007710E0">
              <w:rPr>
                <w:rFonts w:ascii="Calibri" w:eastAsia="Times New Roman" w:hAnsi="Calibri" w:cs="Calibri"/>
                <w:color w:val="000000"/>
                <w:spacing w:val="0"/>
                <w:lang w:eastAsia="es-ES"/>
              </w:rPr>
              <w:t>Ptotal</w:t>
            </w:r>
            <w:proofErr w:type="spellEnd"/>
          </w:p>
        </w:tc>
      </w:tr>
      <w:tr w:rsidR="007710E0" w:rsidRPr="007710E0" w14:paraId="120F6E09" w14:textId="77777777" w:rsidTr="007710E0">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488" w:type="dxa"/>
            <w:noWrap/>
            <w:hideMark/>
          </w:tcPr>
          <w:p w14:paraId="2B2D7837" w14:textId="77777777" w:rsidR="007710E0" w:rsidRPr="007710E0" w:rsidRDefault="007710E0" w:rsidP="007710E0">
            <w:pPr>
              <w:widowControl/>
              <w:tabs>
                <w:tab w:val="clear" w:pos="8789"/>
              </w:tabs>
              <w:spacing w:before="0" w:after="0"/>
              <w:jc w:val="left"/>
              <w:rPr>
                <w:rFonts w:ascii="Calibri" w:eastAsia="Times New Roman" w:hAnsi="Calibri" w:cs="Calibri"/>
                <w:color w:val="000000"/>
                <w:spacing w:val="0"/>
                <w:lang w:eastAsia="es-ES"/>
              </w:rPr>
            </w:pPr>
            <w:r w:rsidRPr="007710E0">
              <w:rPr>
                <w:rFonts w:ascii="Calibri" w:eastAsia="Times New Roman" w:hAnsi="Calibri" w:cs="Calibri"/>
                <w:color w:val="000000"/>
                <w:spacing w:val="0"/>
                <w:lang w:eastAsia="es-ES"/>
              </w:rPr>
              <w:t>Bloques Alternos</w:t>
            </w:r>
          </w:p>
        </w:tc>
        <w:tc>
          <w:tcPr>
            <w:tcW w:w="2160" w:type="dxa"/>
            <w:noWrap/>
            <w:hideMark/>
          </w:tcPr>
          <w:p w14:paraId="0A69A5EF" w14:textId="77777777" w:rsidR="007710E0" w:rsidRPr="007710E0" w:rsidRDefault="007710E0" w:rsidP="007710E0">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710E0">
              <w:rPr>
                <w:rFonts w:ascii="Calibri" w:eastAsia="Times New Roman" w:hAnsi="Calibri" w:cs="Calibri"/>
                <w:color w:val="000000"/>
                <w:spacing w:val="0"/>
                <w:lang w:eastAsia="es-ES"/>
              </w:rPr>
              <w:t>33%</w:t>
            </w:r>
          </w:p>
        </w:tc>
      </w:tr>
      <w:tr w:rsidR="007710E0" w:rsidRPr="007710E0" w14:paraId="4EAB4A6F" w14:textId="77777777" w:rsidTr="007710E0">
        <w:trPr>
          <w:trHeight w:val="534"/>
          <w:jc w:val="center"/>
        </w:trPr>
        <w:tc>
          <w:tcPr>
            <w:cnfStyle w:val="001000000000" w:firstRow="0" w:lastRow="0" w:firstColumn="1" w:lastColumn="0" w:oddVBand="0" w:evenVBand="0" w:oddHBand="0" w:evenHBand="0" w:firstRowFirstColumn="0" w:firstRowLastColumn="0" w:lastRowFirstColumn="0" w:lastRowLastColumn="0"/>
            <w:tcW w:w="2488" w:type="dxa"/>
            <w:noWrap/>
            <w:hideMark/>
          </w:tcPr>
          <w:p w14:paraId="74FD0930" w14:textId="77777777" w:rsidR="007710E0" w:rsidRPr="007710E0" w:rsidRDefault="007710E0" w:rsidP="007710E0">
            <w:pPr>
              <w:widowControl/>
              <w:tabs>
                <w:tab w:val="clear" w:pos="8789"/>
              </w:tabs>
              <w:spacing w:before="0" w:after="0"/>
              <w:jc w:val="left"/>
              <w:rPr>
                <w:rFonts w:ascii="Calibri" w:eastAsia="Times New Roman" w:hAnsi="Calibri" w:cs="Calibri"/>
                <w:color w:val="000000"/>
                <w:spacing w:val="0"/>
                <w:lang w:eastAsia="es-ES"/>
              </w:rPr>
            </w:pPr>
            <w:r w:rsidRPr="007710E0">
              <w:rPr>
                <w:rFonts w:ascii="Calibri" w:eastAsia="Times New Roman" w:hAnsi="Calibri" w:cs="Calibri"/>
                <w:color w:val="000000"/>
                <w:spacing w:val="0"/>
                <w:lang w:eastAsia="es-ES"/>
              </w:rPr>
              <w:t>Método Alternativo</w:t>
            </w:r>
          </w:p>
        </w:tc>
        <w:tc>
          <w:tcPr>
            <w:tcW w:w="2160" w:type="dxa"/>
            <w:noWrap/>
            <w:hideMark/>
          </w:tcPr>
          <w:p w14:paraId="2A565FF0" w14:textId="77777777" w:rsidR="007710E0" w:rsidRPr="007710E0" w:rsidRDefault="007710E0" w:rsidP="007710E0">
            <w:pPr>
              <w:keepNext/>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710E0">
              <w:rPr>
                <w:rFonts w:ascii="Calibri" w:eastAsia="Times New Roman" w:hAnsi="Calibri" w:cs="Calibri"/>
                <w:color w:val="000000"/>
                <w:spacing w:val="0"/>
                <w:lang w:eastAsia="es-ES"/>
              </w:rPr>
              <w:t>15%</w:t>
            </w:r>
          </w:p>
        </w:tc>
      </w:tr>
    </w:tbl>
    <w:p w14:paraId="03FF48C1" w14:textId="62506A32" w:rsidR="007710E0" w:rsidRDefault="007710E0" w:rsidP="007710E0">
      <w:pPr>
        <w:pStyle w:val="Descripcin"/>
      </w:pPr>
      <w:bookmarkStart w:id="178" w:name="_Ref98868008"/>
      <w:bookmarkStart w:id="179" w:name="_Toc99969439"/>
      <w:r>
        <w:t xml:space="preserve">Tabla </w:t>
      </w:r>
      <w:fldSimple w:instr=" SEQ Tabla \* ARABIC ">
        <w:r w:rsidR="004F2F11">
          <w:rPr>
            <w:noProof/>
          </w:rPr>
          <w:t>13</w:t>
        </w:r>
      </w:fldSimple>
      <w:bookmarkEnd w:id="178"/>
      <w:r>
        <w:t xml:space="preserve">. Relación de </w:t>
      </w:r>
      <w:proofErr w:type="spellStart"/>
      <w:r>
        <w:t>Pmax</w:t>
      </w:r>
      <w:proofErr w:type="spellEnd"/>
      <w:r>
        <w:t>/</w:t>
      </w:r>
      <w:proofErr w:type="spellStart"/>
      <w:r>
        <w:t>Ptotal</w:t>
      </w:r>
      <w:proofErr w:type="spellEnd"/>
      <w:r>
        <w:t xml:space="preserve"> para los dos </w:t>
      </w:r>
      <w:proofErr w:type="spellStart"/>
      <w:r>
        <w:t>Métods</w:t>
      </w:r>
      <w:proofErr w:type="spellEnd"/>
      <w:r>
        <w:t xml:space="preserve"> de hietogramas del estudio</w:t>
      </w:r>
      <w:bookmarkEnd w:id="179"/>
    </w:p>
    <w:p w14:paraId="0B56A543" w14:textId="77777777" w:rsidR="007710E0" w:rsidRPr="007710E0" w:rsidRDefault="007710E0" w:rsidP="007710E0"/>
    <w:p w14:paraId="20CF84B4" w14:textId="77777777" w:rsidR="00941DB1" w:rsidRPr="00FA4DCD" w:rsidRDefault="00941DB1" w:rsidP="00CB0307"/>
    <w:p w14:paraId="5A3C7CC6" w14:textId="530A11A6" w:rsidR="00CB0307" w:rsidRDefault="00CB0307" w:rsidP="00CB0307">
      <w:r>
        <w:t xml:space="preserve">Por otro lado, se han separado de </w:t>
      </w:r>
      <w:r w:rsidR="00904141">
        <w:t>este</w:t>
      </w:r>
      <w:r>
        <w:t xml:space="preserve"> estudio las lluvias producidas en periodos de estiaje que cuentan con una duración especialmente corta (3-12h) para </w:t>
      </w:r>
      <w:r w:rsidR="00904141">
        <w:t xml:space="preserve">esta </w:t>
      </w:r>
      <w:r>
        <w:t xml:space="preserve">muestra. Este descarte se debe a que </w:t>
      </w:r>
      <w:r w:rsidR="00904141">
        <w:t>se ha</w:t>
      </w:r>
      <w:r>
        <w:t xml:space="preserve"> considerado este fenómeno digno de un estudio diferenciado por sus posibles efectos sobre el terreno, llegando a valores parecidos de volumen descargado para tiempos hasta 6 veces menores que en periodos de invierno.</w:t>
      </w:r>
    </w:p>
    <w:p w14:paraId="4453F59B" w14:textId="77777777" w:rsidR="00D100DE" w:rsidRDefault="00D100DE" w:rsidP="00CB0307"/>
    <w:p w14:paraId="5F7EE378" w14:textId="25AD27E3" w:rsidR="00B8524C" w:rsidRDefault="00941DB1" w:rsidP="00CB0307">
      <w:r>
        <w:lastRenderedPageBreak/>
        <w:t xml:space="preserve">De este modo, podría abrirse otra línea de investigación para periodos de estiaje donde los efectos pueden ser notablemente distintos a los de este estudio debido a las condiciones </w:t>
      </w:r>
      <w:r w:rsidR="00D100DE">
        <w:t xml:space="preserve">climáticas </w:t>
      </w:r>
      <w:r>
        <w:t>y del suelo.</w:t>
      </w:r>
    </w:p>
    <w:p w14:paraId="336BBC3D" w14:textId="38F75E25" w:rsidR="00CB0307" w:rsidRDefault="00CB0307" w:rsidP="00941DB1">
      <w:pPr>
        <w:pStyle w:val="Ttulo2"/>
        <w:numPr>
          <w:ilvl w:val="1"/>
          <w:numId w:val="3"/>
        </w:numPr>
      </w:pPr>
      <w:bookmarkStart w:id="180" w:name="_Toc99969413"/>
      <w:proofErr w:type="spellStart"/>
      <w:r>
        <w:t>Estudio</w:t>
      </w:r>
      <w:proofErr w:type="spellEnd"/>
      <w:r>
        <w:t xml:space="preserve"> de </w:t>
      </w:r>
      <w:proofErr w:type="spellStart"/>
      <w:r>
        <w:t>infiltraciones</w:t>
      </w:r>
      <w:bookmarkEnd w:id="180"/>
      <w:proofErr w:type="spellEnd"/>
    </w:p>
    <w:p w14:paraId="04E38E5B" w14:textId="77777777" w:rsidR="00941DB1" w:rsidRPr="00941DB1" w:rsidRDefault="00941DB1" w:rsidP="00941DB1">
      <w:pPr>
        <w:rPr>
          <w:lang w:val="en-US"/>
        </w:rPr>
      </w:pPr>
    </w:p>
    <w:p w14:paraId="47213159" w14:textId="15E3378B" w:rsidR="00CB0307" w:rsidRDefault="00941DB1" w:rsidP="00CB0307">
      <w:r>
        <w:t>A continuación,</w:t>
      </w:r>
      <w:r w:rsidR="004907D3">
        <w:t xml:space="preserve"> </w:t>
      </w:r>
      <w:r w:rsidR="00904141">
        <w:t>se van</w:t>
      </w:r>
      <w:r>
        <w:t xml:space="preserve"> a ver los dos métodos para trabajar con las infiltraciones en </w:t>
      </w:r>
      <w:r w:rsidR="00904141">
        <w:t>este</w:t>
      </w:r>
      <w:r>
        <w:t xml:space="preserve"> estudio; Método de las Abstracciones y Método de Green-</w:t>
      </w:r>
      <w:proofErr w:type="spellStart"/>
      <w:r>
        <w:t>Ampt</w:t>
      </w:r>
      <w:proofErr w:type="spellEnd"/>
      <w:r>
        <w:t>.</w:t>
      </w:r>
    </w:p>
    <w:p w14:paraId="5F6EFE38" w14:textId="77777777" w:rsidR="00CB0307" w:rsidRDefault="00CB0307" w:rsidP="00CB0307"/>
    <w:p w14:paraId="401B90D9" w14:textId="2D197676" w:rsidR="00CB0307" w:rsidRDefault="00CB0307" w:rsidP="00941DB1">
      <w:pPr>
        <w:pStyle w:val="Ttulo3"/>
      </w:pPr>
      <w:bookmarkStart w:id="181" w:name="_Toc99969414"/>
      <w:proofErr w:type="spellStart"/>
      <w:r>
        <w:t>Método</w:t>
      </w:r>
      <w:proofErr w:type="spellEnd"/>
      <w:r>
        <w:t xml:space="preserve"> de las </w:t>
      </w:r>
      <w:proofErr w:type="spellStart"/>
      <w:r w:rsidR="00941DB1">
        <w:t>A</w:t>
      </w:r>
      <w:r>
        <w:t>bstracciones</w:t>
      </w:r>
      <w:bookmarkEnd w:id="181"/>
      <w:proofErr w:type="spellEnd"/>
    </w:p>
    <w:p w14:paraId="7C909AE3" w14:textId="77777777" w:rsidR="00CB0307" w:rsidRDefault="00CB0307" w:rsidP="00CB0307"/>
    <w:p w14:paraId="5292F04C" w14:textId="351738B3" w:rsidR="00CB0307" w:rsidRDefault="00CB0307" w:rsidP="00CB0307">
      <w:r>
        <w:t xml:space="preserve">En primer lugar, se ha calculado un CN medio de </w:t>
      </w:r>
      <w:r w:rsidR="00904141">
        <w:t>la</w:t>
      </w:r>
      <w:r>
        <w:t xml:space="preserve"> cuenca tomando como punto de desagüe la estación de aforo </w:t>
      </w:r>
      <w:r w:rsidRPr="00BD6A49">
        <w:rPr>
          <w:i/>
          <w:iCs/>
        </w:rPr>
        <w:t>A10_ANZUR</w:t>
      </w:r>
      <w:r>
        <w:rPr>
          <w:i/>
          <w:iCs/>
        </w:rPr>
        <w:t xml:space="preserve"> </w:t>
      </w:r>
      <w:r>
        <w:t>facilitada por el SAIH</w:t>
      </w:r>
      <w:r w:rsidR="004907D3">
        <w:t xml:space="preserve"> del Guadalquivir</w:t>
      </w:r>
      <w:r>
        <w:t xml:space="preserve">. Para ello, </w:t>
      </w:r>
      <w:r w:rsidR="00904141">
        <w:t>se ha</w:t>
      </w:r>
      <w:r>
        <w:t xml:space="preserve"> acudido al IGN para descargar un fichero MDT25 con el que se han hallado todas las trayectorias de gota que dan al punto de desagüe y que forman por tanto </w:t>
      </w:r>
      <w:r w:rsidR="00904141">
        <w:t xml:space="preserve">la </w:t>
      </w:r>
      <w:r>
        <w:t>cuenca.</w:t>
      </w:r>
    </w:p>
    <w:p w14:paraId="6A197AEF" w14:textId="77777777" w:rsidR="00CB0307" w:rsidRDefault="00CB0307" w:rsidP="00CB0307"/>
    <w:p w14:paraId="6E8E0F2B" w14:textId="14BBA073" w:rsidR="00CB0307" w:rsidRDefault="00CB0307" w:rsidP="00CB0307">
      <w:r>
        <w:t>Una vez obtenida la cuenca, se ha cruzado con la información de CN desagregad</w:t>
      </w:r>
      <w:r w:rsidR="00724E28">
        <w:t>o</w:t>
      </w:r>
      <w:r>
        <w:t xml:space="preserve"> </w:t>
      </w:r>
      <w:r w:rsidR="00724E28">
        <w:t>por</w:t>
      </w:r>
      <w:r>
        <w:t xml:space="preserve"> zonas </w:t>
      </w:r>
      <w:r w:rsidR="00724E28">
        <w:t>que ofrece el servicio REDIAM</w:t>
      </w:r>
      <w:r w:rsidR="008A4441">
        <w:t xml:space="preserve"> </w:t>
      </w:r>
      <w:sdt>
        <w:sdtPr>
          <w:id w:val="567775988"/>
          <w:citation/>
        </w:sdtPr>
        <w:sdtEndPr/>
        <w:sdtContent>
          <w:r w:rsidR="008A4441">
            <w:fldChar w:fldCharType="begin"/>
          </w:r>
          <w:r w:rsidR="008A4441">
            <w:instrText xml:space="preserve"> CITATION Jun \l 3082 </w:instrText>
          </w:r>
          <w:r w:rsidR="008A4441">
            <w:fldChar w:fldCharType="separate"/>
          </w:r>
          <w:r w:rsidR="004F2F11" w:rsidRPr="004F2F11">
            <w:rPr>
              <w:noProof/>
            </w:rPr>
            <w:t>[9]</w:t>
          </w:r>
          <w:r w:rsidR="008A4441">
            <w:fldChar w:fldCharType="end"/>
          </w:r>
        </w:sdtContent>
      </w:sdt>
      <w:r w:rsidR="00724E28">
        <w:t xml:space="preserve"> </w:t>
      </w:r>
      <w:r>
        <w:t>para hallar una lista de valores del número de curva asociados a cada tramo dentro de</w:t>
      </w:r>
      <w:r w:rsidR="00904141">
        <w:t>l</w:t>
      </w:r>
      <w:r>
        <w:t xml:space="preserve"> dominio</w:t>
      </w:r>
      <w:r w:rsidR="008A4441">
        <w:t xml:space="preserve"> tal y como se ve en la </w:t>
      </w:r>
      <w:r w:rsidR="008A4441">
        <w:fldChar w:fldCharType="begin"/>
      </w:r>
      <w:r w:rsidR="008A4441">
        <w:instrText xml:space="preserve"> REF _Ref99650845 \h </w:instrText>
      </w:r>
      <w:r w:rsidR="008A4441">
        <w:fldChar w:fldCharType="separate"/>
      </w:r>
      <w:r w:rsidR="004F2F11">
        <w:t xml:space="preserve">Ilustración </w:t>
      </w:r>
      <w:r w:rsidR="004F2F11">
        <w:rPr>
          <w:noProof/>
        </w:rPr>
        <w:t>18</w:t>
      </w:r>
      <w:r w:rsidR="008A4441">
        <w:fldChar w:fldCharType="end"/>
      </w:r>
      <w:r>
        <w:t>. Por último, se ha considerado hacer una media ponderada del CN para llegar al siguiente valor de estudio.</w:t>
      </w:r>
    </w:p>
    <w:p w14:paraId="5AE8D77C" w14:textId="77777777" w:rsidR="00CB0307" w:rsidRDefault="00CB0307" w:rsidP="00CB0307"/>
    <w:p w14:paraId="319F9B6C" w14:textId="528BDA76" w:rsidR="00CB0307" w:rsidRDefault="00CB0307" w:rsidP="00CB0307">
      <w:pPr>
        <w:jc w:val="center"/>
      </w:pPr>
      <w:r>
        <w:t>CN medio=81.3</w:t>
      </w:r>
      <w:r w:rsidR="00724E28">
        <w:t xml:space="preserve"> mm</w:t>
      </w:r>
    </w:p>
    <w:p w14:paraId="531A3CE0" w14:textId="7A6298E1" w:rsidR="00CB0307" w:rsidRDefault="00CB0307" w:rsidP="00CB0307"/>
    <w:p w14:paraId="338FDD49" w14:textId="77777777" w:rsidR="008A4441" w:rsidRDefault="008A4441" w:rsidP="00CB0307"/>
    <w:p w14:paraId="59959D70" w14:textId="7515707C" w:rsidR="008A4441" w:rsidRDefault="008A4441" w:rsidP="008A4441">
      <w:pPr>
        <w:keepNext/>
      </w:pPr>
      <w:r w:rsidRPr="008A4441">
        <w:rPr>
          <w:noProof/>
        </w:rPr>
        <w:drawing>
          <wp:inline distT="0" distB="0" distL="0" distR="0" wp14:anchorId="0A15EB88" wp14:editId="3D2D8C62">
            <wp:extent cx="5935980" cy="368511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6"/>
                    <a:stretch>
                      <a:fillRect/>
                    </a:stretch>
                  </pic:blipFill>
                  <pic:spPr>
                    <a:xfrm>
                      <a:off x="0" y="0"/>
                      <a:ext cx="5935980" cy="3685111"/>
                    </a:xfrm>
                    <a:prstGeom prst="rect">
                      <a:avLst/>
                    </a:prstGeom>
                  </pic:spPr>
                </pic:pic>
              </a:graphicData>
            </a:graphic>
          </wp:inline>
        </w:drawing>
      </w:r>
    </w:p>
    <w:p w14:paraId="263E6B9A" w14:textId="21098438" w:rsidR="008A4441" w:rsidRDefault="008A4441" w:rsidP="008A4441">
      <w:pPr>
        <w:pStyle w:val="Descripcin"/>
      </w:pPr>
      <w:bookmarkStart w:id="182" w:name="_Ref99650845"/>
      <w:bookmarkStart w:id="183" w:name="_Toc99969470"/>
      <w:r>
        <w:t xml:space="preserve">Ilustración </w:t>
      </w:r>
      <w:r w:rsidR="00F64826">
        <w:fldChar w:fldCharType="begin"/>
      </w:r>
      <w:r w:rsidR="00F64826">
        <w:instrText xml:space="preserve"> SEQ Ilustración \* ARABIC </w:instrText>
      </w:r>
      <w:r w:rsidR="00F64826">
        <w:fldChar w:fldCharType="separate"/>
      </w:r>
      <w:r w:rsidR="004F2F11">
        <w:rPr>
          <w:noProof/>
        </w:rPr>
        <w:t>18</w:t>
      </w:r>
      <w:r w:rsidR="00F64826">
        <w:rPr>
          <w:noProof/>
        </w:rPr>
        <w:fldChar w:fldCharType="end"/>
      </w:r>
      <w:bookmarkEnd w:id="182"/>
      <w:r>
        <w:t xml:space="preserve">. Mapa del CN desagregado en subtramos. Fuente: REDIAM </w:t>
      </w:r>
      <w:sdt>
        <w:sdtPr>
          <w:id w:val="314311971"/>
          <w:citation/>
        </w:sdtPr>
        <w:sdtEndPr/>
        <w:sdtContent>
          <w:r>
            <w:fldChar w:fldCharType="begin"/>
          </w:r>
          <w:r>
            <w:instrText xml:space="preserve"> CITATION Jun \l 3082 </w:instrText>
          </w:r>
          <w:r>
            <w:fldChar w:fldCharType="separate"/>
          </w:r>
          <w:r w:rsidR="004F2F11" w:rsidRPr="004F2F11">
            <w:rPr>
              <w:noProof/>
            </w:rPr>
            <w:t>[9]</w:t>
          </w:r>
          <w:r>
            <w:fldChar w:fldCharType="end"/>
          </w:r>
        </w:sdtContent>
      </w:sdt>
      <w:bookmarkEnd w:id="183"/>
      <w:commentRangeStart w:id="184"/>
      <w:commentRangeEnd w:id="184"/>
      <w:r w:rsidR="002C2298">
        <w:rPr>
          <w:rStyle w:val="Refdecomentario"/>
          <w:bCs w:val="0"/>
        </w:rPr>
        <w:commentReference w:id="184"/>
      </w:r>
    </w:p>
    <w:p w14:paraId="70AF2786" w14:textId="77777777" w:rsidR="008A4441" w:rsidRDefault="008A4441" w:rsidP="00CB0307"/>
    <w:p w14:paraId="0560C4B7" w14:textId="77777777" w:rsidR="008A4441" w:rsidRDefault="008A4441" w:rsidP="00CB0307"/>
    <w:p w14:paraId="4B233579" w14:textId="25E28164" w:rsidR="00941DB1" w:rsidRDefault="00941DB1" w:rsidP="00CB0307">
      <w:r>
        <w:t xml:space="preserve">Posteriormente se ha comparado este resultado con </w:t>
      </w:r>
      <w:r w:rsidR="00904141">
        <w:t>el</w:t>
      </w:r>
      <w:r>
        <w:t xml:space="preserve"> CN calculado en el Bloque I y ha resultado encontrarse dentro del rango.</w:t>
      </w:r>
    </w:p>
    <w:p w14:paraId="66D7697F" w14:textId="77777777" w:rsidR="00941DB1" w:rsidRDefault="00941DB1" w:rsidP="00CB0307"/>
    <w:p w14:paraId="309E3185" w14:textId="5ABBAC29" w:rsidR="00CB0307" w:rsidRDefault="00CB0307" w:rsidP="00CB0307">
      <w:r>
        <w:t>En segundo lugar, se ha desarrollado el método de las abstracciones para sacar los valores de precipitación efectiva, abstracción inicial y Fa de</w:t>
      </w:r>
      <w:r w:rsidR="00904141">
        <w:t>l</w:t>
      </w:r>
      <w:r>
        <w:t xml:space="preserve"> estudio para cada uno de los dos métodos vistos hasta ahora: El método de los bloques alternos y el método basado en el percentil80 del histórico de lluvias.</w:t>
      </w:r>
    </w:p>
    <w:p w14:paraId="5001A7CF" w14:textId="77777777" w:rsidR="00B8524C" w:rsidRDefault="00B8524C" w:rsidP="00CB0307">
      <w:pPr>
        <w:rPr>
          <w:i/>
          <w:iCs/>
        </w:rPr>
      </w:pPr>
    </w:p>
    <w:p w14:paraId="3FDE947B" w14:textId="160B712E" w:rsidR="00CB0307" w:rsidRDefault="00CB0307" w:rsidP="00CB0307">
      <w:pPr>
        <w:rPr>
          <w:i/>
          <w:iCs/>
        </w:rPr>
      </w:pPr>
      <w:r w:rsidRPr="000B37F2">
        <w:rPr>
          <w:i/>
          <w:iCs/>
        </w:rPr>
        <w:t>Nota: Los valores obtenidos en estos cálculos se encuentran en el Anexo 2.</w:t>
      </w:r>
    </w:p>
    <w:p w14:paraId="58F3125E" w14:textId="77777777" w:rsidR="00CB0307" w:rsidRDefault="00CB0307" w:rsidP="00CB0307">
      <w:pPr>
        <w:rPr>
          <w:i/>
          <w:iCs/>
        </w:rPr>
      </w:pPr>
    </w:p>
    <w:p w14:paraId="00147845" w14:textId="692D124A" w:rsidR="00CB0307" w:rsidRDefault="00CB0307" w:rsidP="00CB0307">
      <w:r>
        <w:t xml:space="preserve">Para ambos métodos, los hietogramas resultantes del método de las abstracciones </w:t>
      </w:r>
      <w:r w:rsidR="009052E7">
        <w:t xml:space="preserve">se observan en la </w:t>
      </w:r>
      <w:r w:rsidR="00136F9D">
        <w:rPr>
          <w:highlight w:val="green"/>
        </w:rPr>
        <w:fldChar w:fldCharType="begin"/>
      </w:r>
      <w:r w:rsidR="00136F9D">
        <w:instrText xml:space="preserve"> REF _Ref98868027 \h </w:instrText>
      </w:r>
      <w:r w:rsidR="00136F9D">
        <w:rPr>
          <w:highlight w:val="green"/>
        </w:rPr>
      </w:r>
      <w:r w:rsidR="00136F9D">
        <w:rPr>
          <w:highlight w:val="green"/>
        </w:rPr>
        <w:fldChar w:fldCharType="separate"/>
      </w:r>
      <w:r w:rsidR="004F2F11">
        <w:t xml:space="preserve">Ilustración </w:t>
      </w:r>
      <w:r w:rsidR="004F2F11">
        <w:rPr>
          <w:noProof/>
        </w:rPr>
        <w:t>19</w:t>
      </w:r>
      <w:r w:rsidR="00136F9D">
        <w:rPr>
          <w:highlight w:val="green"/>
        </w:rPr>
        <w:fldChar w:fldCharType="end"/>
      </w:r>
      <w:r w:rsidR="00136F9D">
        <w:t xml:space="preserve"> y la </w:t>
      </w:r>
      <w:r w:rsidR="00136F9D">
        <w:rPr>
          <w:highlight w:val="green"/>
        </w:rPr>
        <w:fldChar w:fldCharType="begin"/>
      </w:r>
      <w:r w:rsidR="00136F9D">
        <w:instrText xml:space="preserve"> REF _Ref98868039 \h </w:instrText>
      </w:r>
      <w:r w:rsidR="00136F9D">
        <w:rPr>
          <w:highlight w:val="green"/>
        </w:rPr>
      </w:r>
      <w:r w:rsidR="00136F9D">
        <w:rPr>
          <w:highlight w:val="green"/>
        </w:rPr>
        <w:fldChar w:fldCharType="separate"/>
      </w:r>
      <w:r w:rsidR="004F2F11">
        <w:t xml:space="preserve">Ilustración </w:t>
      </w:r>
      <w:r w:rsidR="004F2F11">
        <w:rPr>
          <w:noProof/>
        </w:rPr>
        <w:t>20</w:t>
      </w:r>
      <w:r w:rsidR="00136F9D">
        <w:rPr>
          <w:highlight w:val="green"/>
        </w:rPr>
        <w:fldChar w:fldCharType="end"/>
      </w:r>
      <w:r w:rsidR="00136F9D">
        <w:t>.</w:t>
      </w:r>
    </w:p>
    <w:p w14:paraId="23BACFEC" w14:textId="77777777" w:rsidR="00B8524C" w:rsidRDefault="00B8524C" w:rsidP="00CB0307"/>
    <w:p w14:paraId="2C56938F" w14:textId="77777777" w:rsidR="00CB0307" w:rsidRDefault="00CB0307" w:rsidP="00CB0307"/>
    <w:p w14:paraId="10679A0A" w14:textId="3F5C3E78" w:rsidR="00CB0307" w:rsidRDefault="000E5624" w:rsidP="00CB0307">
      <w:pPr>
        <w:keepNext/>
        <w:jc w:val="center"/>
      </w:pPr>
      <w:r>
        <w:rPr>
          <w:noProof/>
        </w:rPr>
        <w:drawing>
          <wp:inline distT="0" distB="0" distL="0" distR="0" wp14:anchorId="6F5B0C79" wp14:editId="246E1341">
            <wp:extent cx="4375547" cy="2771897"/>
            <wp:effectExtent l="0" t="0" r="0" b="0"/>
            <wp:docPr id="30" name="Gráfico 30">
              <a:extLst xmlns:a="http://schemas.openxmlformats.org/drawingml/2006/main">
                <a:ext uri="{FF2B5EF4-FFF2-40B4-BE49-F238E27FC236}">
                  <a16:creationId xmlns:a16="http://schemas.microsoft.com/office/drawing/2014/main" id="{4D41AB51-4004-48AE-8225-C50DF69F7F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18D1E83" w14:textId="01C47B76" w:rsidR="00CB0307" w:rsidRDefault="00CB0307" w:rsidP="00CB0307">
      <w:pPr>
        <w:pStyle w:val="Descripcin"/>
      </w:pPr>
      <w:bookmarkStart w:id="185" w:name="_Ref98868027"/>
      <w:bookmarkStart w:id="186" w:name="_Toc99969471"/>
      <w:r>
        <w:t xml:space="preserve">Ilustración </w:t>
      </w:r>
      <w:r w:rsidR="00F64826">
        <w:fldChar w:fldCharType="begin"/>
      </w:r>
      <w:r w:rsidR="00F64826">
        <w:instrText xml:space="preserve"> SEQ Ilustración \* ARABIC </w:instrText>
      </w:r>
      <w:r w:rsidR="00F64826">
        <w:fldChar w:fldCharType="separate"/>
      </w:r>
      <w:r w:rsidR="004F2F11">
        <w:rPr>
          <w:noProof/>
        </w:rPr>
        <w:t>19</w:t>
      </w:r>
      <w:r w:rsidR="00F64826">
        <w:rPr>
          <w:noProof/>
        </w:rPr>
        <w:fldChar w:fldCharType="end"/>
      </w:r>
      <w:bookmarkEnd w:id="185"/>
      <w:r>
        <w:t>. Resultado del método de las abstracciones para Bloques Alternos.</w:t>
      </w:r>
      <w:bookmarkEnd w:id="186"/>
    </w:p>
    <w:p w14:paraId="4DD88039" w14:textId="77777777" w:rsidR="00CB0307" w:rsidRDefault="00CB0307" w:rsidP="00CB0307"/>
    <w:p w14:paraId="05BBF5A2" w14:textId="77777777" w:rsidR="00CB0307" w:rsidRPr="00784336" w:rsidRDefault="00CB0307" w:rsidP="00CB0307"/>
    <w:p w14:paraId="16CB030C" w14:textId="5D88F4F2" w:rsidR="00CB0307" w:rsidRDefault="000E5624" w:rsidP="00CB0307">
      <w:pPr>
        <w:keepNext/>
        <w:jc w:val="center"/>
      </w:pPr>
      <w:r>
        <w:rPr>
          <w:noProof/>
        </w:rPr>
        <w:lastRenderedPageBreak/>
        <w:drawing>
          <wp:inline distT="0" distB="0" distL="0" distR="0" wp14:anchorId="41630551" wp14:editId="40A5846F">
            <wp:extent cx="4182607" cy="2743200"/>
            <wp:effectExtent l="0" t="0" r="0" b="0"/>
            <wp:docPr id="31" name="Gráfico 31">
              <a:extLst xmlns:a="http://schemas.openxmlformats.org/drawingml/2006/main">
                <a:ext uri="{FF2B5EF4-FFF2-40B4-BE49-F238E27FC236}">
                  <a16:creationId xmlns:a16="http://schemas.microsoft.com/office/drawing/2014/main" id="{752A1B3C-12B9-4B58-AFBB-35F5B32E6E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540A9DF" w14:textId="06CC7AFE" w:rsidR="00CB0307" w:rsidRDefault="00CB0307" w:rsidP="00CB0307">
      <w:pPr>
        <w:pStyle w:val="Descripcin"/>
      </w:pPr>
      <w:bookmarkStart w:id="187" w:name="_Ref98868039"/>
      <w:bookmarkStart w:id="188" w:name="_Toc99969472"/>
      <w:r>
        <w:t xml:space="preserve">Ilustración </w:t>
      </w:r>
      <w:r w:rsidR="00F64826">
        <w:fldChar w:fldCharType="begin"/>
      </w:r>
      <w:r w:rsidR="00F64826">
        <w:instrText xml:space="preserve"> SEQ Ilustración \* ARABIC </w:instrText>
      </w:r>
      <w:r w:rsidR="00F64826">
        <w:fldChar w:fldCharType="separate"/>
      </w:r>
      <w:r w:rsidR="004F2F11">
        <w:rPr>
          <w:noProof/>
        </w:rPr>
        <w:t>20</w:t>
      </w:r>
      <w:r w:rsidR="00F64826">
        <w:rPr>
          <w:noProof/>
        </w:rPr>
        <w:fldChar w:fldCharType="end"/>
      </w:r>
      <w:bookmarkEnd w:id="187"/>
      <w:r>
        <w:t xml:space="preserve">. Resultado del </w:t>
      </w:r>
      <w:r w:rsidR="000E5624">
        <w:t>M</w:t>
      </w:r>
      <w:r>
        <w:t xml:space="preserve">étodo de las </w:t>
      </w:r>
      <w:r w:rsidR="000E5624">
        <w:t>A</w:t>
      </w:r>
      <w:r>
        <w:t>bstracciones para el percentil 80 del histórico.</w:t>
      </w:r>
      <w:bookmarkEnd w:id="188"/>
    </w:p>
    <w:p w14:paraId="1CC18091" w14:textId="13978385" w:rsidR="00CB0307" w:rsidRDefault="00CB0307" w:rsidP="00CB0307"/>
    <w:p w14:paraId="369D5185" w14:textId="77777777" w:rsidR="00B8524C" w:rsidRPr="00BD6A49" w:rsidRDefault="00B8524C" w:rsidP="00CB0307"/>
    <w:p w14:paraId="466E0920" w14:textId="7A0FB723" w:rsidR="00CB0307" w:rsidRDefault="00CB0307" w:rsidP="00CB0307">
      <w:r>
        <w:t>Como puede observarse</w:t>
      </w:r>
      <w:r w:rsidR="00870967">
        <w:t xml:space="preserve"> en la </w:t>
      </w:r>
      <w:r w:rsidR="00136F9D">
        <w:rPr>
          <w:highlight w:val="green"/>
        </w:rPr>
        <w:fldChar w:fldCharType="begin"/>
      </w:r>
      <w:r w:rsidR="00136F9D">
        <w:instrText xml:space="preserve"> REF _Ref98868039 \h </w:instrText>
      </w:r>
      <w:r w:rsidR="00136F9D">
        <w:rPr>
          <w:highlight w:val="green"/>
        </w:rPr>
      </w:r>
      <w:r w:rsidR="00136F9D">
        <w:rPr>
          <w:highlight w:val="green"/>
        </w:rPr>
        <w:fldChar w:fldCharType="separate"/>
      </w:r>
      <w:r w:rsidR="004F2F11">
        <w:t xml:space="preserve">Ilustración </w:t>
      </w:r>
      <w:r w:rsidR="004F2F11">
        <w:rPr>
          <w:noProof/>
        </w:rPr>
        <w:t>20</w:t>
      </w:r>
      <w:r w:rsidR="00136F9D">
        <w:rPr>
          <w:highlight w:val="green"/>
        </w:rPr>
        <w:fldChar w:fldCharType="end"/>
      </w:r>
      <w:r>
        <w:t xml:space="preserve">, la colmatación del suelo se produce mucho antes en el caso del método alternativo propuesto, lo cual implica un periodo de escorrentía mucho mayor comparado con el Método de los Bloques Alternos. Esto trae consigo un </w:t>
      </w:r>
      <w:r w:rsidRPr="00E80591">
        <w:rPr>
          <w:b/>
          <w:bCs/>
        </w:rPr>
        <w:t>mayor riesgo por inundaciones ya que el suelo se encontrará saturado un 150% más de tiempo</w:t>
      </w:r>
      <w:r>
        <w:t xml:space="preserve"> donde pueden darse otras precipitaciones potenciales.</w:t>
      </w:r>
    </w:p>
    <w:p w14:paraId="0660F149" w14:textId="77777777" w:rsidR="00CB0307" w:rsidRDefault="00CB0307" w:rsidP="00CB0307"/>
    <w:p w14:paraId="50153D22" w14:textId="2B8ACC10" w:rsidR="00CB0307" w:rsidRPr="00870967" w:rsidRDefault="00CB0307" w:rsidP="00CB0307">
      <w:r>
        <w:t>Otr</w:t>
      </w:r>
      <w:r w:rsidR="00870967">
        <w:t xml:space="preserve">a desventaja </w:t>
      </w:r>
      <w:r>
        <w:t xml:space="preserve">del </w:t>
      </w:r>
      <w:r w:rsidR="00870967">
        <w:t>M</w:t>
      </w:r>
      <w:r>
        <w:t xml:space="preserve">étodo de los </w:t>
      </w:r>
      <w:r w:rsidR="00870967">
        <w:t>B</w:t>
      </w:r>
      <w:r>
        <w:t xml:space="preserve">loques </w:t>
      </w:r>
      <w:r w:rsidR="00870967">
        <w:t>A</w:t>
      </w:r>
      <w:r>
        <w:t xml:space="preserve">lternos es que ha </w:t>
      </w:r>
      <w:r w:rsidR="00870967">
        <w:rPr>
          <w:b/>
          <w:bCs/>
        </w:rPr>
        <w:t>infra</w:t>
      </w:r>
      <w:r w:rsidRPr="00E80591">
        <w:rPr>
          <w:b/>
          <w:bCs/>
        </w:rPr>
        <w:t>valorado el valor total de las precipitaciones efectivas en un 1</w:t>
      </w:r>
      <w:r w:rsidR="00C211A1">
        <w:rPr>
          <w:b/>
          <w:bCs/>
        </w:rPr>
        <w:t>0</w:t>
      </w:r>
      <w:r w:rsidRPr="00E80591">
        <w:rPr>
          <w:b/>
          <w:bCs/>
        </w:rPr>
        <w:t>%</w:t>
      </w:r>
      <w:r w:rsidR="00870967">
        <w:rPr>
          <w:b/>
          <w:bCs/>
        </w:rPr>
        <w:t xml:space="preserve"> respecto al Método Alternativo. </w:t>
      </w:r>
      <w:r w:rsidR="00870967">
        <w:t xml:space="preserve">Esta diferencia puede no resultar tan grande a simple vista, sin embargo, una proyección infravalorada en un 10% sobre un estudio de llanura de inundación en un valle con relativa poca inclinación, puede significar la ocupación de varios metros por encima de lo previsto. </w:t>
      </w:r>
    </w:p>
    <w:p w14:paraId="04D37B3C" w14:textId="77777777" w:rsidR="00C211A1" w:rsidRDefault="00C211A1" w:rsidP="00574CE4">
      <w:pPr>
        <w:widowControl/>
        <w:tabs>
          <w:tab w:val="clear" w:pos="8789"/>
        </w:tabs>
        <w:spacing w:before="0" w:after="160" w:line="259" w:lineRule="auto"/>
        <w:contextualSpacing/>
        <w:jc w:val="left"/>
      </w:pPr>
    </w:p>
    <w:p w14:paraId="59D7235B" w14:textId="1E16256A" w:rsidR="00CB0307" w:rsidRDefault="00CB0307" w:rsidP="00C211A1">
      <w:pPr>
        <w:pStyle w:val="Ttulo3"/>
      </w:pPr>
      <w:bookmarkStart w:id="189" w:name="_Toc99969415"/>
      <w:proofErr w:type="spellStart"/>
      <w:r>
        <w:t>Método</w:t>
      </w:r>
      <w:proofErr w:type="spellEnd"/>
      <w:r>
        <w:t xml:space="preserve"> de Green-</w:t>
      </w:r>
      <w:proofErr w:type="spellStart"/>
      <w:r>
        <w:t>Ampt</w:t>
      </w:r>
      <w:bookmarkEnd w:id="189"/>
      <w:proofErr w:type="spellEnd"/>
    </w:p>
    <w:p w14:paraId="52978D77" w14:textId="77777777" w:rsidR="00C211A1" w:rsidRDefault="00C211A1" w:rsidP="00C211A1">
      <w:pPr>
        <w:jc w:val="left"/>
      </w:pPr>
    </w:p>
    <w:p w14:paraId="6156296D" w14:textId="3891251F" w:rsidR="00CB0307" w:rsidRDefault="00904141" w:rsidP="00C211A1">
      <w:pPr>
        <w:jc w:val="left"/>
      </w:pPr>
      <w:r>
        <w:t>Se han</w:t>
      </w:r>
      <w:r w:rsidR="00CB0307">
        <w:t xml:space="preserve"> consultado los datos de </w:t>
      </w:r>
      <w:r>
        <w:t>la</w:t>
      </w:r>
      <w:r w:rsidR="00CB0307">
        <w:t xml:space="preserve"> cuenca en </w:t>
      </w:r>
      <w:r w:rsidR="00C473A5">
        <w:t xml:space="preserve">la Carta Magna 50 </w:t>
      </w:r>
      <w:sdt>
        <w:sdtPr>
          <w:id w:val="-2111499981"/>
          <w:citation/>
        </w:sdtPr>
        <w:sdtEndPr/>
        <w:sdtContent>
          <w:r w:rsidR="00C473A5">
            <w:fldChar w:fldCharType="begin"/>
          </w:r>
          <w:r w:rsidR="00C473A5">
            <w:instrText xml:space="preserve"> CITATION Ins \l 3082 </w:instrText>
          </w:r>
          <w:r w:rsidR="00C473A5">
            <w:fldChar w:fldCharType="separate"/>
          </w:r>
          <w:r w:rsidR="004F2F11" w:rsidRPr="004F2F11">
            <w:rPr>
              <w:noProof/>
            </w:rPr>
            <w:t>[7]</w:t>
          </w:r>
          <w:r w:rsidR="00C473A5">
            <w:fldChar w:fldCharType="end"/>
          </w:r>
        </w:sdtContent>
      </w:sdt>
      <w:r w:rsidR="00CB0307">
        <w:t xml:space="preserve"> y aparecen </w:t>
      </w:r>
      <w:r w:rsidR="00C473A5" w:rsidRPr="00C473A5">
        <w:rPr>
          <w:i/>
          <w:iCs/>
        </w:rPr>
        <w:t>Arcillas y Margas arenosas</w:t>
      </w:r>
      <w:r w:rsidR="00CB0307" w:rsidRPr="00C473A5">
        <w:rPr>
          <w:i/>
          <w:iCs/>
        </w:rPr>
        <w:t xml:space="preserve"> </w:t>
      </w:r>
      <w:r w:rsidR="00CB0307">
        <w:t xml:space="preserve">como principales componentes de </w:t>
      </w:r>
      <w:r>
        <w:t xml:space="preserve">la </w:t>
      </w:r>
      <w:r w:rsidR="00CB0307">
        <w:t>cuenca</w:t>
      </w:r>
      <w:r>
        <w:t xml:space="preserve"> del río </w:t>
      </w:r>
      <w:proofErr w:type="spellStart"/>
      <w:r>
        <w:t>Anzur</w:t>
      </w:r>
      <w:proofErr w:type="spellEnd"/>
      <w:r w:rsidR="00CB0307">
        <w:t xml:space="preserve">. Para ello, se ha realizado un estudio de sensibilidad </w:t>
      </w:r>
      <w:r w:rsidR="00403D54">
        <w:t xml:space="preserve">previo tal y como se ha visto en el Título </w:t>
      </w:r>
      <w:r w:rsidR="00403D54" w:rsidRPr="00403D54">
        <w:t>3.1.2</w:t>
      </w:r>
      <w:r w:rsidR="00403D54">
        <w:t xml:space="preserve">: </w:t>
      </w:r>
      <w:r w:rsidR="00403D54" w:rsidRPr="00403D54">
        <w:rPr>
          <w:i/>
          <w:iCs/>
        </w:rPr>
        <w:t>Calibración en el Método de Green-</w:t>
      </w:r>
      <w:proofErr w:type="spellStart"/>
      <w:r w:rsidR="00403D54" w:rsidRPr="00403D54">
        <w:rPr>
          <w:i/>
          <w:iCs/>
        </w:rPr>
        <w:t>Ampt</w:t>
      </w:r>
      <w:proofErr w:type="spellEnd"/>
      <w:r w:rsidR="00403D54" w:rsidRPr="00403D54">
        <w:rPr>
          <w:i/>
          <w:iCs/>
        </w:rPr>
        <w:t>.</w:t>
      </w:r>
    </w:p>
    <w:p w14:paraId="645012FE" w14:textId="77777777" w:rsidR="00B8524C" w:rsidRDefault="00B8524C" w:rsidP="00C211A1">
      <w:pPr>
        <w:jc w:val="left"/>
      </w:pPr>
    </w:p>
    <w:p w14:paraId="4A65BA11" w14:textId="6578852A" w:rsidR="00CE0881" w:rsidRDefault="00C211A1" w:rsidP="00CE0881">
      <w:pPr>
        <w:jc w:val="left"/>
      </w:pPr>
      <w:r>
        <w:t xml:space="preserve">Las ponderaciones no han sido del todo efectivas dada la notable diferencia de permeabilidades en ambos casos. Por otro lado, el uso de una deducción inversa como se trató de hacer en el Bloque I no ha sido posible y por tanto no se cuenta tampoco con una referencia de permeabilidades en </w:t>
      </w:r>
      <w:r w:rsidR="00904141">
        <w:t>la</w:t>
      </w:r>
      <w:r>
        <w:t xml:space="preserve"> cuenca sobre el histórico de lluvias.</w:t>
      </w:r>
    </w:p>
    <w:p w14:paraId="7CD83AC3" w14:textId="4F03DF94" w:rsidR="00C211A1" w:rsidRDefault="00C211A1" w:rsidP="00C211A1">
      <w:pPr>
        <w:jc w:val="left"/>
      </w:pPr>
    </w:p>
    <w:p w14:paraId="4C6EFB96" w14:textId="4C021AF6" w:rsidR="00C211A1" w:rsidRDefault="00C211A1" w:rsidP="00C211A1">
      <w:pPr>
        <w:jc w:val="left"/>
      </w:pPr>
      <w:r>
        <w:t>A estos inconvenientes dados por la permeabilidad como factor definitorio del suelo en el método, se le suma la inadecuada discriminación de encharcamiento/no encharcamiento que hace el Método de Green-</w:t>
      </w:r>
      <w:proofErr w:type="spellStart"/>
      <w:r>
        <w:t>Ampt</w:t>
      </w:r>
      <w:proofErr w:type="spellEnd"/>
      <w:r>
        <w:t xml:space="preserve"> en </w:t>
      </w:r>
      <w:r w:rsidR="00904141">
        <w:t>el</w:t>
      </w:r>
      <w:r>
        <w:t xml:space="preserve"> hietograma</w:t>
      </w:r>
      <w:r w:rsidR="00403D54">
        <w:t xml:space="preserve"> como se detalla en el Anexo 4</w:t>
      </w:r>
      <w:r>
        <w:t>. Esto se debe a que el valor de infiltración límite que es definido no se ve superado muchas veces por la intensidad de lluvia en cada bloque horario y por tanto no devuelve valor alguno de escorrentía en esta celda.</w:t>
      </w:r>
    </w:p>
    <w:p w14:paraId="44505A13" w14:textId="77777777" w:rsidR="00B8524C" w:rsidRDefault="00B8524C" w:rsidP="00C211A1">
      <w:pPr>
        <w:jc w:val="left"/>
      </w:pPr>
    </w:p>
    <w:p w14:paraId="128B3FF3" w14:textId="4F78DA29" w:rsidR="00C211A1" w:rsidRDefault="00C211A1" w:rsidP="00C211A1">
      <w:pPr>
        <w:jc w:val="left"/>
      </w:pPr>
      <w:r>
        <w:lastRenderedPageBreak/>
        <w:t>E</w:t>
      </w:r>
      <w:r w:rsidR="00403D54">
        <w:t>stas celdas</w:t>
      </w:r>
      <w:r>
        <w:t xml:space="preserve"> </w:t>
      </w:r>
      <w:r w:rsidR="00403D54">
        <w:t xml:space="preserve">horarias del hietograma </w:t>
      </w:r>
      <w:r>
        <w:t>se aleja</w:t>
      </w:r>
      <w:r w:rsidR="00403D54">
        <w:t>n por tanto</w:t>
      </w:r>
      <w:r>
        <w:t xml:space="preserve"> de la realidad </w:t>
      </w:r>
      <w:r w:rsidR="00403D54">
        <w:t xml:space="preserve">ya que </w:t>
      </w:r>
      <w:r>
        <w:t xml:space="preserve">siempre </w:t>
      </w:r>
      <w:r w:rsidR="00403D54">
        <w:t>existirá</w:t>
      </w:r>
      <w:r>
        <w:t xml:space="preserve"> una escorrentía porcentual </w:t>
      </w:r>
      <w:r w:rsidR="00403D54">
        <w:t>frente a</w:t>
      </w:r>
      <w:r>
        <w:t xml:space="preserve"> </w:t>
      </w:r>
      <w:r w:rsidR="00403D54">
        <w:t>una</w:t>
      </w:r>
      <w:r>
        <w:t xml:space="preserve"> lluvia </w:t>
      </w:r>
      <w:r w:rsidR="00403D54">
        <w:t>caída,</w:t>
      </w:r>
      <w:r>
        <w:t xml:space="preserve"> aunque esta sea pequeña. De esta forma, las duraciones </w:t>
      </w:r>
      <w:r w:rsidR="00403D54">
        <w:t xml:space="preserve">también se ven reducidas </w:t>
      </w:r>
      <w:r>
        <w:t xml:space="preserve">modificando </w:t>
      </w:r>
      <w:r w:rsidR="00403D54">
        <w:t xml:space="preserve">a su vez </w:t>
      </w:r>
      <w:r>
        <w:t>el Tiempo pico (</w:t>
      </w:r>
      <w:proofErr w:type="spellStart"/>
      <w:r>
        <w:t>Tp</w:t>
      </w:r>
      <w:proofErr w:type="spellEnd"/>
      <w:r>
        <w:t>).</w:t>
      </w:r>
    </w:p>
    <w:p w14:paraId="36302D70" w14:textId="389B932D" w:rsidR="00C211A1" w:rsidRDefault="00C211A1" w:rsidP="00C211A1">
      <w:pPr>
        <w:jc w:val="left"/>
      </w:pPr>
    </w:p>
    <w:p w14:paraId="012907EB" w14:textId="4B7C9C9D" w:rsidR="00CB0307" w:rsidRDefault="00CE0881" w:rsidP="00574CE4">
      <w:pPr>
        <w:jc w:val="left"/>
      </w:pPr>
      <w:r>
        <w:t>Debido a estos motivos, se ha descartado el Método de Green-</w:t>
      </w:r>
      <w:proofErr w:type="spellStart"/>
      <w:r>
        <w:t>Ampt</w:t>
      </w:r>
      <w:proofErr w:type="spellEnd"/>
      <w:r>
        <w:t xml:space="preserve"> como alternativa para tener en cuenta las pérdidas de precipitación</w:t>
      </w:r>
      <w:r w:rsidR="00403D54">
        <w:t xml:space="preserve"> para el caso de estudio del río </w:t>
      </w:r>
      <w:proofErr w:type="spellStart"/>
      <w:r w:rsidR="00403D54">
        <w:t>Anzu</w:t>
      </w:r>
      <w:r w:rsidR="009052E7">
        <w:t>r</w:t>
      </w:r>
      <w:proofErr w:type="spellEnd"/>
      <w:r w:rsidR="009052E7">
        <w:t>.</w:t>
      </w:r>
    </w:p>
    <w:p w14:paraId="1E217819" w14:textId="583C4E04" w:rsidR="00CB0307" w:rsidRDefault="00CB0307" w:rsidP="00CE0881">
      <w:pPr>
        <w:pStyle w:val="Ttulo2"/>
        <w:numPr>
          <w:ilvl w:val="1"/>
          <w:numId w:val="3"/>
        </w:numPr>
      </w:pPr>
      <w:bookmarkStart w:id="190" w:name="_Toc99969416"/>
      <w:proofErr w:type="spellStart"/>
      <w:r>
        <w:t>Hidrogramas</w:t>
      </w:r>
      <w:bookmarkEnd w:id="190"/>
      <w:proofErr w:type="spellEnd"/>
    </w:p>
    <w:p w14:paraId="050913A1" w14:textId="77777777" w:rsidR="00CB0307" w:rsidRDefault="00CB0307" w:rsidP="00CB0307"/>
    <w:p w14:paraId="4842BD79" w14:textId="3256554C" w:rsidR="00CB0307" w:rsidRDefault="00CB0307" w:rsidP="00CB0307">
      <w:r>
        <w:t xml:space="preserve">Por último, se ha desarrollado el cálculo de hidrogramas para todo el árbol de decisiones que </w:t>
      </w:r>
      <w:r w:rsidR="00904141">
        <w:t>se han</w:t>
      </w:r>
      <w:r>
        <w:t xml:space="preserve"> hecho durante </w:t>
      </w:r>
      <w:r w:rsidR="00904141">
        <w:t xml:space="preserve">este </w:t>
      </w:r>
      <w:r>
        <w:t>estudio</w:t>
      </w:r>
      <w:r w:rsidR="00307BE4">
        <w:t xml:space="preserve"> tal y como se ve en la </w:t>
      </w:r>
      <w:r w:rsidR="00136F9D">
        <w:rPr>
          <w:highlight w:val="green"/>
        </w:rPr>
        <w:fldChar w:fldCharType="begin"/>
      </w:r>
      <w:r w:rsidR="00136F9D">
        <w:instrText xml:space="preserve"> REF _Ref98868088 \h </w:instrText>
      </w:r>
      <w:r w:rsidR="00136F9D">
        <w:rPr>
          <w:highlight w:val="green"/>
        </w:rPr>
      </w:r>
      <w:r w:rsidR="00136F9D">
        <w:rPr>
          <w:highlight w:val="green"/>
        </w:rPr>
        <w:fldChar w:fldCharType="separate"/>
      </w:r>
      <w:r w:rsidR="004F2F11">
        <w:t xml:space="preserve">Ilustración </w:t>
      </w:r>
      <w:r w:rsidR="004F2F11">
        <w:rPr>
          <w:noProof/>
        </w:rPr>
        <w:t>21</w:t>
      </w:r>
      <w:r w:rsidR="00136F9D">
        <w:rPr>
          <w:highlight w:val="green"/>
        </w:rPr>
        <w:fldChar w:fldCharType="end"/>
      </w:r>
      <w:r>
        <w:t>. De esta forma, queda</w:t>
      </w:r>
      <w:r w:rsidR="00904141">
        <w:t>n</w:t>
      </w:r>
      <w:r>
        <w:t xml:space="preserve"> l</w:t>
      </w:r>
      <w:r w:rsidR="00904141">
        <w:t>as</w:t>
      </w:r>
      <w:r>
        <w:t xml:space="preserve"> siguiente</w:t>
      </w:r>
      <w:r w:rsidR="00904141">
        <w:t>s posibilidades</w:t>
      </w:r>
      <w:r>
        <w:t>:</w:t>
      </w:r>
    </w:p>
    <w:p w14:paraId="436BB312" w14:textId="77777777" w:rsidR="00CB0307" w:rsidRDefault="00CB0307" w:rsidP="00CE0881">
      <w:pPr>
        <w:spacing w:line="276" w:lineRule="auto"/>
      </w:pPr>
    </w:p>
    <w:p w14:paraId="15C18F1C" w14:textId="557E0889" w:rsidR="00CB0307" w:rsidRDefault="00CB0307" w:rsidP="00CE0881">
      <w:pPr>
        <w:pStyle w:val="Prrafodelista"/>
        <w:numPr>
          <w:ilvl w:val="0"/>
          <w:numId w:val="41"/>
        </w:numPr>
        <w:spacing w:line="276" w:lineRule="auto"/>
        <w:jc w:val="left"/>
      </w:pPr>
      <w:r>
        <w:t xml:space="preserve">Método de las </w:t>
      </w:r>
      <w:proofErr w:type="spellStart"/>
      <w:r w:rsidR="00CE0881">
        <w:t>A</w:t>
      </w:r>
      <w:r>
        <w:t>btracciones</w:t>
      </w:r>
      <w:proofErr w:type="spellEnd"/>
      <w:r w:rsidR="008234FB">
        <w:t xml:space="preserve"> </w:t>
      </w:r>
      <w:r w:rsidR="00222548">
        <w:t>o</w:t>
      </w:r>
      <w:r w:rsidR="008234FB">
        <w:t xml:space="preserve"> SCS-CN</w:t>
      </w:r>
    </w:p>
    <w:p w14:paraId="3D9BE948" w14:textId="610E6C8D" w:rsidR="00CB0307" w:rsidRDefault="00CB0307" w:rsidP="00CE0881">
      <w:pPr>
        <w:pStyle w:val="Prrafodelista"/>
        <w:numPr>
          <w:ilvl w:val="1"/>
          <w:numId w:val="41"/>
        </w:numPr>
        <w:spacing w:line="276" w:lineRule="auto"/>
        <w:jc w:val="left"/>
      </w:pPr>
      <w:r>
        <w:t xml:space="preserve">Según el </w:t>
      </w:r>
      <w:r w:rsidR="00CE0881">
        <w:t>M</w:t>
      </w:r>
      <w:r>
        <w:t xml:space="preserve">étodo de los </w:t>
      </w:r>
      <w:r w:rsidR="00CE0881">
        <w:t>B</w:t>
      </w:r>
      <w:r>
        <w:t xml:space="preserve">loques </w:t>
      </w:r>
      <w:r w:rsidR="00CE0881">
        <w:t>A</w:t>
      </w:r>
      <w:r>
        <w:t xml:space="preserve">lternos </w:t>
      </w:r>
      <w:r w:rsidRPr="00CE0881">
        <w:rPr>
          <w:b/>
          <w:bCs/>
        </w:rPr>
        <w:t>(1)</w:t>
      </w:r>
    </w:p>
    <w:p w14:paraId="21514D45" w14:textId="6E72C16D" w:rsidR="00CB0307" w:rsidRDefault="00CE0881" w:rsidP="00CE0881">
      <w:pPr>
        <w:pStyle w:val="Prrafodelista"/>
        <w:numPr>
          <w:ilvl w:val="1"/>
          <w:numId w:val="41"/>
        </w:numPr>
        <w:spacing w:line="276" w:lineRule="auto"/>
        <w:jc w:val="left"/>
      </w:pPr>
      <w:r>
        <w:t>S</w:t>
      </w:r>
      <w:r w:rsidR="00CB0307">
        <w:t xml:space="preserve">egún el </w:t>
      </w:r>
      <w:r>
        <w:t>M</w:t>
      </w:r>
      <w:r w:rsidR="00CB0307">
        <w:t xml:space="preserve">étodo </w:t>
      </w:r>
      <w:r>
        <w:t>A</w:t>
      </w:r>
      <w:r w:rsidR="00CB0307">
        <w:t xml:space="preserve">lternativo del percentil 80 </w:t>
      </w:r>
      <w:r w:rsidR="00CB0307" w:rsidRPr="00CE0881">
        <w:rPr>
          <w:b/>
          <w:bCs/>
        </w:rPr>
        <w:t>(2)</w:t>
      </w:r>
    </w:p>
    <w:p w14:paraId="470E08F0" w14:textId="28066A76" w:rsidR="00CB0307" w:rsidRDefault="00CB0307" w:rsidP="00CE0881">
      <w:pPr>
        <w:pStyle w:val="Prrafodelista"/>
        <w:numPr>
          <w:ilvl w:val="0"/>
          <w:numId w:val="41"/>
        </w:numPr>
        <w:spacing w:line="276" w:lineRule="auto"/>
        <w:jc w:val="left"/>
      </w:pPr>
      <w:r>
        <w:t>Método de Green-</w:t>
      </w:r>
      <w:proofErr w:type="spellStart"/>
      <w:r>
        <w:t>Ampt</w:t>
      </w:r>
      <w:proofErr w:type="spellEnd"/>
    </w:p>
    <w:p w14:paraId="0079B3DC" w14:textId="0BA5CA16" w:rsidR="00CB0307" w:rsidRDefault="00CB0307" w:rsidP="00CE0881">
      <w:pPr>
        <w:pStyle w:val="Prrafodelista"/>
        <w:numPr>
          <w:ilvl w:val="1"/>
          <w:numId w:val="41"/>
        </w:numPr>
        <w:spacing w:line="276" w:lineRule="auto"/>
        <w:jc w:val="left"/>
      </w:pPr>
      <w:r>
        <w:t xml:space="preserve">Según el </w:t>
      </w:r>
      <w:r w:rsidR="00CE0881">
        <w:t>M</w:t>
      </w:r>
      <w:r>
        <w:t xml:space="preserve">étodo de los </w:t>
      </w:r>
      <w:r w:rsidR="00CE0881">
        <w:t>B</w:t>
      </w:r>
      <w:r>
        <w:t xml:space="preserve">loques </w:t>
      </w:r>
      <w:r w:rsidR="00CE0881">
        <w:t>A</w:t>
      </w:r>
      <w:r>
        <w:t xml:space="preserve">lternos </w:t>
      </w:r>
      <w:r w:rsidRPr="00CE0881">
        <w:rPr>
          <w:b/>
          <w:bCs/>
        </w:rPr>
        <w:t>(3)</w:t>
      </w:r>
    </w:p>
    <w:p w14:paraId="57F5BC23" w14:textId="322504E6" w:rsidR="00CB0307" w:rsidRDefault="00CB0307" w:rsidP="00CE0881">
      <w:pPr>
        <w:pStyle w:val="Prrafodelista"/>
        <w:numPr>
          <w:ilvl w:val="1"/>
          <w:numId w:val="41"/>
        </w:numPr>
        <w:spacing w:line="276" w:lineRule="auto"/>
        <w:jc w:val="left"/>
      </w:pPr>
      <w:r>
        <w:t xml:space="preserve">Según el </w:t>
      </w:r>
      <w:r w:rsidR="00CE0881">
        <w:t>M</w:t>
      </w:r>
      <w:r>
        <w:t xml:space="preserve">étodo </w:t>
      </w:r>
      <w:r w:rsidR="00CE0881">
        <w:t>A</w:t>
      </w:r>
      <w:r>
        <w:t xml:space="preserve">lternativo del percentil 80 </w:t>
      </w:r>
      <w:r w:rsidRPr="00CE0881">
        <w:rPr>
          <w:b/>
          <w:bCs/>
        </w:rPr>
        <w:t>(4)</w:t>
      </w:r>
    </w:p>
    <w:p w14:paraId="3E80BC13" w14:textId="29881D15" w:rsidR="00CE0881" w:rsidRPr="00B8524C" w:rsidRDefault="00CB0307" w:rsidP="00CB0307">
      <w:pPr>
        <w:pStyle w:val="Prrafodelista"/>
        <w:numPr>
          <w:ilvl w:val="0"/>
          <w:numId w:val="41"/>
        </w:numPr>
        <w:spacing w:line="276" w:lineRule="auto"/>
        <w:jc w:val="left"/>
      </w:pPr>
      <w:r>
        <w:t xml:space="preserve">Histórico real de hidrogramas en </w:t>
      </w:r>
      <w:r w:rsidR="00904141">
        <w:t>la</w:t>
      </w:r>
      <w:r>
        <w:t xml:space="preserve"> cuenca </w:t>
      </w:r>
      <w:r w:rsidRPr="00CE0881">
        <w:rPr>
          <w:b/>
          <w:bCs/>
        </w:rPr>
        <w:t>(</w:t>
      </w:r>
      <w:r w:rsidR="008234FB">
        <w:rPr>
          <w:b/>
          <w:bCs/>
        </w:rPr>
        <w:t>Q-objetivo</w:t>
      </w:r>
      <w:r w:rsidRPr="00CE0881">
        <w:rPr>
          <w:b/>
          <w:bCs/>
        </w:rPr>
        <w:t>)</w:t>
      </w:r>
    </w:p>
    <w:p w14:paraId="07371B39" w14:textId="4D1F9EFE" w:rsidR="00307BE4" w:rsidRDefault="00307BE4" w:rsidP="00B8524C">
      <w:pPr>
        <w:pStyle w:val="Prrafodelista"/>
        <w:spacing w:line="276" w:lineRule="auto"/>
        <w:jc w:val="left"/>
      </w:pPr>
    </w:p>
    <w:p w14:paraId="51235AE7" w14:textId="15CBDE49" w:rsidR="00307BE4" w:rsidRDefault="00307BE4" w:rsidP="00B8524C">
      <w:pPr>
        <w:pStyle w:val="Prrafodelista"/>
        <w:spacing w:line="276" w:lineRule="auto"/>
        <w:jc w:val="left"/>
      </w:pPr>
    </w:p>
    <w:p w14:paraId="2AB33F6C" w14:textId="77777777" w:rsidR="008234FB" w:rsidRDefault="008234FB" w:rsidP="008234FB">
      <w:pPr>
        <w:keepNext/>
        <w:spacing w:line="276" w:lineRule="auto"/>
        <w:jc w:val="center"/>
      </w:pPr>
    </w:p>
    <w:p w14:paraId="04AEA4F6" w14:textId="5E382368" w:rsidR="008234FB" w:rsidRDefault="008234FB" w:rsidP="008234FB">
      <w:pPr>
        <w:keepNext/>
        <w:spacing w:line="276" w:lineRule="auto"/>
        <w:jc w:val="center"/>
      </w:pPr>
      <w:r w:rsidRPr="008234FB">
        <w:rPr>
          <w:noProof/>
        </w:rPr>
        <w:drawing>
          <wp:inline distT="0" distB="0" distL="0" distR="0" wp14:anchorId="157A823B" wp14:editId="1E75F9F1">
            <wp:extent cx="5734878" cy="334772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49"/>
                    <a:srcRect r="3388"/>
                    <a:stretch/>
                  </pic:blipFill>
                  <pic:spPr bwMode="auto">
                    <a:xfrm>
                      <a:off x="0" y="0"/>
                      <a:ext cx="5734878" cy="3347720"/>
                    </a:xfrm>
                    <a:prstGeom prst="rect">
                      <a:avLst/>
                    </a:prstGeom>
                    <a:ln>
                      <a:noFill/>
                    </a:ln>
                    <a:extLst>
                      <a:ext uri="{53640926-AAD7-44D8-BBD7-CCE9431645EC}">
                        <a14:shadowObscured xmlns:a14="http://schemas.microsoft.com/office/drawing/2010/main"/>
                      </a:ext>
                    </a:extLst>
                  </pic:spPr>
                </pic:pic>
              </a:graphicData>
            </a:graphic>
          </wp:inline>
        </w:drawing>
      </w:r>
    </w:p>
    <w:p w14:paraId="491B53F6" w14:textId="5646B72B" w:rsidR="00307BE4" w:rsidRDefault="008234FB" w:rsidP="008234FB">
      <w:pPr>
        <w:pStyle w:val="Descripcin"/>
      </w:pPr>
      <w:bookmarkStart w:id="191" w:name="_Ref98868088"/>
      <w:bookmarkStart w:id="192" w:name="_Toc99969473"/>
      <w:r>
        <w:t xml:space="preserve">Ilustración </w:t>
      </w:r>
      <w:r w:rsidR="00F64826">
        <w:fldChar w:fldCharType="begin"/>
      </w:r>
      <w:r w:rsidR="00F64826">
        <w:instrText xml:space="preserve"> SEQ Ilustración \* ARABIC </w:instrText>
      </w:r>
      <w:r w:rsidR="00F64826">
        <w:fldChar w:fldCharType="separate"/>
      </w:r>
      <w:r w:rsidR="004F2F11">
        <w:rPr>
          <w:noProof/>
        </w:rPr>
        <w:t>21</w:t>
      </w:r>
      <w:r w:rsidR="00F64826">
        <w:rPr>
          <w:noProof/>
        </w:rPr>
        <w:fldChar w:fldCharType="end"/>
      </w:r>
      <w:bookmarkEnd w:id="191"/>
      <w:r>
        <w:t>. Diagrama de la metodología empleada en el estudio</w:t>
      </w:r>
      <w:bookmarkEnd w:id="192"/>
    </w:p>
    <w:p w14:paraId="39169B14" w14:textId="2EB853DA" w:rsidR="008234FB" w:rsidRDefault="008234FB" w:rsidP="008234FB"/>
    <w:p w14:paraId="7075A5F6" w14:textId="77777777" w:rsidR="008234FB" w:rsidRPr="008234FB" w:rsidRDefault="008234FB" w:rsidP="008234FB"/>
    <w:p w14:paraId="2E0D1369" w14:textId="17B113C9" w:rsidR="003F5A83" w:rsidRDefault="00CB0307" w:rsidP="00CB0307">
      <w:r>
        <w:t xml:space="preserve">Para realizar el cálculo sobre todos ellos, se ha elegido el método SCS para caracterizar la evolución del caudal sobre </w:t>
      </w:r>
      <w:r w:rsidR="00904141">
        <w:t>el</w:t>
      </w:r>
      <w:r>
        <w:t xml:space="preserve"> punto de desagüe</w:t>
      </w:r>
      <w:r w:rsidR="009052E7">
        <w:t xml:space="preserve"> que se ha detallado en el Anexo 3</w:t>
      </w:r>
      <w:r>
        <w:t>.</w:t>
      </w:r>
      <w:r w:rsidR="003F5A83">
        <w:t xml:space="preserve"> Así, cada uno de ellos encuentra unos valores de Caudal punta (</w:t>
      </w:r>
      <w:proofErr w:type="spellStart"/>
      <w:r w:rsidR="003F5A83">
        <w:t>Qp</w:t>
      </w:r>
      <w:proofErr w:type="spellEnd"/>
      <w:r w:rsidR="003F5A83">
        <w:t>), Caudal total (Qt) y Tiempo pico (</w:t>
      </w:r>
      <w:proofErr w:type="spellStart"/>
      <w:r w:rsidR="003F5A83">
        <w:t>Tp</w:t>
      </w:r>
      <w:proofErr w:type="spellEnd"/>
      <w:r w:rsidR="003F5A83">
        <w:t xml:space="preserve">) </w:t>
      </w:r>
      <w:r w:rsidR="009052E7">
        <w:t>respectivamente en cada una de las cuatro combinaciones lineales que han surgido de los distintos métodos.</w:t>
      </w:r>
    </w:p>
    <w:p w14:paraId="517454ED" w14:textId="179C386B" w:rsidR="003F5A83" w:rsidRDefault="003F5A83" w:rsidP="00CB0307"/>
    <w:p w14:paraId="5F2D17DE" w14:textId="6B49AE56" w:rsidR="003F5A83" w:rsidRDefault="003F5A83" w:rsidP="00CB0307">
      <w:r>
        <w:t xml:space="preserve">Los hidrogramas resultantes de cada uno de </w:t>
      </w:r>
      <w:r w:rsidR="009052E7">
        <w:t>estos</w:t>
      </w:r>
      <w:r>
        <w:t xml:space="preserve"> métodos </w:t>
      </w:r>
      <w:r w:rsidR="009052E7">
        <w:t xml:space="preserve">se observan en la </w:t>
      </w:r>
      <w:commentRangeStart w:id="193"/>
      <w:r w:rsidR="00136F9D">
        <w:rPr>
          <w:highlight w:val="green"/>
        </w:rPr>
        <w:fldChar w:fldCharType="begin"/>
      </w:r>
      <w:r w:rsidR="00136F9D">
        <w:instrText xml:space="preserve"> REF _Ref98867890 \h </w:instrText>
      </w:r>
      <w:r w:rsidR="00136F9D">
        <w:rPr>
          <w:highlight w:val="green"/>
        </w:rPr>
      </w:r>
      <w:r w:rsidR="00136F9D">
        <w:rPr>
          <w:highlight w:val="green"/>
        </w:rPr>
        <w:fldChar w:fldCharType="separate"/>
      </w:r>
      <w:r w:rsidR="004F2F11">
        <w:t xml:space="preserve">Ilustración </w:t>
      </w:r>
      <w:r w:rsidR="004F2F11">
        <w:rPr>
          <w:noProof/>
        </w:rPr>
        <w:t>16</w:t>
      </w:r>
      <w:r w:rsidR="00136F9D">
        <w:rPr>
          <w:highlight w:val="green"/>
        </w:rPr>
        <w:fldChar w:fldCharType="end"/>
      </w:r>
      <w:commentRangeEnd w:id="193"/>
      <w:r w:rsidR="002C2298">
        <w:rPr>
          <w:rStyle w:val="Refdecomentario"/>
        </w:rPr>
        <w:commentReference w:id="193"/>
      </w:r>
      <w:r w:rsidR="009052E7">
        <w:t>.</w:t>
      </w:r>
    </w:p>
    <w:p w14:paraId="5CDB89E0" w14:textId="77777777" w:rsidR="00B8524C" w:rsidRDefault="00B8524C" w:rsidP="002A0FBD">
      <w:pPr>
        <w:keepNext/>
      </w:pPr>
    </w:p>
    <w:p w14:paraId="5A488B9D" w14:textId="77777777" w:rsidR="00B8524C" w:rsidRDefault="00B8524C" w:rsidP="002A0FBD">
      <w:pPr>
        <w:keepNext/>
      </w:pPr>
    </w:p>
    <w:p w14:paraId="5BC84240" w14:textId="77777777" w:rsidR="002A0FBD" w:rsidRDefault="00E1185B" w:rsidP="002A0FBD">
      <w:pPr>
        <w:keepNext/>
      </w:pPr>
      <w:r>
        <w:rPr>
          <w:noProof/>
        </w:rPr>
        <w:drawing>
          <wp:inline distT="0" distB="0" distL="0" distR="0" wp14:anchorId="21556EC7" wp14:editId="474EB946">
            <wp:extent cx="5935980" cy="3199130"/>
            <wp:effectExtent l="0" t="0" r="0" b="0"/>
            <wp:docPr id="3617" name="Gráfico 3617">
              <a:extLst xmlns:a="http://schemas.openxmlformats.org/drawingml/2006/main">
                <a:ext uri="{FF2B5EF4-FFF2-40B4-BE49-F238E27FC236}">
                  <a16:creationId xmlns:a16="http://schemas.microsoft.com/office/drawing/2014/main" id="{2DF5C2EE-C571-4EBA-B105-ACCC7AE39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8C8B88D" w14:textId="4E48BFCE" w:rsidR="009052E7" w:rsidRDefault="002A0FBD" w:rsidP="009052E7">
      <w:pPr>
        <w:pStyle w:val="Descripcin"/>
      </w:pPr>
      <w:bookmarkStart w:id="194" w:name="_Ref98867591"/>
      <w:bookmarkStart w:id="195" w:name="_Toc99969474"/>
      <w:r>
        <w:t xml:space="preserve">Ilustración </w:t>
      </w:r>
      <w:r w:rsidR="00F64826">
        <w:fldChar w:fldCharType="begin"/>
      </w:r>
      <w:r w:rsidR="00F64826">
        <w:instrText xml:space="preserve"> SEQ Ilustración \* ARABIC </w:instrText>
      </w:r>
      <w:r w:rsidR="00F64826">
        <w:fldChar w:fldCharType="separate"/>
      </w:r>
      <w:r w:rsidR="004F2F11">
        <w:rPr>
          <w:noProof/>
        </w:rPr>
        <w:t>22</w:t>
      </w:r>
      <w:r w:rsidR="00F64826">
        <w:rPr>
          <w:noProof/>
        </w:rPr>
        <w:fldChar w:fldCharType="end"/>
      </w:r>
      <w:bookmarkEnd w:id="194"/>
      <w:r>
        <w:t>. Resumen de hidrogramas obtenidos respecto al valor de referencia (gris)</w:t>
      </w:r>
      <w:bookmarkEnd w:id="195"/>
    </w:p>
    <w:p w14:paraId="4572DE74" w14:textId="77777777" w:rsidR="009052E7" w:rsidRDefault="009052E7" w:rsidP="009052E7">
      <w:pPr>
        <w:pStyle w:val="Descripcin"/>
        <w:jc w:val="both"/>
      </w:pPr>
    </w:p>
    <w:p w14:paraId="44F76E73" w14:textId="77777777" w:rsidR="009052E7" w:rsidRDefault="009052E7" w:rsidP="009052E7">
      <w:pPr>
        <w:pStyle w:val="Descripcin"/>
        <w:jc w:val="both"/>
      </w:pPr>
    </w:p>
    <w:p w14:paraId="1A8DC756" w14:textId="77777777" w:rsidR="00895C3E" w:rsidRDefault="009052E7" w:rsidP="009052E7">
      <w:pPr>
        <w:pStyle w:val="Descripcin"/>
        <w:jc w:val="both"/>
        <w:rPr>
          <w:ins w:id="196" w:author="Pablo RODRIGUEZ" w:date="2022-04-05T16:40:00Z"/>
        </w:rPr>
      </w:pPr>
      <w:r>
        <w:t>Dado que este apartado ofrece como resultado los valores finales del estudio (</w:t>
      </w:r>
      <w:proofErr w:type="spellStart"/>
      <w:r>
        <w:t>Qp</w:t>
      </w:r>
      <w:proofErr w:type="spellEnd"/>
      <w:r>
        <w:t xml:space="preserve">, Qt y </w:t>
      </w:r>
      <w:proofErr w:type="spellStart"/>
      <w:r>
        <w:t>Tp</w:t>
      </w:r>
      <w:proofErr w:type="spellEnd"/>
      <w:r>
        <w:t xml:space="preserve">), se ha decidido comentarlos más adelante en el Título </w:t>
      </w:r>
      <w:r w:rsidRPr="009052E7">
        <w:rPr>
          <w:i/>
          <w:iCs/>
        </w:rPr>
        <w:t>6. Resumen y Conclusiones</w:t>
      </w:r>
      <w:r>
        <w:t xml:space="preserve"> del estudio dado que se corresponden con el objetivo final del </w:t>
      </w:r>
      <w:commentRangeStart w:id="197"/>
      <w:r>
        <w:t>Trabajo</w:t>
      </w:r>
      <w:commentRangeEnd w:id="197"/>
      <w:r w:rsidR="006333F4">
        <w:rPr>
          <w:rStyle w:val="Refdecomentario"/>
          <w:bCs w:val="0"/>
        </w:rPr>
        <w:commentReference w:id="197"/>
      </w:r>
      <w:r>
        <w:t>.</w:t>
      </w:r>
    </w:p>
    <w:p w14:paraId="41885214" w14:textId="77777777" w:rsidR="00895C3E" w:rsidRDefault="00895C3E" w:rsidP="009052E7">
      <w:pPr>
        <w:pStyle w:val="Descripcin"/>
        <w:jc w:val="both"/>
        <w:rPr>
          <w:ins w:id="198" w:author="Pablo RODRIGUEZ" w:date="2022-04-05T16:40:00Z"/>
        </w:rPr>
      </w:pPr>
    </w:p>
    <w:tbl>
      <w:tblPr>
        <w:tblStyle w:val="Tablanormal5"/>
        <w:tblW w:w="7638" w:type="dxa"/>
        <w:jc w:val="center"/>
        <w:tblLook w:val="04A0" w:firstRow="1" w:lastRow="0" w:firstColumn="1" w:lastColumn="0" w:noHBand="0" w:noVBand="1"/>
      </w:tblPr>
      <w:tblGrid>
        <w:gridCol w:w="3782"/>
        <w:gridCol w:w="1291"/>
        <w:gridCol w:w="1273"/>
        <w:gridCol w:w="1292"/>
      </w:tblGrid>
      <w:tr w:rsidR="00895C3E" w:rsidRPr="0006746C" w14:paraId="01D45568" w14:textId="77777777" w:rsidTr="00CA6280">
        <w:trPr>
          <w:cnfStyle w:val="100000000000" w:firstRow="1" w:lastRow="0" w:firstColumn="0" w:lastColumn="0" w:oddVBand="0" w:evenVBand="0" w:oddHBand="0" w:evenHBand="0" w:firstRowFirstColumn="0" w:firstRowLastColumn="0" w:lastRowFirstColumn="0" w:lastRowLastColumn="0"/>
          <w:trHeight w:val="531"/>
          <w:jc w:val="center"/>
          <w:ins w:id="199" w:author="Pablo RODRIGUEZ" w:date="2022-04-05T16:40:00Z"/>
        </w:trPr>
        <w:tc>
          <w:tcPr>
            <w:cnfStyle w:val="001000000100" w:firstRow="0" w:lastRow="0" w:firstColumn="1" w:lastColumn="0" w:oddVBand="0" w:evenVBand="0" w:oddHBand="0" w:evenHBand="0" w:firstRowFirstColumn="1" w:firstRowLastColumn="0" w:lastRowFirstColumn="0" w:lastRowLastColumn="0"/>
            <w:tcW w:w="3782" w:type="dxa"/>
            <w:noWrap/>
            <w:hideMark/>
          </w:tcPr>
          <w:p w14:paraId="37862661" w14:textId="77777777" w:rsidR="00895C3E" w:rsidRPr="0006746C" w:rsidRDefault="00895C3E" w:rsidP="00CA6280">
            <w:pPr>
              <w:widowControl/>
              <w:tabs>
                <w:tab w:val="clear" w:pos="8789"/>
              </w:tabs>
              <w:spacing w:before="0" w:after="0"/>
              <w:jc w:val="left"/>
              <w:rPr>
                <w:ins w:id="200" w:author="Pablo RODRIGUEZ" w:date="2022-04-05T16:40:00Z"/>
                <w:rFonts w:eastAsia="Times New Roman" w:cs="Times New Roman"/>
                <w:spacing w:val="0"/>
                <w:sz w:val="24"/>
                <w:szCs w:val="24"/>
                <w:lang w:eastAsia="es-ES"/>
              </w:rPr>
            </w:pPr>
          </w:p>
        </w:tc>
        <w:tc>
          <w:tcPr>
            <w:tcW w:w="3856" w:type="dxa"/>
            <w:gridSpan w:val="3"/>
            <w:noWrap/>
            <w:hideMark/>
          </w:tcPr>
          <w:p w14:paraId="307B3606" w14:textId="77777777" w:rsidR="00895C3E" w:rsidRPr="0006746C" w:rsidRDefault="00895C3E" w:rsidP="00CA628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ins w:id="201" w:author="Pablo RODRIGUEZ" w:date="2022-04-05T16:40:00Z"/>
                <w:rFonts w:ascii="Calibri" w:eastAsia="Times New Roman" w:hAnsi="Calibri" w:cs="Calibri"/>
                <w:b/>
                <w:bCs/>
                <w:i w:val="0"/>
                <w:iCs w:val="0"/>
                <w:color w:val="000000"/>
                <w:spacing w:val="0"/>
                <w:lang w:eastAsia="es-ES"/>
              </w:rPr>
            </w:pPr>
            <w:ins w:id="202" w:author="Pablo RODRIGUEZ" w:date="2022-04-05T16:40:00Z">
              <w:r w:rsidRPr="0006746C">
                <w:rPr>
                  <w:rFonts w:ascii="Calibri" w:eastAsia="Times New Roman" w:hAnsi="Calibri" w:cs="Calibri"/>
                  <w:b/>
                  <w:bCs/>
                  <w:color w:val="000000"/>
                  <w:spacing w:val="0"/>
                  <w:lang w:eastAsia="es-ES"/>
                </w:rPr>
                <w:t>(%) error porcentual frente al histórico</w:t>
              </w:r>
            </w:ins>
          </w:p>
        </w:tc>
      </w:tr>
      <w:tr w:rsidR="00895C3E" w:rsidRPr="0006746C" w14:paraId="68E999D3" w14:textId="77777777" w:rsidTr="00CA6280">
        <w:trPr>
          <w:cnfStyle w:val="000000100000" w:firstRow="0" w:lastRow="0" w:firstColumn="0" w:lastColumn="0" w:oddVBand="0" w:evenVBand="0" w:oddHBand="1" w:evenHBand="0" w:firstRowFirstColumn="0" w:firstRowLastColumn="0" w:lastRowFirstColumn="0" w:lastRowLastColumn="0"/>
          <w:trHeight w:val="506"/>
          <w:jc w:val="center"/>
          <w:ins w:id="203" w:author="Pablo RODRIGUEZ" w:date="2022-04-05T16:40:00Z"/>
        </w:trPr>
        <w:tc>
          <w:tcPr>
            <w:cnfStyle w:val="001000000000" w:firstRow="0" w:lastRow="0" w:firstColumn="1" w:lastColumn="0" w:oddVBand="0" w:evenVBand="0" w:oddHBand="0" w:evenHBand="0" w:firstRowFirstColumn="0" w:firstRowLastColumn="0" w:lastRowFirstColumn="0" w:lastRowLastColumn="0"/>
            <w:tcW w:w="3782" w:type="dxa"/>
            <w:noWrap/>
            <w:hideMark/>
          </w:tcPr>
          <w:p w14:paraId="49DD265C" w14:textId="77777777" w:rsidR="00895C3E" w:rsidRPr="0006746C" w:rsidRDefault="00895C3E" w:rsidP="00CA6280">
            <w:pPr>
              <w:widowControl/>
              <w:tabs>
                <w:tab w:val="clear" w:pos="8789"/>
              </w:tabs>
              <w:spacing w:before="0" w:after="0"/>
              <w:jc w:val="left"/>
              <w:rPr>
                <w:ins w:id="204" w:author="Pablo RODRIGUEZ" w:date="2022-04-05T16:40:00Z"/>
                <w:rFonts w:ascii="Calibri" w:eastAsia="Times New Roman" w:hAnsi="Calibri" w:cs="Calibri"/>
                <w:b/>
                <w:bCs/>
                <w:i w:val="0"/>
                <w:iCs w:val="0"/>
                <w:color w:val="000000"/>
                <w:spacing w:val="0"/>
                <w:lang w:eastAsia="es-ES"/>
              </w:rPr>
            </w:pPr>
            <w:ins w:id="205" w:author="Pablo RODRIGUEZ" w:date="2022-04-05T16:40:00Z">
              <w:r w:rsidRPr="0006746C">
                <w:rPr>
                  <w:rFonts w:ascii="Calibri" w:eastAsia="Times New Roman" w:hAnsi="Calibri" w:cs="Calibri"/>
                  <w:b/>
                  <w:bCs/>
                  <w:color w:val="000000"/>
                  <w:spacing w:val="0"/>
                  <w:lang w:eastAsia="es-ES"/>
                </w:rPr>
                <w:t>Método usado</w:t>
              </w:r>
            </w:ins>
          </w:p>
        </w:tc>
        <w:tc>
          <w:tcPr>
            <w:tcW w:w="1291" w:type="dxa"/>
            <w:noWrap/>
            <w:hideMark/>
          </w:tcPr>
          <w:p w14:paraId="44157E60" w14:textId="77777777" w:rsidR="00895C3E" w:rsidRPr="0006746C" w:rsidRDefault="00895C3E" w:rsidP="00CA6280">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ins w:id="206" w:author="Pablo RODRIGUEZ" w:date="2022-04-05T16:40:00Z"/>
                <w:rFonts w:ascii="Calibri" w:eastAsia="Times New Roman" w:hAnsi="Calibri" w:cs="Calibri"/>
                <w:b/>
                <w:bCs/>
                <w:i/>
                <w:iCs/>
                <w:color w:val="000000"/>
                <w:spacing w:val="0"/>
                <w:lang w:eastAsia="es-ES"/>
              </w:rPr>
            </w:pPr>
            <w:proofErr w:type="spellStart"/>
            <w:ins w:id="207" w:author="Pablo RODRIGUEZ" w:date="2022-04-05T16:40:00Z">
              <w:r w:rsidRPr="0006746C">
                <w:rPr>
                  <w:rFonts w:ascii="Calibri" w:eastAsia="Times New Roman" w:hAnsi="Calibri" w:cs="Calibri"/>
                  <w:b/>
                  <w:bCs/>
                  <w:i/>
                  <w:iCs/>
                  <w:color w:val="000000"/>
                  <w:spacing w:val="0"/>
                  <w:lang w:eastAsia="es-ES"/>
                </w:rPr>
                <w:t>Qpunta</w:t>
              </w:r>
              <w:proofErr w:type="spellEnd"/>
            </w:ins>
          </w:p>
        </w:tc>
        <w:tc>
          <w:tcPr>
            <w:tcW w:w="1273" w:type="dxa"/>
            <w:noWrap/>
            <w:hideMark/>
          </w:tcPr>
          <w:p w14:paraId="079E0963" w14:textId="77777777" w:rsidR="00895C3E" w:rsidRPr="0006746C" w:rsidRDefault="00895C3E" w:rsidP="00CA6280">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ins w:id="208" w:author="Pablo RODRIGUEZ" w:date="2022-04-05T16:40:00Z"/>
                <w:rFonts w:ascii="Calibri" w:eastAsia="Times New Roman" w:hAnsi="Calibri" w:cs="Calibri"/>
                <w:b/>
                <w:bCs/>
                <w:i/>
                <w:iCs/>
                <w:color w:val="000000"/>
                <w:spacing w:val="0"/>
                <w:lang w:eastAsia="es-ES"/>
              </w:rPr>
            </w:pPr>
            <w:proofErr w:type="spellStart"/>
            <w:ins w:id="209" w:author="Pablo RODRIGUEZ" w:date="2022-04-05T16:40:00Z">
              <w:r w:rsidRPr="0006746C">
                <w:rPr>
                  <w:rFonts w:ascii="Calibri" w:eastAsia="Times New Roman" w:hAnsi="Calibri" w:cs="Calibri"/>
                  <w:b/>
                  <w:bCs/>
                  <w:i/>
                  <w:iCs/>
                  <w:color w:val="000000"/>
                  <w:spacing w:val="0"/>
                  <w:lang w:eastAsia="es-ES"/>
                </w:rPr>
                <w:t>Qtotal</w:t>
              </w:r>
              <w:proofErr w:type="spellEnd"/>
            </w:ins>
          </w:p>
        </w:tc>
        <w:tc>
          <w:tcPr>
            <w:tcW w:w="1290" w:type="dxa"/>
            <w:noWrap/>
            <w:hideMark/>
          </w:tcPr>
          <w:p w14:paraId="54DACCA4" w14:textId="77777777" w:rsidR="00895C3E" w:rsidRPr="0006746C" w:rsidRDefault="00895C3E" w:rsidP="00CA6280">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ins w:id="210" w:author="Pablo RODRIGUEZ" w:date="2022-04-05T16:40:00Z"/>
                <w:rFonts w:ascii="Calibri" w:eastAsia="Times New Roman" w:hAnsi="Calibri" w:cs="Calibri"/>
                <w:b/>
                <w:bCs/>
                <w:i/>
                <w:iCs/>
                <w:color w:val="000000"/>
                <w:spacing w:val="0"/>
                <w:lang w:eastAsia="es-ES"/>
              </w:rPr>
            </w:pPr>
            <w:proofErr w:type="spellStart"/>
            <w:ins w:id="211" w:author="Pablo RODRIGUEZ" w:date="2022-04-05T16:40:00Z">
              <w:r w:rsidRPr="0006746C">
                <w:rPr>
                  <w:rFonts w:ascii="Calibri" w:eastAsia="Times New Roman" w:hAnsi="Calibri" w:cs="Calibri"/>
                  <w:b/>
                  <w:bCs/>
                  <w:i/>
                  <w:iCs/>
                  <w:color w:val="000000"/>
                  <w:spacing w:val="0"/>
                  <w:lang w:eastAsia="es-ES"/>
                </w:rPr>
                <w:t>Tpico</w:t>
              </w:r>
              <w:proofErr w:type="spellEnd"/>
            </w:ins>
          </w:p>
        </w:tc>
      </w:tr>
      <w:tr w:rsidR="00895C3E" w:rsidRPr="0006746C" w14:paraId="7FAFFDB8" w14:textId="77777777" w:rsidTr="00CA6280">
        <w:trPr>
          <w:trHeight w:val="506"/>
          <w:jc w:val="center"/>
          <w:ins w:id="212" w:author="Pablo RODRIGUEZ" w:date="2022-04-05T16:40:00Z"/>
        </w:trPr>
        <w:tc>
          <w:tcPr>
            <w:cnfStyle w:val="001000000000" w:firstRow="0" w:lastRow="0" w:firstColumn="1" w:lastColumn="0" w:oddVBand="0" w:evenVBand="0" w:oddHBand="0" w:evenHBand="0" w:firstRowFirstColumn="0" w:firstRowLastColumn="0" w:lastRowFirstColumn="0" w:lastRowLastColumn="0"/>
            <w:tcW w:w="3782" w:type="dxa"/>
            <w:noWrap/>
            <w:hideMark/>
          </w:tcPr>
          <w:p w14:paraId="64BF2338" w14:textId="77777777" w:rsidR="00895C3E" w:rsidRPr="0006746C" w:rsidRDefault="00895C3E" w:rsidP="00CA6280">
            <w:pPr>
              <w:widowControl/>
              <w:tabs>
                <w:tab w:val="clear" w:pos="8789"/>
              </w:tabs>
              <w:spacing w:before="0" w:after="0"/>
              <w:jc w:val="left"/>
              <w:rPr>
                <w:ins w:id="213" w:author="Pablo RODRIGUEZ" w:date="2022-04-05T16:40:00Z"/>
                <w:rFonts w:ascii="Calibri" w:eastAsia="Times New Roman" w:hAnsi="Calibri" w:cs="Calibri"/>
                <w:color w:val="000000"/>
                <w:spacing w:val="0"/>
                <w:lang w:eastAsia="es-ES"/>
              </w:rPr>
            </w:pPr>
            <w:ins w:id="214" w:author="Pablo RODRIGUEZ" w:date="2022-04-05T16:40:00Z">
              <w:r w:rsidRPr="0006746C">
                <w:rPr>
                  <w:rFonts w:ascii="Calibri" w:eastAsia="Times New Roman" w:hAnsi="Calibri" w:cs="Calibri"/>
                  <w:color w:val="000000"/>
                  <w:spacing w:val="0"/>
                  <w:lang w:eastAsia="es-ES"/>
                </w:rPr>
                <w:t>Abstracciones + Bloques Alternos</w:t>
              </w:r>
            </w:ins>
          </w:p>
        </w:tc>
        <w:tc>
          <w:tcPr>
            <w:tcW w:w="1291" w:type="dxa"/>
            <w:noWrap/>
            <w:hideMark/>
          </w:tcPr>
          <w:p w14:paraId="13B706F2" w14:textId="77777777" w:rsidR="00895C3E" w:rsidRPr="0006746C" w:rsidRDefault="00895C3E" w:rsidP="00CA6280">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ins w:id="215" w:author="Pablo RODRIGUEZ" w:date="2022-04-05T16:40:00Z"/>
                <w:rFonts w:ascii="Calibri" w:eastAsia="Times New Roman" w:hAnsi="Calibri" w:cs="Calibri"/>
                <w:color w:val="000000"/>
                <w:spacing w:val="0"/>
                <w:lang w:eastAsia="es-ES"/>
              </w:rPr>
            </w:pPr>
            <w:ins w:id="216" w:author="Pablo RODRIGUEZ" w:date="2022-04-05T16:40:00Z">
              <w:r w:rsidRPr="0006746C">
                <w:rPr>
                  <w:rFonts w:ascii="Calibri" w:eastAsia="Times New Roman" w:hAnsi="Calibri" w:cs="Calibri"/>
                  <w:color w:val="000000"/>
                  <w:spacing w:val="0"/>
                  <w:lang w:eastAsia="es-ES"/>
                </w:rPr>
                <w:t>-16.30%</w:t>
              </w:r>
            </w:ins>
          </w:p>
        </w:tc>
        <w:tc>
          <w:tcPr>
            <w:tcW w:w="1273" w:type="dxa"/>
            <w:noWrap/>
            <w:hideMark/>
          </w:tcPr>
          <w:p w14:paraId="6F921F18" w14:textId="77777777" w:rsidR="00895C3E" w:rsidRPr="0006746C" w:rsidRDefault="00895C3E" w:rsidP="00CA6280">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ins w:id="217" w:author="Pablo RODRIGUEZ" w:date="2022-04-05T16:40:00Z"/>
                <w:rFonts w:ascii="Calibri" w:eastAsia="Times New Roman" w:hAnsi="Calibri" w:cs="Calibri"/>
                <w:color w:val="000000"/>
                <w:spacing w:val="0"/>
                <w:lang w:eastAsia="es-ES"/>
              </w:rPr>
            </w:pPr>
            <w:ins w:id="218" w:author="Pablo RODRIGUEZ" w:date="2022-04-05T16:40:00Z">
              <w:r w:rsidRPr="0006746C">
                <w:rPr>
                  <w:rFonts w:ascii="Calibri" w:eastAsia="Times New Roman" w:hAnsi="Calibri" w:cs="Calibri"/>
                  <w:color w:val="000000"/>
                  <w:spacing w:val="0"/>
                  <w:lang w:eastAsia="es-ES"/>
                </w:rPr>
                <w:t>-9.53%</w:t>
              </w:r>
            </w:ins>
          </w:p>
        </w:tc>
        <w:tc>
          <w:tcPr>
            <w:tcW w:w="1290" w:type="dxa"/>
            <w:noWrap/>
            <w:hideMark/>
          </w:tcPr>
          <w:p w14:paraId="53BFC9DD" w14:textId="77777777" w:rsidR="00895C3E" w:rsidRPr="0006746C" w:rsidRDefault="00895C3E" w:rsidP="00CA6280">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ins w:id="219" w:author="Pablo RODRIGUEZ" w:date="2022-04-05T16:40:00Z"/>
                <w:rFonts w:ascii="Calibri" w:eastAsia="Times New Roman" w:hAnsi="Calibri" w:cs="Calibri"/>
                <w:color w:val="000000"/>
                <w:spacing w:val="0"/>
                <w:lang w:eastAsia="es-ES"/>
              </w:rPr>
            </w:pPr>
            <w:ins w:id="220" w:author="Pablo RODRIGUEZ" w:date="2022-04-05T16:40:00Z">
              <w:r w:rsidRPr="0006746C">
                <w:rPr>
                  <w:rFonts w:ascii="Calibri" w:eastAsia="Times New Roman" w:hAnsi="Calibri" w:cs="Calibri"/>
                  <w:color w:val="000000"/>
                  <w:spacing w:val="0"/>
                  <w:lang w:eastAsia="es-ES"/>
                </w:rPr>
                <w:t>-6.97%</w:t>
              </w:r>
            </w:ins>
          </w:p>
        </w:tc>
      </w:tr>
      <w:tr w:rsidR="00895C3E" w:rsidRPr="0006746C" w14:paraId="46BD4307" w14:textId="77777777" w:rsidTr="00CA6280">
        <w:trPr>
          <w:cnfStyle w:val="000000100000" w:firstRow="0" w:lastRow="0" w:firstColumn="0" w:lastColumn="0" w:oddVBand="0" w:evenVBand="0" w:oddHBand="1" w:evenHBand="0" w:firstRowFirstColumn="0" w:firstRowLastColumn="0" w:lastRowFirstColumn="0" w:lastRowLastColumn="0"/>
          <w:trHeight w:val="506"/>
          <w:jc w:val="center"/>
          <w:ins w:id="221" w:author="Pablo RODRIGUEZ" w:date="2022-04-05T16:40:00Z"/>
        </w:trPr>
        <w:tc>
          <w:tcPr>
            <w:cnfStyle w:val="001000000000" w:firstRow="0" w:lastRow="0" w:firstColumn="1" w:lastColumn="0" w:oddVBand="0" w:evenVBand="0" w:oddHBand="0" w:evenHBand="0" w:firstRowFirstColumn="0" w:firstRowLastColumn="0" w:lastRowFirstColumn="0" w:lastRowLastColumn="0"/>
            <w:tcW w:w="3782" w:type="dxa"/>
            <w:noWrap/>
            <w:hideMark/>
          </w:tcPr>
          <w:p w14:paraId="1DA58544" w14:textId="77777777" w:rsidR="00895C3E" w:rsidRPr="0006746C" w:rsidRDefault="00895C3E" w:rsidP="00CA6280">
            <w:pPr>
              <w:widowControl/>
              <w:tabs>
                <w:tab w:val="clear" w:pos="8789"/>
              </w:tabs>
              <w:spacing w:before="0" w:after="0"/>
              <w:jc w:val="left"/>
              <w:rPr>
                <w:ins w:id="222" w:author="Pablo RODRIGUEZ" w:date="2022-04-05T16:40:00Z"/>
                <w:rFonts w:ascii="Calibri" w:eastAsia="Times New Roman" w:hAnsi="Calibri" w:cs="Calibri"/>
                <w:color w:val="000000"/>
                <w:spacing w:val="0"/>
                <w:lang w:eastAsia="es-ES"/>
              </w:rPr>
            </w:pPr>
            <w:ins w:id="223" w:author="Pablo RODRIGUEZ" w:date="2022-04-05T16:40:00Z">
              <w:r w:rsidRPr="0006746C">
                <w:rPr>
                  <w:rFonts w:ascii="Calibri" w:eastAsia="Times New Roman" w:hAnsi="Calibri" w:cs="Calibri"/>
                  <w:color w:val="000000"/>
                  <w:spacing w:val="0"/>
                  <w:lang w:eastAsia="es-ES"/>
                </w:rPr>
                <w:t>Abstracciones + Método Alternativo</w:t>
              </w:r>
            </w:ins>
          </w:p>
        </w:tc>
        <w:tc>
          <w:tcPr>
            <w:tcW w:w="1291" w:type="dxa"/>
            <w:noWrap/>
            <w:hideMark/>
          </w:tcPr>
          <w:p w14:paraId="71F63A45" w14:textId="77777777" w:rsidR="00895C3E" w:rsidRPr="0006746C" w:rsidRDefault="00895C3E" w:rsidP="00CA6280">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ins w:id="224" w:author="Pablo RODRIGUEZ" w:date="2022-04-05T16:40:00Z"/>
                <w:rFonts w:ascii="Calibri" w:eastAsia="Times New Roman" w:hAnsi="Calibri" w:cs="Calibri"/>
                <w:color w:val="000000"/>
                <w:spacing w:val="0"/>
                <w:lang w:eastAsia="es-ES"/>
              </w:rPr>
            </w:pPr>
            <w:ins w:id="225" w:author="Pablo RODRIGUEZ" w:date="2022-04-05T16:40:00Z">
              <w:r w:rsidRPr="0006746C">
                <w:rPr>
                  <w:rFonts w:ascii="Calibri" w:eastAsia="Times New Roman" w:hAnsi="Calibri" w:cs="Calibri"/>
                  <w:color w:val="000000"/>
                  <w:spacing w:val="0"/>
                  <w:lang w:eastAsia="es-ES"/>
                </w:rPr>
                <w:t>-13.89%</w:t>
              </w:r>
            </w:ins>
          </w:p>
        </w:tc>
        <w:tc>
          <w:tcPr>
            <w:tcW w:w="1273" w:type="dxa"/>
            <w:noWrap/>
            <w:hideMark/>
          </w:tcPr>
          <w:p w14:paraId="0E266E98" w14:textId="77777777" w:rsidR="00895C3E" w:rsidRPr="0006746C" w:rsidRDefault="00895C3E" w:rsidP="00CA6280">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ins w:id="226" w:author="Pablo RODRIGUEZ" w:date="2022-04-05T16:40:00Z"/>
                <w:rFonts w:ascii="Calibri" w:eastAsia="Times New Roman" w:hAnsi="Calibri" w:cs="Calibri"/>
                <w:color w:val="000000"/>
                <w:spacing w:val="0"/>
                <w:lang w:eastAsia="es-ES"/>
              </w:rPr>
            </w:pPr>
            <w:ins w:id="227" w:author="Pablo RODRIGUEZ" w:date="2022-04-05T16:40:00Z">
              <w:r w:rsidRPr="0006746C">
                <w:rPr>
                  <w:rFonts w:ascii="Calibri" w:eastAsia="Times New Roman" w:hAnsi="Calibri" w:cs="Calibri"/>
                  <w:color w:val="000000"/>
                  <w:spacing w:val="0"/>
                  <w:lang w:eastAsia="es-ES"/>
                </w:rPr>
                <w:t>0.03%</w:t>
              </w:r>
            </w:ins>
          </w:p>
        </w:tc>
        <w:tc>
          <w:tcPr>
            <w:tcW w:w="1290" w:type="dxa"/>
            <w:noWrap/>
            <w:hideMark/>
          </w:tcPr>
          <w:p w14:paraId="736D64B4" w14:textId="77777777" w:rsidR="00895C3E" w:rsidRPr="0006746C" w:rsidRDefault="00895C3E" w:rsidP="00CA6280">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ins w:id="228" w:author="Pablo RODRIGUEZ" w:date="2022-04-05T16:40:00Z"/>
                <w:rFonts w:ascii="Calibri" w:eastAsia="Times New Roman" w:hAnsi="Calibri" w:cs="Calibri"/>
                <w:color w:val="000000"/>
                <w:spacing w:val="0"/>
                <w:lang w:eastAsia="es-ES"/>
              </w:rPr>
            </w:pPr>
            <w:ins w:id="229" w:author="Pablo RODRIGUEZ" w:date="2022-04-05T16:40:00Z">
              <w:r w:rsidRPr="0006746C">
                <w:rPr>
                  <w:rFonts w:ascii="Calibri" w:eastAsia="Times New Roman" w:hAnsi="Calibri" w:cs="Calibri"/>
                  <w:color w:val="000000"/>
                  <w:spacing w:val="0"/>
                  <w:lang w:eastAsia="es-ES"/>
                </w:rPr>
                <w:t>-0.02%</w:t>
              </w:r>
            </w:ins>
          </w:p>
        </w:tc>
      </w:tr>
      <w:tr w:rsidR="00895C3E" w:rsidRPr="0006746C" w14:paraId="61D73FA7" w14:textId="77777777" w:rsidTr="00CA6280">
        <w:trPr>
          <w:trHeight w:val="506"/>
          <w:jc w:val="center"/>
          <w:ins w:id="230" w:author="Pablo RODRIGUEZ" w:date="2022-04-05T16:40:00Z"/>
        </w:trPr>
        <w:tc>
          <w:tcPr>
            <w:cnfStyle w:val="001000000000" w:firstRow="0" w:lastRow="0" w:firstColumn="1" w:lastColumn="0" w:oddVBand="0" w:evenVBand="0" w:oddHBand="0" w:evenHBand="0" w:firstRowFirstColumn="0" w:firstRowLastColumn="0" w:lastRowFirstColumn="0" w:lastRowLastColumn="0"/>
            <w:tcW w:w="3782" w:type="dxa"/>
            <w:noWrap/>
            <w:hideMark/>
          </w:tcPr>
          <w:p w14:paraId="65C14446" w14:textId="77777777" w:rsidR="00895C3E" w:rsidRPr="0006746C" w:rsidRDefault="00895C3E" w:rsidP="00CA6280">
            <w:pPr>
              <w:widowControl/>
              <w:tabs>
                <w:tab w:val="clear" w:pos="8789"/>
              </w:tabs>
              <w:spacing w:before="0" w:after="0"/>
              <w:jc w:val="left"/>
              <w:rPr>
                <w:ins w:id="231" w:author="Pablo RODRIGUEZ" w:date="2022-04-05T16:40:00Z"/>
                <w:rFonts w:ascii="Calibri" w:eastAsia="Times New Roman" w:hAnsi="Calibri" w:cs="Calibri"/>
                <w:color w:val="000000"/>
                <w:spacing w:val="0"/>
                <w:lang w:eastAsia="es-ES"/>
              </w:rPr>
            </w:pPr>
            <w:ins w:id="232" w:author="Pablo RODRIGUEZ" w:date="2022-04-05T16:40:00Z">
              <w:r w:rsidRPr="0006746C">
                <w:rPr>
                  <w:rFonts w:ascii="Calibri" w:eastAsia="Times New Roman" w:hAnsi="Calibri" w:cs="Calibri"/>
                  <w:color w:val="000000"/>
                  <w:spacing w:val="0"/>
                  <w:lang w:eastAsia="es-ES"/>
                </w:rPr>
                <w:t>Green-</w:t>
              </w:r>
              <w:proofErr w:type="spellStart"/>
              <w:r w:rsidRPr="0006746C">
                <w:rPr>
                  <w:rFonts w:ascii="Calibri" w:eastAsia="Times New Roman" w:hAnsi="Calibri" w:cs="Calibri"/>
                  <w:color w:val="000000"/>
                  <w:spacing w:val="0"/>
                  <w:lang w:eastAsia="es-ES"/>
                </w:rPr>
                <w:t>Ampt</w:t>
              </w:r>
              <w:proofErr w:type="spellEnd"/>
              <w:r w:rsidRPr="0006746C">
                <w:rPr>
                  <w:rFonts w:ascii="Calibri" w:eastAsia="Times New Roman" w:hAnsi="Calibri" w:cs="Calibri"/>
                  <w:color w:val="000000"/>
                  <w:spacing w:val="0"/>
                  <w:lang w:eastAsia="es-ES"/>
                </w:rPr>
                <w:t xml:space="preserve"> + Bloques Alternos</w:t>
              </w:r>
            </w:ins>
          </w:p>
        </w:tc>
        <w:tc>
          <w:tcPr>
            <w:tcW w:w="1291" w:type="dxa"/>
            <w:noWrap/>
            <w:hideMark/>
          </w:tcPr>
          <w:p w14:paraId="42651E60" w14:textId="77777777" w:rsidR="00895C3E" w:rsidRPr="0006746C" w:rsidRDefault="00895C3E" w:rsidP="00CA6280">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ins w:id="233" w:author="Pablo RODRIGUEZ" w:date="2022-04-05T16:40:00Z"/>
                <w:rFonts w:ascii="Calibri" w:eastAsia="Times New Roman" w:hAnsi="Calibri" w:cs="Calibri"/>
                <w:color w:val="000000"/>
                <w:spacing w:val="0"/>
                <w:lang w:eastAsia="es-ES"/>
              </w:rPr>
            </w:pPr>
            <w:ins w:id="234" w:author="Pablo RODRIGUEZ" w:date="2022-04-05T16:40:00Z">
              <w:r w:rsidRPr="0006746C">
                <w:rPr>
                  <w:rFonts w:ascii="Calibri" w:eastAsia="Times New Roman" w:hAnsi="Calibri" w:cs="Calibri"/>
                  <w:color w:val="000000"/>
                  <w:spacing w:val="0"/>
                  <w:lang w:eastAsia="es-ES"/>
                </w:rPr>
                <w:t>14.84%</w:t>
              </w:r>
            </w:ins>
          </w:p>
        </w:tc>
        <w:tc>
          <w:tcPr>
            <w:tcW w:w="1273" w:type="dxa"/>
            <w:noWrap/>
            <w:hideMark/>
          </w:tcPr>
          <w:p w14:paraId="3C4B26C3" w14:textId="77777777" w:rsidR="00895C3E" w:rsidRPr="0006746C" w:rsidRDefault="00895C3E" w:rsidP="00CA6280">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ins w:id="235" w:author="Pablo RODRIGUEZ" w:date="2022-04-05T16:40:00Z"/>
                <w:rFonts w:ascii="Calibri" w:eastAsia="Times New Roman" w:hAnsi="Calibri" w:cs="Calibri"/>
                <w:color w:val="000000"/>
                <w:spacing w:val="0"/>
                <w:lang w:eastAsia="es-ES"/>
              </w:rPr>
            </w:pPr>
            <w:ins w:id="236" w:author="Pablo RODRIGUEZ" w:date="2022-04-05T16:40:00Z">
              <w:r w:rsidRPr="0006746C">
                <w:rPr>
                  <w:rFonts w:ascii="Calibri" w:eastAsia="Times New Roman" w:hAnsi="Calibri" w:cs="Calibri"/>
                  <w:color w:val="000000"/>
                  <w:spacing w:val="0"/>
                  <w:lang w:eastAsia="es-ES"/>
                </w:rPr>
                <w:t>-31.98%</w:t>
              </w:r>
            </w:ins>
          </w:p>
        </w:tc>
        <w:tc>
          <w:tcPr>
            <w:tcW w:w="1290" w:type="dxa"/>
            <w:noWrap/>
            <w:hideMark/>
          </w:tcPr>
          <w:p w14:paraId="2A1AD12C" w14:textId="77777777" w:rsidR="00895C3E" w:rsidRPr="0006746C" w:rsidRDefault="00895C3E" w:rsidP="00CA6280">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ins w:id="237" w:author="Pablo RODRIGUEZ" w:date="2022-04-05T16:40:00Z"/>
                <w:rFonts w:ascii="Calibri" w:eastAsia="Times New Roman" w:hAnsi="Calibri" w:cs="Calibri"/>
                <w:color w:val="000000"/>
                <w:spacing w:val="0"/>
                <w:lang w:eastAsia="es-ES"/>
              </w:rPr>
            </w:pPr>
            <w:ins w:id="238" w:author="Pablo RODRIGUEZ" w:date="2022-04-05T16:40:00Z">
              <w:r w:rsidRPr="0006746C">
                <w:rPr>
                  <w:rFonts w:ascii="Calibri" w:eastAsia="Times New Roman" w:hAnsi="Calibri" w:cs="Calibri"/>
                  <w:color w:val="000000"/>
                  <w:spacing w:val="0"/>
                  <w:lang w:eastAsia="es-ES"/>
                </w:rPr>
                <w:t>-49.02%</w:t>
              </w:r>
            </w:ins>
          </w:p>
        </w:tc>
      </w:tr>
      <w:tr w:rsidR="00895C3E" w:rsidRPr="0006746C" w14:paraId="7B9EF943" w14:textId="77777777" w:rsidTr="00CA6280">
        <w:trPr>
          <w:cnfStyle w:val="000000100000" w:firstRow="0" w:lastRow="0" w:firstColumn="0" w:lastColumn="0" w:oddVBand="0" w:evenVBand="0" w:oddHBand="1" w:evenHBand="0" w:firstRowFirstColumn="0" w:firstRowLastColumn="0" w:lastRowFirstColumn="0" w:lastRowLastColumn="0"/>
          <w:trHeight w:val="531"/>
          <w:jc w:val="center"/>
          <w:ins w:id="239" w:author="Pablo RODRIGUEZ" w:date="2022-04-05T16:40:00Z"/>
        </w:trPr>
        <w:tc>
          <w:tcPr>
            <w:cnfStyle w:val="001000000000" w:firstRow="0" w:lastRow="0" w:firstColumn="1" w:lastColumn="0" w:oddVBand="0" w:evenVBand="0" w:oddHBand="0" w:evenHBand="0" w:firstRowFirstColumn="0" w:firstRowLastColumn="0" w:lastRowFirstColumn="0" w:lastRowLastColumn="0"/>
            <w:tcW w:w="3782" w:type="dxa"/>
            <w:noWrap/>
            <w:hideMark/>
          </w:tcPr>
          <w:p w14:paraId="19B1CC20" w14:textId="77777777" w:rsidR="00895C3E" w:rsidRPr="0006746C" w:rsidRDefault="00895C3E" w:rsidP="00CA6280">
            <w:pPr>
              <w:widowControl/>
              <w:tabs>
                <w:tab w:val="clear" w:pos="8789"/>
              </w:tabs>
              <w:spacing w:before="0" w:after="0"/>
              <w:jc w:val="left"/>
              <w:rPr>
                <w:ins w:id="240" w:author="Pablo RODRIGUEZ" w:date="2022-04-05T16:40:00Z"/>
                <w:rFonts w:ascii="Calibri" w:eastAsia="Times New Roman" w:hAnsi="Calibri" w:cs="Calibri"/>
                <w:color w:val="000000"/>
                <w:spacing w:val="0"/>
                <w:lang w:eastAsia="es-ES"/>
              </w:rPr>
            </w:pPr>
            <w:ins w:id="241" w:author="Pablo RODRIGUEZ" w:date="2022-04-05T16:40:00Z">
              <w:r w:rsidRPr="0006746C">
                <w:rPr>
                  <w:rFonts w:ascii="Calibri" w:eastAsia="Times New Roman" w:hAnsi="Calibri" w:cs="Calibri"/>
                  <w:color w:val="000000"/>
                  <w:spacing w:val="0"/>
                  <w:lang w:eastAsia="es-ES"/>
                </w:rPr>
                <w:lastRenderedPageBreak/>
                <w:t>Green-</w:t>
              </w:r>
              <w:proofErr w:type="spellStart"/>
              <w:r w:rsidRPr="0006746C">
                <w:rPr>
                  <w:rFonts w:ascii="Calibri" w:eastAsia="Times New Roman" w:hAnsi="Calibri" w:cs="Calibri"/>
                  <w:color w:val="000000"/>
                  <w:spacing w:val="0"/>
                  <w:lang w:eastAsia="es-ES"/>
                </w:rPr>
                <w:t>Ampt</w:t>
              </w:r>
              <w:proofErr w:type="spellEnd"/>
              <w:r w:rsidRPr="0006746C">
                <w:rPr>
                  <w:rFonts w:ascii="Calibri" w:eastAsia="Times New Roman" w:hAnsi="Calibri" w:cs="Calibri"/>
                  <w:color w:val="000000"/>
                  <w:spacing w:val="0"/>
                  <w:lang w:eastAsia="es-ES"/>
                </w:rPr>
                <w:t xml:space="preserve"> + </w:t>
              </w:r>
              <w:r>
                <w:rPr>
                  <w:rFonts w:ascii="Calibri" w:eastAsia="Times New Roman" w:hAnsi="Calibri" w:cs="Calibri"/>
                  <w:color w:val="000000"/>
                  <w:spacing w:val="0"/>
                  <w:lang w:eastAsia="es-ES"/>
                </w:rPr>
                <w:t>Método Alternativo</w:t>
              </w:r>
            </w:ins>
          </w:p>
        </w:tc>
        <w:tc>
          <w:tcPr>
            <w:tcW w:w="1291" w:type="dxa"/>
            <w:noWrap/>
            <w:hideMark/>
          </w:tcPr>
          <w:p w14:paraId="54F0B506" w14:textId="77777777" w:rsidR="00895C3E" w:rsidRPr="0006746C" w:rsidRDefault="00895C3E" w:rsidP="00CA6280">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ins w:id="242" w:author="Pablo RODRIGUEZ" w:date="2022-04-05T16:40:00Z"/>
                <w:rFonts w:ascii="Calibri" w:eastAsia="Times New Roman" w:hAnsi="Calibri" w:cs="Calibri"/>
                <w:color w:val="000000"/>
                <w:spacing w:val="0"/>
                <w:lang w:eastAsia="es-ES"/>
              </w:rPr>
            </w:pPr>
            <w:ins w:id="243" w:author="Pablo RODRIGUEZ" w:date="2022-04-05T16:40:00Z">
              <w:r w:rsidRPr="0006746C">
                <w:rPr>
                  <w:rFonts w:ascii="Calibri" w:eastAsia="Times New Roman" w:hAnsi="Calibri" w:cs="Calibri"/>
                  <w:color w:val="000000"/>
                  <w:spacing w:val="0"/>
                  <w:lang w:eastAsia="es-ES"/>
                </w:rPr>
                <w:t>-32.98%</w:t>
              </w:r>
            </w:ins>
          </w:p>
        </w:tc>
        <w:tc>
          <w:tcPr>
            <w:tcW w:w="1273" w:type="dxa"/>
            <w:noWrap/>
            <w:hideMark/>
          </w:tcPr>
          <w:p w14:paraId="315D995F" w14:textId="77777777" w:rsidR="00895C3E" w:rsidRPr="0006746C" w:rsidRDefault="00895C3E" w:rsidP="00CA6280">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ins w:id="244" w:author="Pablo RODRIGUEZ" w:date="2022-04-05T16:40:00Z"/>
                <w:rFonts w:ascii="Calibri" w:eastAsia="Times New Roman" w:hAnsi="Calibri" w:cs="Calibri"/>
                <w:color w:val="000000"/>
                <w:spacing w:val="0"/>
                <w:lang w:eastAsia="es-ES"/>
              </w:rPr>
            </w:pPr>
            <w:ins w:id="245" w:author="Pablo RODRIGUEZ" w:date="2022-04-05T16:40:00Z">
              <w:r w:rsidRPr="0006746C">
                <w:rPr>
                  <w:rFonts w:ascii="Calibri" w:eastAsia="Times New Roman" w:hAnsi="Calibri" w:cs="Calibri"/>
                  <w:color w:val="000000"/>
                  <w:spacing w:val="0"/>
                  <w:lang w:eastAsia="es-ES"/>
                </w:rPr>
                <w:t>-46.34%</w:t>
              </w:r>
            </w:ins>
          </w:p>
        </w:tc>
        <w:tc>
          <w:tcPr>
            <w:tcW w:w="1290" w:type="dxa"/>
            <w:noWrap/>
            <w:hideMark/>
          </w:tcPr>
          <w:p w14:paraId="6ED1A474" w14:textId="77777777" w:rsidR="00895C3E" w:rsidRPr="0006746C" w:rsidRDefault="00895C3E" w:rsidP="00CA6280">
            <w:pPr>
              <w:keepNext/>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ins w:id="246" w:author="Pablo RODRIGUEZ" w:date="2022-04-05T16:40:00Z"/>
                <w:rFonts w:ascii="Calibri" w:eastAsia="Times New Roman" w:hAnsi="Calibri" w:cs="Calibri"/>
                <w:color w:val="000000"/>
                <w:spacing w:val="0"/>
                <w:lang w:eastAsia="es-ES"/>
              </w:rPr>
            </w:pPr>
            <w:ins w:id="247" w:author="Pablo RODRIGUEZ" w:date="2022-04-05T16:40:00Z">
              <w:r w:rsidRPr="0006746C">
                <w:rPr>
                  <w:rFonts w:ascii="Calibri" w:eastAsia="Times New Roman" w:hAnsi="Calibri" w:cs="Calibri"/>
                  <w:color w:val="000000"/>
                  <w:spacing w:val="0"/>
                  <w:lang w:eastAsia="es-ES"/>
                </w:rPr>
                <w:t>-31.09%</w:t>
              </w:r>
            </w:ins>
          </w:p>
        </w:tc>
      </w:tr>
    </w:tbl>
    <w:p w14:paraId="378D09E8" w14:textId="4A6C8DCA" w:rsidR="00786A8B" w:rsidRPr="009052E7" w:rsidRDefault="00786A8B" w:rsidP="009052E7">
      <w:pPr>
        <w:pStyle w:val="Descripcin"/>
        <w:jc w:val="both"/>
      </w:pPr>
      <w:r>
        <w:rPr>
          <w:lang w:val="es-ES_tradnl"/>
        </w:rPr>
        <w:br w:type="page"/>
      </w:r>
    </w:p>
    <w:p w14:paraId="57540672" w14:textId="05CA78AC" w:rsidR="00786A8B" w:rsidRDefault="00786A8B" w:rsidP="00786A8B">
      <w:pPr>
        <w:pStyle w:val="Ttulo1"/>
        <w:rPr>
          <w:lang w:val="es-ES_tradnl"/>
        </w:rPr>
      </w:pPr>
      <w:bookmarkStart w:id="248" w:name="_Toc99969417"/>
      <w:r>
        <w:rPr>
          <w:lang w:val="es-ES_tradnl"/>
        </w:rPr>
        <w:lastRenderedPageBreak/>
        <w:t>Previsión climática a 100 años: Corrección de los resultados en base a las proyecciones.</w:t>
      </w:r>
      <w:bookmarkEnd w:id="248"/>
    </w:p>
    <w:p w14:paraId="63DB99E2" w14:textId="77777777" w:rsidR="009F0C05" w:rsidRDefault="009F0C05">
      <w:pPr>
        <w:widowControl/>
        <w:tabs>
          <w:tab w:val="clear" w:pos="8789"/>
        </w:tabs>
        <w:spacing w:before="0" w:after="200" w:line="276" w:lineRule="auto"/>
        <w:jc w:val="left"/>
        <w:rPr>
          <w:lang w:val="es-ES_tradnl" w:eastAsia="es-ES"/>
        </w:rPr>
      </w:pPr>
    </w:p>
    <w:p w14:paraId="7C64005E" w14:textId="17630787" w:rsidR="00B2189D" w:rsidRDefault="009F0C05">
      <w:pPr>
        <w:widowControl/>
        <w:tabs>
          <w:tab w:val="clear" w:pos="8789"/>
        </w:tabs>
        <w:spacing w:before="0" w:after="200" w:line="276" w:lineRule="auto"/>
        <w:jc w:val="left"/>
      </w:pPr>
      <w:r>
        <w:rPr>
          <w:lang w:val="es-ES_tradnl" w:eastAsia="es-ES"/>
        </w:rPr>
        <w:t xml:space="preserve">Para acercar los resultados que </w:t>
      </w:r>
      <w:r w:rsidR="00904141">
        <w:rPr>
          <w:lang w:val="es-ES_tradnl" w:eastAsia="es-ES"/>
        </w:rPr>
        <w:t xml:space="preserve">se han </w:t>
      </w:r>
      <w:r>
        <w:rPr>
          <w:lang w:val="es-ES_tradnl" w:eastAsia="es-ES"/>
        </w:rPr>
        <w:t xml:space="preserve">obtenido a un escenario más realista </w:t>
      </w:r>
      <w:r w:rsidR="00904141">
        <w:rPr>
          <w:lang w:val="es-ES_tradnl" w:eastAsia="es-ES"/>
        </w:rPr>
        <w:t>se ha</w:t>
      </w:r>
      <w:r>
        <w:rPr>
          <w:lang w:val="es-ES_tradnl" w:eastAsia="es-ES"/>
        </w:rPr>
        <w:t xml:space="preserve"> acudido a dos fuentes: El CEDEX (</w:t>
      </w:r>
      <w:r w:rsidR="00B2189D">
        <w:t>Centro De Estudios Y Experimentación De Obras Públicas)</w:t>
      </w:r>
      <w:r w:rsidR="00C473A5">
        <w:t xml:space="preserve"> </w:t>
      </w:r>
      <w:sdt>
        <w:sdtPr>
          <w:id w:val="412281507"/>
          <w:citation/>
        </w:sdtPr>
        <w:sdtEndPr/>
        <w:sdtContent>
          <w:r w:rsidR="00C473A5">
            <w:fldChar w:fldCharType="begin"/>
          </w:r>
          <w:r w:rsidR="00C473A5">
            <w:instrText xml:space="preserve">CITATION Eva \l 3082 </w:instrText>
          </w:r>
          <w:r w:rsidR="00C473A5">
            <w:fldChar w:fldCharType="separate"/>
          </w:r>
          <w:r w:rsidR="004F2F11" w:rsidRPr="004F2F11">
            <w:rPr>
              <w:noProof/>
            </w:rPr>
            <w:t>[10]</w:t>
          </w:r>
          <w:r w:rsidR="00C473A5">
            <w:fldChar w:fldCharType="end"/>
          </w:r>
        </w:sdtContent>
      </w:sdt>
      <w:r w:rsidR="00B2189D">
        <w:t xml:space="preserve"> y la AEMET (Agencia Estatal De Meteorología).</w:t>
      </w:r>
      <w:r w:rsidR="00C473A5">
        <w:t xml:space="preserve"> </w:t>
      </w:r>
      <w:sdt>
        <w:sdtPr>
          <w:id w:val="-1784032014"/>
          <w:citation/>
        </w:sdtPr>
        <w:sdtEndPr/>
        <w:sdtContent>
          <w:r w:rsidR="00C473A5">
            <w:fldChar w:fldCharType="begin"/>
          </w:r>
          <w:r w:rsidR="00C473A5">
            <w:instrText xml:space="preserve">CITATION Guí \l 3082 </w:instrText>
          </w:r>
          <w:r w:rsidR="00C473A5">
            <w:fldChar w:fldCharType="separate"/>
          </w:r>
          <w:r w:rsidR="004F2F11" w:rsidRPr="004F2F11">
            <w:rPr>
              <w:noProof/>
            </w:rPr>
            <w:t>[11]</w:t>
          </w:r>
          <w:r w:rsidR="00C473A5">
            <w:fldChar w:fldCharType="end"/>
          </w:r>
        </w:sdtContent>
      </w:sdt>
    </w:p>
    <w:p w14:paraId="7F46EC9A" w14:textId="361430D9" w:rsidR="004B546A" w:rsidRDefault="004B546A">
      <w:pPr>
        <w:widowControl/>
        <w:tabs>
          <w:tab w:val="clear" w:pos="8789"/>
        </w:tabs>
        <w:spacing w:before="0" w:after="200" w:line="276" w:lineRule="auto"/>
        <w:jc w:val="left"/>
      </w:pPr>
    </w:p>
    <w:p w14:paraId="0824DF40" w14:textId="77777777" w:rsidR="004B546A" w:rsidRDefault="004B546A">
      <w:pPr>
        <w:widowControl/>
        <w:tabs>
          <w:tab w:val="clear" w:pos="8789"/>
        </w:tabs>
        <w:spacing w:before="0" w:after="200" w:line="276" w:lineRule="auto"/>
        <w:jc w:val="left"/>
      </w:pPr>
      <w:r>
        <w:t xml:space="preserve">La adición de estos estudios sobre este Trabajo resulta fundamental para conocer las implicaciones reales que tienen los resultados obtenidos para el escenario que se ha proyectado, es decir, 100 años. </w:t>
      </w:r>
    </w:p>
    <w:p w14:paraId="2F592179" w14:textId="77777777" w:rsidR="004B546A" w:rsidRDefault="004B546A">
      <w:pPr>
        <w:widowControl/>
        <w:tabs>
          <w:tab w:val="clear" w:pos="8789"/>
        </w:tabs>
        <w:spacing w:before="0" w:after="200" w:line="276" w:lineRule="auto"/>
        <w:jc w:val="left"/>
      </w:pPr>
    </w:p>
    <w:p w14:paraId="3F5FE46A" w14:textId="709ECE79" w:rsidR="00B8524C" w:rsidRDefault="004B546A">
      <w:pPr>
        <w:widowControl/>
        <w:tabs>
          <w:tab w:val="clear" w:pos="8789"/>
        </w:tabs>
        <w:spacing w:before="0" w:after="200" w:line="276" w:lineRule="auto"/>
        <w:jc w:val="left"/>
      </w:pPr>
      <w:r>
        <w:t>Pese a que existen numerosos escenarios con los que puede encontrarse la zona en este periodo de tiempo, las proyecciones realizadas por las dos fuentes de la AEMET y el CEDEX abordan un escenario de precipitación relativamente concreto.</w:t>
      </w:r>
    </w:p>
    <w:p w14:paraId="6AF3C11A" w14:textId="77777777" w:rsidR="004B546A" w:rsidRDefault="004B546A">
      <w:pPr>
        <w:widowControl/>
        <w:tabs>
          <w:tab w:val="clear" w:pos="8789"/>
        </w:tabs>
        <w:spacing w:before="0" w:after="200" w:line="276" w:lineRule="auto"/>
        <w:jc w:val="left"/>
      </w:pPr>
    </w:p>
    <w:p w14:paraId="6CF40507" w14:textId="1BD48561" w:rsidR="00B2189D" w:rsidRDefault="00B2189D">
      <w:pPr>
        <w:widowControl/>
        <w:tabs>
          <w:tab w:val="clear" w:pos="8789"/>
        </w:tabs>
        <w:spacing w:before="0" w:after="200" w:line="276" w:lineRule="auto"/>
        <w:jc w:val="left"/>
      </w:pPr>
      <w:r>
        <w:t>En sus dos estudios realizados para proyectar las precipitaciones, se han encontrado una variación del -18% al -23% en la zona de la cuenca del Guadalquivir para un escenario del 2070-2100 respecto a los valores actuales. La existencia de un rango de valores se debe a que se plantean varios escenarios entendidos como más o menos desfavorables según el caso.</w:t>
      </w:r>
    </w:p>
    <w:p w14:paraId="430D9C07" w14:textId="77777777" w:rsidR="00574CE4" w:rsidRDefault="00574CE4">
      <w:pPr>
        <w:widowControl/>
        <w:tabs>
          <w:tab w:val="clear" w:pos="8789"/>
        </w:tabs>
        <w:spacing w:before="0" w:after="200" w:line="276" w:lineRule="auto"/>
        <w:jc w:val="left"/>
      </w:pPr>
    </w:p>
    <w:p w14:paraId="17971642" w14:textId="627B3682" w:rsidR="003F0C14" w:rsidRPr="003F0C14" w:rsidRDefault="00904141">
      <w:pPr>
        <w:widowControl/>
        <w:tabs>
          <w:tab w:val="clear" w:pos="8789"/>
        </w:tabs>
        <w:spacing w:before="0" w:after="200" w:line="276" w:lineRule="auto"/>
        <w:jc w:val="left"/>
      </w:pPr>
      <w:r>
        <w:t>El</w:t>
      </w:r>
      <w:r w:rsidR="00B2189D">
        <w:t xml:space="preserve"> objetivo con es</w:t>
      </w:r>
      <w:r w:rsidR="003F0C14">
        <w:t xml:space="preserve">te estudio es ver la implicación que estas proyecciones tienen sobre los resultados del Caudal punta, Caudal total y Tiempo pico. Para ello, se verán en el </w:t>
      </w:r>
      <w:r w:rsidR="008E6AC6">
        <w:t xml:space="preserve">Título </w:t>
      </w:r>
      <w:r w:rsidR="008E6AC6" w:rsidRPr="008E6AC6">
        <w:rPr>
          <w:i/>
          <w:iCs/>
        </w:rPr>
        <w:t>6.</w:t>
      </w:r>
      <w:r w:rsidR="003F0C14" w:rsidRPr="008E6AC6">
        <w:rPr>
          <w:i/>
          <w:iCs/>
        </w:rPr>
        <w:t xml:space="preserve"> </w:t>
      </w:r>
      <w:r w:rsidR="008E6AC6" w:rsidRPr="008E6AC6">
        <w:rPr>
          <w:i/>
          <w:iCs/>
        </w:rPr>
        <w:t>Resumen y</w:t>
      </w:r>
      <w:r w:rsidR="008E6AC6">
        <w:t xml:space="preserve"> </w:t>
      </w:r>
      <w:r w:rsidR="003F0C14" w:rsidRPr="003F0C14">
        <w:rPr>
          <w:i/>
          <w:iCs/>
        </w:rPr>
        <w:t>Conclusiones</w:t>
      </w:r>
      <w:r w:rsidR="008E6AC6">
        <w:rPr>
          <w:i/>
          <w:iCs/>
        </w:rPr>
        <w:t xml:space="preserve"> del estudio</w:t>
      </w:r>
      <w:r w:rsidR="003F0C14">
        <w:rPr>
          <w:i/>
          <w:iCs/>
        </w:rPr>
        <w:t xml:space="preserve"> </w:t>
      </w:r>
      <w:r w:rsidR="003F0C14">
        <w:t xml:space="preserve">las posibles desviaciones o convergencias que han tenido los distintos métodos a la vista de estos </w:t>
      </w:r>
      <w:commentRangeStart w:id="249"/>
      <w:r w:rsidR="003F0C14">
        <w:t>resultados</w:t>
      </w:r>
      <w:commentRangeEnd w:id="249"/>
      <w:r w:rsidR="006333F4">
        <w:rPr>
          <w:rStyle w:val="Refdecomentario"/>
        </w:rPr>
        <w:commentReference w:id="249"/>
      </w:r>
      <w:r w:rsidR="003F0C14">
        <w:t>.</w:t>
      </w:r>
    </w:p>
    <w:p w14:paraId="7E250CE7" w14:textId="77777777" w:rsidR="003F0C14" w:rsidRDefault="003F0C14">
      <w:pPr>
        <w:widowControl/>
        <w:tabs>
          <w:tab w:val="clear" w:pos="8789"/>
        </w:tabs>
        <w:spacing w:before="0" w:after="200" w:line="276" w:lineRule="auto"/>
        <w:jc w:val="left"/>
      </w:pPr>
    </w:p>
    <w:p w14:paraId="19422FEB" w14:textId="77777777" w:rsidR="003F0C14" w:rsidRDefault="003F0C14">
      <w:pPr>
        <w:widowControl/>
        <w:tabs>
          <w:tab w:val="clear" w:pos="8789"/>
        </w:tabs>
        <w:spacing w:before="0" w:after="200" w:line="276" w:lineRule="auto"/>
        <w:jc w:val="left"/>
      </w:pPr>
    </w:p>
    <w:p w14:paraId="01531D8A" w14:textId="59F938A5" w:rsidR="003F0C14" w:rsidRDefault="003F0C14">
      <w:pPr>
        <w:widowControl/>
        <w:tabs>
          <w:tab w:val="clear" w:pos="8789"/>
        </w:tabs>
        <w:spacing w:before="0" w:after="200" w:line="276" w:lineRule="auto"/>
        <w:jc w:val="left"/>
      </w:pPr>
    </w:p>
    <w:p w14:paraId="48FF0328" w14:textId="5B5B11DC" w:rsidR="003F0C14" w:rsidRDefault="003F0C14">
      <w:pPr>
        <w:widowControl/>
        <w:tabs>
          <w:tab w:val="clear" w:pos="8789"/>
        </w:tabs>
        <w:spacing w:before="0" w:after="200" w:line="276" w:lineRule="auto"/>
        <w:jc w:val="left"/>
      </w:pPr>
    </w:p>
    <w:p w14:paraId="6CE517D6" w14:textId="5C1AFA25" w:rsidR="00B8524C" w:rsidRDefault="00B8524C">
      <w:pPr>
        <w:widowControl/>
        <w:tabs>
          <w:tab w:val="clear" w:pos="8789"/>
        </w:tabs>
        <w:spacing w:before="0" w:after="200" w:line="276" w:lineRule="auto"/>
        <w:jc w:val="left"/>
      </w:pPr>
      <w:r>
        <w:br w:type="page"/>
      </w:r>
    </w:p>
    <w:p w14:paraId="066D7899" w14:textId="3D046552" w:rsidR="000454D8" w:rsidRDefault="00786A8B" w:rsidP="00786A8B">
      <w:pPr>
        <w:pStyle w:val="Ttulo1"/>
        <w:rPr>
          <w:lang w:val="es-ES_tradnl"/>
        </w:rPr>
      </w:pPr>
      <w:bookmarkStart w:id="250" w:name="_Toc99969418"/>
      <w:r>
        <w:rPr>
          <w:lang w:val="es-ES_tradnl"/>
        </w:rPr>
        <w:lastRenderedPageBreak/>
        <w:t xml:space="preserve">Resumen y Conclusiones del </w:t>
      </w:r>
      <w:r w:rsidR="008E6AC6">
        <w:rPr>
          <w:lang w:val="es-ES_tradnl"/>
        </w:rPr>
        <w:t>e</w:t>
      </w:r>
      <w:r>
        <w:rPr>
          <w:lang w:val="es-ES_tradnl"/>
        </w:rPr>
        <w:t>studio</w:t>
      </w:r>
      <w:bookmarkEnd w:id="250"/>
    </w:p>
    <w:p w14:paraId="522BE19E" w14:textId="200E7727" w:rsidR="00786A8B" w:rsidRDefault="00786A8B" w:rsidP="0018156B">
      <w:pPr>
        <w:rPr>
          <w:lang w:val="es-ES_tradnl"/>
        </w:rPr>
      </w:pPr>
    </w:p>
    <w:p w14:paraId="65FDE117" w14:textId="45F2682C" w:rsidR="00E1185B" w:rsidRDefault="00E1185B" w:rsidP="0018156B">
      <w:pPr>
        <w:rPr>
          <w:lang w:val="es-ES_tradnl"/>
        </w:rPr>
      </w:pPr>
      <w:r>
        <w:rPr>
          <w:lang w:val="es-ES_tradnl"/>
        </w:rPr>
        <w:t xml:space="preserve">Como se ha descrito antes, el objetivo del Trabajo ha sido recoger los valores del Caudal punta, Caudal total y Tiempo pico para varios métodos usados en el campo de la hidrología. A continuación, </w:t>
      </w:r>
      <w:r w:rsidR="00904141">
        <w:rPr>
          <w:lang w:val="es-ES_tradnl"/>
        </w:rPr>
        <w:t xml:space="preserve">se va </w:t>
      </w:r>
      <w:r>
        <w:rPr>
          <w:lang w:val="es-ES_tradnl"/>
        </w:rPr>
        <w:t>a ver un resumen de ellos y a conocer el uso para el que se encuentran mejor orientados.</w:t>
      </w:r>
    </w:p>
    <w:p w14:paraId="7F933387" w14:textId="3F299DA6" w:rsidR="008E6AC6" w:rsidRDefault="008E6AC6" w:rsidP="0018156B">
      <w:pPr>
        <w:rPr>
          <w:lang w:val="es-ES_tradnl"/>
        </w:rPr>
      </w:pPr>
    </w:p>
    <w:p w14:paraId="3A91C432" w14:textId="46B81EB5" w:rsidR="008E6AC6" w:rsidRDefault="008E6AC6" w:rsidP="0018156B">
      <w:pPr>
        <w:rPr>
          <w:lang w:val="es-ES_tradnl"/>
        </w:rPr>
      </w:pPr>
      <w:r>
        <w:rPr>
          <w:lang w:val="es-ES_tradnl"/>
        </w:rPr>
        <w:t xml:space="preserve">En la </w:t>
      </w:r>
      <w:r w:rsidR="00136F9D">
        <w:rPr>
          <w:highlight w:val="green"/>
          <w:lang w:val="es-ES_tradnl"/>
        </w:rPr>
        <w:fldChar w:fldCharType="begin"/>
      </w:r>
      <w:r w:rsidR="00136F9D">
        <w:rPr>
          <w:lang w:val="es-ES_tradnl"/>
        </w:rPr>
        <w:instrText xml:space="preserve"> REF _Ref98868118 \h </w:instrText>
      </w:r>
      <w:r w:rsidR="00136F9D">
        <w:rPr>
          <w:highlight w:val="green"/>
          <w:lang w:val="es-ES_tradnl"/>
        </w:rPr>
      </w:r>
      <w:r w:rsidR="00136F9D">
        <w:rPr>
          <w:highlight w:val="green"/>
          <w:lang w:val="es-ES_tradnl"/>
        </w:rPr>
        <w:fldChar w:fldCharType="separate"/>
      </w:r>
      <w:r w:rsidR="004F2F11">
        <w:t xml:space="preserve">Ilustración </w:t>
      </w:r>
      <w:r w:rsidR="004F2F11">
        <w:rPr>
          <w:noProof/>
        </w:rPr>
        <w:t>23</w:t>
      </w:r>
      <w:r w:rsidR="00136F9D">
        <w:rPr>
          <w:highlight w:val="green"/>
          <w:lang w:val="es-ES_tradnl"/>
        </w:rPr>
        <w:fldChar w:fldCharType="end"/>
      </w:r>
      <w:r w:rsidR="00136F9D">
        <w:rPr>
          <w:lang w:val="es-ES_tradnl"/>
        </w:rPr>
        <w:t xml:space="preserve"> </w:t>
      </w:r>
      <w:r>
        <w:rPr>
          <w:lang w:val="es-ES_tradnl"/>
        </w:rPr>
        <w:t>se encuentra la línea de investigación seguida junto con la rama de estudio final escogida a la luz de los resultados obtenidos.</w:t>
      </w:r>
    </w:p>
    <w:p w14:paraId="03D75B65" w14:textId="77777777" w:rsidR="00876A9C" w:rsidRDefault="00876A9C" w:rsidP="0018156B">
      <w:pPr>
        <w:rPr>
          <w:lang w:val="es-ES_tradnl"/>
        </w:rPr>
      </w:pPr>
    </w:p>
    <w:p w14:paraId="42F74678" w14:textId="6879B208" w:rsidR="00574CE4" w:rsidRDefault="00574CE4" w:rsidP="0018156B">
      <w:pPr>
        <w:rPr>
          <w:lang w:val="es-ES_tradnl"/>
        </w:rPr>
      </w:pPr>
    </w:p>
    <w:p w14:paraId="4EE4F75A" w14:textId="77777777" w:rsidR="003A135F" w:rsidRDefault="003A135F" w:rsidP="003A135F">
      <w:pPr>
        <w:keepNext/>
        <w:jc w:val="center"/>
      </w:pPr>
      <w:r w:rsidRPr="003A135F">
        <w:rPr>
          <w:noProof/>
          <w:lang w:val="es-ES_tradnl"/>
        </w:rPr>
        <w:drawing>
          <wp:inline distT="0" distB="0" distL="0" distR="0" wp14:anchorId="3D50988E" wp14:editId="3861E1C4">
            <wp:extent cx="5935980" cy="334073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51"/>
                    <a:stretch>
                      <a:fillRect/>
                    </a:stretch>
                  </pic:blipFill>
                  <pic:spPr>
                    <a:xfrm>
                      <a:off x="0" y="0"/>
                      <a:ext cx="5935980" cy="3340735"/>
                    </a:xfrm>
                    <a:prstGeom prst="rect">
                      <a:avLst/>
                    </a:prstGeom>
                  </pic:spPr>
                </pic:pic>
              </a:graphicData>
            </a:graphic>
          </wp:inline>
        </w:drawing>
      </w:r>
    </w:p>
    <w:p w14:paraId="1FAFC954" w14:textId="0220BFF0" w:rsidR="008234FB" w:rsidRDefault="003A135F" w:rsidP="003A135F">
      <w:pPr>
        <w:pStyle w:val="Descripcin"/>
      </w:pPr>
      <w:bookmarkStart w:id="251" w:name="_Ref98868118"/>
      <w:bookmarkStart w:id="252" w:name="_Toc99969475"/>
      <w:r>
        <w:t xml:space="preserve">Ilustración </w:t>
      </w:r>
      <w:r w:rsidR="00F64826">
        <w:fldChar w:fldCharType="begin"/>
      </w:r>
      <w:r w:rsidR="00F64826">
        <w:instrText xml:space="preserve"> SEQ Ilustración \* ARABIC </w:instrText>
      </w:r>
      <w:r w:rsidR="00F64826">
        <w:fldChar w:fldCharType="separate"/>
      </w:r>
      <w:r w:rsidR="004F2F11">
        <w:rPr>
          <w:noProof/>
        </w:rPr>
        <w:t>23</w:t>
      </w:r>
      <w:r w:rsidR="00F64826">
        <w:rPr>
          <w:noProof/>
        </w:rPr>
        <w:fldChar w:fldCharType="end"/>
      </w:r>
      <w:bookmarkEnd w:id="251"/>
      <w:r>
        <w:t>. Resumen de las metodologías y opción óptima para el caso de estudio.</w:t>
      </w:r>
      <w:bookmarkEnd w:id="252"/>
    </w:p>
    <w:p w14:paraId="26304910" w14:textId="4CEB775D" w:rsidR="003A135F" w:rsidRDefault="003A135F" w:rsidP="003A135F"/>
    <w:p w14:paraId="004F036E" w14:textId="77777777" w:rsidR="00876A9C" w:rsidRDefault="00876A9C" w:rsidP="003A135F"/>
    <w:p w14:paraId="27B0673B" w14:textId="23856034" w:rsidR="003A135F" w:rsidRPr="003A135F" w:rsidRDefault="003A135F" w:rsidP="003A135F">
      <w:r>
        <w:t xml:space="preserve">Una vez descrito el camino óptimo, </w:t>
      </w:r>
      <w:r w:rsidR="009121ED">
        <w:t>se va</w:t>
      </w:r>
      <w:r>
        <w:t xml:space="preserve"> a comparar dicha solución con el resto de </w:t>
      </w:r>
      <w:del w:id="253" w:author="CARMEN ZARZUELO ROMERO" w:date="2022-04-05T11:00:00Z">
        <w:r w:rsidDel="006333F4">
          <w:delText>alternativas</w:delText>
        </w:r>
      </w:del>
      <w:ins w:id="254" w:author="CARMEN ZARZUELO ROMERO" w:date="2022-04-05T11:00:00Z">
        <w:r w:rsidR="006333F4">
          <w:t>las alternativas</w:t>
        </w:r>
      </w:ins>
      <w:r>
        <w:t xml:space="preserve"> de forma cuantitativa.</w:t>
      </w:r>
    </w:p>
    <w:p w14:paraId="6FDDABF1" w14:textId="7334D86A" w:rsidR="003F0C14" w:rsidRDefault="003F0C14" w:rsidP="003F0C14">
      <w:pPr>
        <w:pStyle w:val="Descripcin"/>
        <w:keepNext/>
        <w:jc w:val="both"/>
      </w:pPr>
    </w:p>
    <w:p w14:paraId="4D5F5B89" w14:textId="77777777" w:rsidR="00876A9C" w:rsidRPr="00876A9C" w:rsidRDefault="00876A9C" w:rsidP="00876A9C"/>
    <w:tbl>
      <w:tblPr>
        <w:tblStyle w:val="Tablanormal5"/>
        <w:tblW w:w="7638" w:type="dxa"/>
        <w:jc w:val="center"/>
        <w:tblLook w:val="04A0" w:firstRow="1" w:lastRow="0" w:firstColumn="1" w:lastColumn="0" w:noHBand="0" w:noVBand="1"/>
      </w:tblPr>
      <w:tblGrid>
        <w:gridCol w:w="3782"/>
        <w:gridCol w:w="1291"/>
        <w:gridCol w:w="1273"/>
        <w:gridCol w:w="1292"/>
      </w:tblGrid>
      <w:tr w:rsidR="0006746C" w:rsidRPr="0006746C" w14:paraId="3CFCEB4A" w14:textId="77777777" w:rsidTr="00A1511B">
        <w:trPr>
          <w:cnfStyle w:val="100000000000" w:firstRow="1" w:lastRow="0" w:firstColumn="0" w:lastColumn="0" w:oddVBand="0" w:evenVBand="0" w:oddHBand="0" w:evenHBand="0" w:firstRowFirstColumn="0" w:firstRowLastColumn="0" w:lastRowFirstColumn="0" w:lastRowLastColumn="0"/>
          <w:trHeight w:val="531"/>
          <w:jc w:val="center"/>
        </w:trPr>
        <w:tc>
          <w:tcPr>
            <w:cnfStyle w:val="001000000100" w:firstRow="0" w:lastRow="0" w:firstColumn="1" w:lastColumn="0" w:oddVBand="0" w:evenVBand="0" w:oddHBand="0" w:evenHBand="0" w:firstRowFirstColumn="1" w:firstRowLastColumn="0" w:lastRowFirstColumn="0" w:lastRowLastColumn="0"/>
            <w:tcW w:w="3782" w:type="dxa"/>
            <w:noWrap/>
            <w:hideMark/>
          </w:tcPr>
          <w:p w14:paraId="5FD3406D" w14:textId="77777777" w:rsidR="0006746C" w:rsidRPr="0006746C" w:rsidRDefault="0006746C" w:rsidP="0006746C">
            <w:pPr>
              <w:widowControl/>
              <w:tabs>
                <w:tab w:val="clear" w:pos="8789"/>
              </w:tabs>
              <w:spacing w:before="0" w:after="0"/>
              <w:jc w:val="left"/>
              <w:rPr>
                <w:rFonts w:eastAsia="Times New Roman" w:cs="Times New Roman"/>
                <w:spacing w:val="0"/>
                <w:sz w:val="24"/>
                <w:szCs w:val="24"/>
                <w:lang w:eastAsia="es-ES"/>
              </w:rPr>
            </w:pPr>
          </w:p>
        </w:tc>
        <w:tc>
          <w:tcPr>
            <w:tcW w:w="3856" w:type="dxa"/>
            <w:gridSpan w:val="3"/>
            <w:noWrap/>
            <w:hideMark/>
          </w:tcPr>
          <w:p w14:paraId="465B70A3" w14:textId="77777777" w:rsidR="0006746C" w:rsidRPr="0006746C" w:rsidRDefault="0006746C" w:rsidP="0006746C">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 w:val="0"/>
                <w:iCs w:val="0"/>
                <w:color w:val="000000"/>
                <w:spacing w:val="0"/>
                <w:lang w:eastAsia="es-ES"/>
              </w:rPr>
            </w:pPr>
            <w:r w:rsidRPr="0006746C">
              <w:rPr>
                <w:rFonts w:ascii="Calibri" w:eastAsia="Times New Roman" w:hAnsi="Calibri" w:cs="Calibri"/>
                <w:b/>
                <w:bCs/>
                <w:color w:val="000000"/>
                <w:spacing w:val="0"/>
                <w:lang w:eastAsia="es-ES"/>
              </w:rPr>
              <w:t>(%) error porcentual frente al histórico</w:t>
            </w:r>
          </w:p>
        </w:tc>
      </w:tr>
      <w:tr w:rsidR="0006746C" w:rsidRPr="0006746C" w14:paraId="2BCACC9A" w14:textId="77777777" w:rsidTr="00A1511B">
        <w:trPr>
          <w:cnfStyle w:val="000000100000" w:firstRow="0" w:lastRow="0" w:firstColumn="0" w:lastColumn="0" w:oddVBand="0" w:evenVBand="0" w:oddHBand="1" w:evenHBand="0" w:firstRowFirstColumn="0" w:firstRowLastColumn="0" w:lastRowFirstColumn="0" w:lastRowLastColumn="0"/>
          <w:trHeight w:val="506"/>
          <w:jc w:val="center"/>
        </w:trPr>
        <w:tc>
          <w:tcPr>
            <w:cnfStyle w:val="001000000000" w:firstRow="0" w:lastRow="0" w:firstColumn="1" w:lastColumn="0" w:oddVBand="0" w:evenVBand="0" w:oddHBand="0" w:evenHBand="0" w:firstRowFirstColumn="0" w:firstRowLastColumn="0" w:lastRowFirstColumn="0" w:lastRowLastColumn="0"/>
            <w:tcW w:w="3782" w:type="dxa"/>
            <w:noWrap/>
            <w:hideMark/>
          </w:tcPr>
          <w:p w14:paraId="4DDB5A10" w14:textId="77777777" w:rsidR="0006746C" w:rsidRPr="0006746C" w:rsidRDefault="0006746C" w:rsidP="0006746C">
            <w:pPr>
              <w:widowControl/>
              <w:tabs>
                <w:tab w:val="clear" w:pos="8789"/>
              </w:tabs>
              <w:spacing w:before="0" w:after="0"/>
              <w:jc w:val="left"/>
              <w:rPr>
                <w:rFonts w:ascii="Calibri" w:eastAsia="Times New Roman" w:hAnsi="Calibri" w:cs="Calibri"/>
                <w:b/>
                <w:bCs/>
                <w:i w:val="0"/>
                <w:iCs w:val="0"/>
                <w:color w:val="000000"/>
                <w:spacing w:val="0"/>
                <w:lang w:eastAsia="es-ES"/>
              </w:rPr>
            </w:pPr>
            <w:r w:rsidRPr="0006746C">
              <w:rPr>
                <w:rFonts w:ascii="Calibri" w:eastAsia="Times New Roman" w:hAnsi="Calibri" w:cs="Calibri"/>
                <w:b/>
                <w:bCs/>
                <w:color w:val="000000"/>
                <w:spacing w:val="0"/>
                <w:lang w:eastAsia="es-ES"/>
              </w:rPr>
              <w:t>Método usado</w:t>
            </w:r>
          </w:p>
        </w:tc>
        <w:tc>
          <w:tcPr>
            <w:tcW w:w="1291" w:type="dxa"/>
            <w:noWrap/>
            <w:hideMark/>
          </w:tcPr>
          <w:p w14:paraId="731AEC07" w14:textId="77777777" w:rsidR="0006746C" w:rsidRPr="0006746C" w:rsidRDefault="0006746C" w:rsidP="0006746C">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pacing w:val="0"/>
                <w:lang w:eastAsia="es-ES"/>
              </w:rPr>
            </w:pPr>
            <w:proofErr w:type="spellStart"/>
            <w:r w:rsidRPr="0006746C">
              <w:rPr>
                <w:rFonts w:ascii="Calibri" w:eastAsia="Times New Roman" w:hAnsi="Calibri" w:cs="Calibri"/>
                <w:b/>
                <w:bCs/>
                <w:i/>
                <w:iCs/>
                <w:color w:val="000000"/>
                <w:spacing w:val="0"/>
                <w:lang w:eastAsia="es-ES"/>
              </w:rPr>
              <w:t>Qpunta</w:t>
            </w:r>
            <w:proofErr w:type="spellEnd"/>
          </w:p>
        </w:tc>
        <w:tc>
          <w:tcPr>
            <w:tcW w:w="1273" w:type="dxa"/>
            <w:noWrap/>
            <w:hideMark/>
          </w:tcPr>
          <w:p w14:paraId="6ADDCF09" w14:textId="77777777" w:rsidR="0006746C" w:rsidRPr="0006746C" w:rsidRDefault="0006746C" w:rsidP="0006746C">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pacing w:val="0"/>
                <w:lang w:eastAsia="es-ES"/>
              </w:rPr>
            </w:pPr>
            <w:proofErr w:type="spellStart"/>
            <w:r w:rsidRPr="0006746C">
              <w:rPr>
                <w:rFonts w:ascii="Calibri" w:eastAsia="Times New Roman" w:hAnsi="Calibri" w:cs="Calibri"/>
                <w:b/>
                <w:bCs/>
                <w:i/>
                <w:iCs/>
                <w:color w:val="000000"/>
                <w:spacing w:val="0"/>
                <w:lang w:eastAsia="es-ES"/>
              </w:rPr>
              <w:t>Qtotal</w:t>
            </w:r>
            <w:proofErr w:type="spellEnd"/>
          </w:p>
        </w:tc>
        <w:tc>
          <w:tcPr>
            <w:tcW w:w="1290" w:type="dxa"/>
            <w:noWrap/>
            <w:hideMark/>
          </w:tcPr>
          <w:p w14:paraId="5A5C8E45" w14:textId="77777777" w:rsidR="0006746C" w:rsidRPr="0006746C" w:rsidRDefault="0006746C" w:rsidP="0006746C">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pacing w:val="0"/>
                <w:lang w:eastAsia="es-ES"/>
              </w:rPr>
            </w:pPr>
            <w:proofErr w:type="spellStart"/>
            <w:r w:rsidRPr="0006746C">
              <w:rPr>
                <w:rFonts w:ascii="Calibri" w:eastAsia="Times New Roman" w:hAnsi="Calibri" w:cs="Calibri"/>
                <w:b/>
                <w:bCs/>
                <w:i/>
                <w:iCs/>
                <w:color w:val="000000"/>
                <w:spacing w:val="0"/>
                <w:lang w:eastAsia="es-ES"/>
              </w:rPr>
              <w:t>Tpico</w:t>
            </w:r>
            <w:proofErr w:type="spellEnd"/>
          </w:p>
        </w:tc>
      </w:tr>
      <w:tr w:rsidR="0006746C" w:rsidRPr="0006746C" w14:paraId="6A3456AC" w14:textId="77777777" w:rsidTr="00A1511B">
        <w:trPr>
          <w:trHeight w:val="506"/>
          <w:jc w:val="center"/>
        </w:trPr>
        <w:tc>
          <w:tcPr>
            <w:cnfStyle w:val="001000000000" w:firstRow="0" w:lastRow="0" w:firstColumn="1" w:lastColumn="0" w:oddVBand="0" w:evenVBand="0" w:oddHBand="0" w:evenHBand="0" w:firstRowFirstColumn="0" w:firstRowLastColumn="0" w:lastRowFirstColumn="0" w:lastRowLastColumn="0"/>
            <w:tcW w:w="3782" w:type="dxa"/>
            <w:noWrap/>
            <w:hideMark/>
          </w:tcPr>
          <w:p w14:paraId="1E17FA20" w14:textId="77777777" w:rsidR="0006746C" w:rsidRPr="0006746C" w:rsidRDefault="0006746C" w:rsidP="0006746C">
            <w:pPr>
              <w:widowControl/>
              <w:tabs>
                <w:tab w:val="clear" w:pos="8789"/>
              </w:tabs>
              <w:spacing w:before="0" w:after="0"/>
              <w:jc w:val="left"/>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Abstracciones + Bloques Alternos</w:t>
            </w:r>
          </w:p>
        </w:tc>
        <w:tc>
          <w:tcPr>
            <w:tcW w:w="1291" w:type="dxa"/>
            <w:noWrap/>
            <w:hideMark/>
          </w:tcPr>
          <w:p w14:paraId="18E370B9" w14:textId="77777777" w:rsidR="0006746C" w:rsidRPr="0006746C" w:rsidRDefault="0006746C" w:rsidP="0006746C">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-16.30%</w:t>
            </w:r>
          </w:p>
        </w:tc>
        <w:tc>
          <w:tcPr>
            <w:tcW w:w="1273" w:type="dxa"/>
            <w:noWrap/>
            <w:hideMark/>
          </w:tcPr>
          <w:p w14:paraId="68682D8A" w14:textId="77777777" w:rsidR="0006746C" w:rsidRPr="0006746C" w:rsidRDefault="0006746C" w:rsidP="0006746C">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-9.53%</w:t>
            </w:r>
          </w:p>
        </w:tc>
        <w:tc>
          <w:tcPr>
            <w:tcW w:w="1290" w:type="dxa"/>
            <w:noWrap/>
            <w:hideMark/>
          </w:tcPr>
          <w:p w14:paraId="7FA7FA25" w14:textId="77777777" w:rsidR="0006746C" w:rsidRPr="0006746C" w:rsidRDefault="0006746C" w:rsidP="0006746C">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-6.97%</w:t>
            </w:r>
          </w:p>
        </w:tc>
      </w:tr>
      <w:tr w:rsidR="0006746C" w:rsidRPr="0006746C" w14:paraId="4C6A06FA" w14:textId="77777777" w:rsidTr="00A1511B">
        <w:trPr>
          <w:cnfStyle w:val="000000100000" w:firstRow="0" w:lastRow="0" w:firstColumn="0" w:lastColumn="0" w:oddVBand="0" w:evenVBand="0" w:oddHBand="1" w:evenHBand="0" w:firstRowFirstColumn="0" w:firstRowLastColumn="0" w:lastRowFirstColumn="0" w:lastRowLastColumn="0"/>
          <w:trHeight w:val="506"/>
          <w:jc w:val="center"/>
        </w:trPr>
        <w:tc>
          <w:tcPr>
            <w:cnfStyle w:val="001000000000" w:firstRow="0" w:lastRow="0" w:firstColumn="1" w:lastColumn="0" w:oddVBand="0" w:evenVBand="0" w:oddHBand="0" w:evenHBand="0" w:firstRowFirstColumn="0" w:firstRowLastColumn="0" w:lastRowFirstColumn="0" w:lastRowLastColumn="0"/>
            <w:tcW w:w="3782" w:type="dxa"/>
            <w:noWrap/>
            <w:hideMark/>
          </w:tcPr>
          <w:p w14:paraId="74EE00CA" w14:textId="77777777" w:rsidR="0006746C" w:rsidRPr="0006746C" w:rsidRDefault="0006746C" w:rsidP="0006746C">
            <w:pPr>
              <w:widowControl/>
              <w:tabs>
                <w:tab w:val="clear" w:pos="8789"/>
              </w:tabs>
              <w:spacing w:before="0" w:after="0"/>
              <w:jc w:val="left"/>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lastRenderedPageBreak/>
              <w:t>Abstracciones + Método Alternativo</w:t>
            </w:r>
          </w:p>
        </w:tc>
        <w:tc>
          <w:tcPr>
            <w:tcW w:w="1291" w:type="dxa"/>
            <w:noWrap/>
            <w:hideMark/>
          </w:tcPr>
          <w:p w14:paraId="69A12C55" w14:textId="77777777" w:rsidR="0006746C" w:rsidRPr="0006746C" w:rsidRDefault="0006746C" w:rsidP="0006746C">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-13.89%</w:t>
            </w:r>
          </w:p>
        </w:tc>
        <w:tc>
          <w:tcPr>
            <w:tcW w:w="1273" w:type="dxa"/>
            <w:noWrap/>
            <w:hideMark/>
          </w:tcPr>
          <w:p w14:paraId="672EA8E5" w14:textId="77777777" w:rsidR="0006746C" w:rsidRPr="0006746C" w:rsidRDefault="0006746C" w:rsidP="0006746C">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0.03%</w:t>
            </w:r>
          </w:p>
        </w:tc>
        <w:tc>
          <w:tcPr>
            <w:tcW w:w="1290" w:type="dxa"/>
            <w:noWrap/>
            <w:hideMark/>
          </w:tcPr>
          <w:p w14:paraId="0412483D" w14:textId="77777777" w:rsidR="0006746C" w:rsidRPr="0006746C" w:rsidRDefault="0006746C" w:rsidP="0006746C">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-0.02%</w:t>
            </w:r>
          </w:p>
        </w:tc>
      </w:tr>
      <w:tr w:rsidR="0006746C" w:rsidRPr="0006746C" w14:paraId="4E28EFBD" w14:textId="77777777" w:rsidTr="00A1511B">
        <w:trPr>
          <w:trHeight w:val="506"/>
          <w:jc w:val="center"/>
        </w:trPr>
        <w:tc>
          <w:tcPr>
            <w:cnfStyle w:val="001000000000" w:firstRow="0" w:lastRow="0" w:firstColumn="1" w:lastColumn="0" w:oddVBand="0" w:evenVBand="0" w:oddHBand="0" w:evenHBand="0" w:firstRowFirstColumn="0" w:firstRowLastColumn="0" w:lastRowFirstColumn="0" w:lastRowLastColumn="0"/>
            <w:tcW w:w="3782" w:type="dxa"/>
            <w:noWrap/>
            <w:hideMark/>
          </w:tcPr>
          <w:p w14:paraId="1A9A9537" w14:textId="77777777" w:rsidR="0006746C" w:rsidRPr="0006746C" w:rsidRDefault="0006746C" w:rsidP="0006746C">
            <w:pPr>
              <w:widowControl/>
              <w:tabs>
                <w:tab w:val="clear" w:pos="8789"/>
              </w:tabs>
              <w:spacing w:before="0" w:after="0"/>
              <w:jc w:val="left"/>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Green-</w:t>
            </w:r>
            <w:proofErr w:type="spellStart"/>
            <w:r w:rsidRPr="0006746C">
              <w:rPr>
                <w:rFonts w:ascii="Calibri" w:eastAsia="Times New Roman" w:hAnsi="Calibri" w:cs="Calibri"/>
                <w:color w:val="000000"/>
                <w:spacing w:val="0"/>
                <w:lang w:eastAsia="es-ES"/>
              </w:rPr>
              <w:t>Ampt</w:t>
            </w:r>
            <w:proofErr w:type="spellEnd"/>
            <w:r w:rsidRPr="0006746C">
              <w:rPr>
                <w:rFonts w:ascii="Calibri" w:eastAsia="Times New Roman" w:hAnsi="Calibri" w:cs="Calibri"/>
                <w:color w:val="000000"/>
                <w:spacing w:val="0"/>
                <w:lang w:eastAsia="es-ES"/>
              </w:rPr>
              <w:t xml:space="preserve"> + Bloques Alternos</w:t>
            </w:r>
          </w:p>
        </w:tc>
        <w:tc>
          <w:tcPr>
            <w:tcW w:w="1291" w:type="dxa"/>
            <w:noWrap/>
            <w:hideMark/>
          </w:tcPr>
          <w:p w14:paraId="375B2424" w14:textId="77777777" w:rsidR="0006746C" w:rsidRPr="0006746C" w:rsidRDefault="0006746C" w:rsidP="0006746C">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14.84%</w:t>
            </w:r>
          </w:p>
        </w:tc>
        <w:tc>
          <w:tcPr>
            <w:tcW w:w="1273" w:type="dxa"/>
            <w:noWrap/>
            <w:hideMark/>
          </w:tcPr>
          <w:p w14:paraId="3E8645A8" w14:textId="77777777" w:rsidR="0006746C" w:rsidRPr="0006746C" w:rsidRDefault="0006746C" w:rsidP="0006746C">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-31.98%</w:t>
            </w:r>
          </w:p>
        </w:tc>
        <w:tc>
          <w:tcPr>
            <w:tcW w:w="1290" w:type="dxa"/>
            <w:noWrap/>
            <w:hideMark/>
          </w:tcPr>
          <w:p w14:paraId="402B09EF" w14:textId="77777777" w:rsidR="0006746C" w:rsidRPr="0006746C" w:rsidRDefault="0006746C" w:rsidP="0006746C">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-49.02%</w:t>
            </w:r>
          </w:p>
        </w:tc>
      </w:tr>
      <w:tr w:rsidR="0006746C" w:rsidRPr="0006746C" w14:paraId="2137D02B" w14:textId="77777777" w:rsidTr="00A1511B">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3782" w:type="dxa"/>
            <w:noWrap/>
            <w:hideMark/>
          </w:tcPr>
          <w:p w14:paraId="1381FE4E" w14:textId="48CC7DBF" w:rsidR="0006746C" w:rsidRPr="0006746C" w:rsidRDefault="0006746C" w:rsidP="0006746C">
            <w:pPr>
              <w:widowControl/>
              <w:tabs>
                <w:tab w:val="clear" w:pos="8789"/>
              </w:tabs>
              <w:spacing w:before="0" w:after="0"/>
              <w:jc w:val="left"/>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Green-</w:t>
            </w:r>
            <w:proofErr w:type="spellStart"/>
            <w:r w:rsidRPr="0006746C">
              <w:rPr>
                <w:rFonts w:ascii="Calibri" w:eastAsia="Times New Roman" w:hAnsi="Calibri" w:cs="Calibri"/>
                <w:color w:val="000000"/>
                <w:spacing w:val="0"/>
                <w:lang w:eastAsia="es-ES"/>
              </w:rPr>
              <w:t>Ampt</w:t>
            </w:r>
            <w:proofErr w:type="spellEnd"/>
            <w:r w:rsidRPr="0006746C">
              <w:rPr>
                <w:rFonts w:ascii="Calibri" w:eastAsia="Times New Roman" w:hAnsi="Calibri" w:cs="Calibri"/>
                <w:color w:val="000000"/>
                <w:spacing w:val="0"/>
                <w:lang w:eastAsia="es-ES"/>
              </w:rPr>
              <w:t xml:space="preserve"> + </w:t>
            </w:r>
            <w:r w:rsidR="009F0C05">
              <w:rPr>
                <w:rFonts w:ascii="Calibri" w:eastAsia="Times New Roman" w:hAnsi="Calibri" w:cs="Calibri"/>
                <w:color w:val="000000"/>
                <w:spacing w:val="0"/>
                <w:lang w:eastAsia="es-ES"/>
              </w:rPr>
              <w:t>Método Alternativo</w:t>
            </w:r>
          </w:p>
        </w:tc>
        <w:tc>
          <w:tcPr>
            <w:tcW w:w="1291" w:type="dxa"/>
            <w:noWrap/>
            <w:hideMark/>
          </w:tcPr>
          <w:p w14:paraId="7D05A53D" w14:textId="77777777" w:rsidR="0006746C" w:rsidRPr="0006746C" w:rsidRDefault="0006746C" w:rsidP="0006746C">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-32.98%</w:t>
            </w:r>
          </w:p>
        </w:tc>
        <w:tc>
          <w:tcPr>
            <w:tcW w:w="1273" w:type="dxa"/>
            <w:noWrap/>
            <w:hideMark/>
          </w:tcPr>
          <w:p w14:paraId="5CA10A1F" w14:textId="77777777" w:rsidR="0006746C" w:rsidRPr="0006746C" w:rsidRDefault="0006746C" w:rsidP="0006746C">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-46.34%</w:t>
            </w:r>
          </w:p>
        </w:tc>
        <w:tc>
          <w:tcPr>
            <w:tcW w:w="1290" w:type="dxa"/>
            <w:noWrap/>
            <w:hideMark/>
          </w:tcPr>
          <w:p w14:paraId="290E35EF" w14:textId="77777777" w:rsidR="0006746C" w:rsidRPr="0006746C" w:rsidRDefault="0006746C" w:rsidP="003F0C14">
            <w:pPr>
              <w:keepNext/>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06746C">
              <w:rPr>
                <w:rFonts w:ascii="Calibri" w:eastAsia="Times New Roman" w:hAnsi="Calibri" w:cs="Calibri"/>
                <w:color w:val="000000"/>
                <w:spacing w:val="0"/>
                <w:lang w:eastAsia="es-ES"/>
              </w:rPr>
              <w:t>-31.09%</w:t>
            </w:r>
          </w:p>
        </w:tc>
      </w:tr>
    </w:tbl>
    <w:p w14:paraId="2612950F" w14:textId="46B5B52A" w:rsidR="00E1185B" w:rsidRDefault="003F0C14" w:rsidP="003F0C14">
      <w:pPr>
        <w:pStyle w:val="Descripcin"/>
      </w:pPr>
      <w:bookmarkStart w:id="255" w:name="_Ref98868132"/>
      <w:bookmarkStart w:id="256" w:name="_Toc99969440"/>
      <w:r>
        <w:t xml:space="preserve">Tabla </w:t>
      </w:r>
      <w:fldSimple w:instr=" SEQ Tabla \* ARABIC ">
        <w:r w:rsidR="004F2F11">
          <w:rPr>
            <w:noProof/>
          </w:rPr>
          <w:t>14</w:t>
        </w:r>
      </w:fldSimple>
      <w:bookmarkEnd w:id="255"/>
      <w:r>
        <w:t xml:space="preserve">. Resumen de los valores </w:t>
      </w:r>
      <w:proofErr w:type="spellStart"/>
      <w:r>
        <w:t>Qp</w:t>
      </w:r>
      <w:proofErr w:type="spellEnd"/>
      <w:r>
        <w:t xml:space="preserve">, Qt, </w:t>
      </w:r>
      <w:proofErr w:type="spellStart"/>
      <w:r>
        <w:t>Tp</w:t>
      </w:r>
      <w:proofErr w:type="spellEnd"/>
      <w:r>
        <w:t xml:space="preserve"> para cada una de las metodologías empleadas.</w:t>
      </w:r>
      <w:bookmarkEnd w:id="256"/>
    </w:p>
    <w:p w14:paraId="2CA1B063" w14:textId="6F38F097" w:rsidR="003F0C14" w:rsidRDefault="003F0C14" w:rsidP="003F0C14"/>
    <w:p w14:paraId="7672B615" w14:textId="77777777" w:rsidR="003F0C14" w:rsidRPr="003F0C14" w:rsidRDefault="003F0C14" w:rsidP="003F0C14"/>
    <w:p w14:paraId="61CE3720" w14:textId="5AA128E7" w:rsidR="0006746C" w:rsidRDefault="0006746C" w:rsidP="0018156B">
      <w:pPr>
        <w:rPr>
          <w:lang w:val="es-ES_tradnl"/>
        </w:rPr>
      </w:pPr>
      <w:r>
        <w:rPr>
          <w:lang w:val="es-ES_tradnl"/>
        </w:rPr>
        <w:t xml:space="preserve">Como </w:t>
      </w:r>
      <w:r w:rsidR="00904141">
        <w:rPr>
          <w:lang w:val="es-ES_tradnl"/>
        </w:rPr>
        <w:t>se puede</w:t>
      </w:r>
      <w:r>
        <w:rPr>
          <w:lang w:val="es-ES_tradnl"/>
        </w:rPr>
        <w:t xml:space="preserve"> observar</w:t>
      </w:r>
      <w:r w:rsidR="008E6AC6">
        <w:rPr>
          <w:lang w:val="es-ES_tradnl"/>
        </w:rPr>
        <w:t xml:space="preserve"> en la </w:t>
      </w:r>
      <w:r w:rsidR="00136F9D">
        <w:rPr>
          <w:highlight w:val="green"/>
          <w:lang w:val="es-ES_tradnl"/>
        </w:rPr>
        <w:fldChar w:fldCharType="begin"/>
      </w:r>
      <w:r w:rsidR="00136F9D">
        <w:rPr>
          <w:lang w:val="es-ES_tradnl"/>
        </w:rPr>
        <w:instrText xml:space="preserve"> REF _Ref98868132 \h </w:instrText>
      </w:r>
      <w:r w:rsidR="00136F9D">
        <w:rPr>
          <w:highlight w:val="green"/>
          <w:lang w:val="es-ES_tradnl"/>
        </w:rPr>
      </w:r>
      <w:r w:rsidR="00136F9D">
        <w:rPr>
          <w:highlight w:val="green"/>
          <w:lang w:val="es-ES_tradnl"/>
        </w:rPr>
        <w:fldChar w:fldCharType="separate"/>
      </w:r>
      <w:r w:rsidR="004F2F11">
        <w:t xml:space="preserve">Tabla </w:t>
      </w:r>
      <w:r w:rsidR="004F2F11">
        <w:rPr>
          <w:noProof/>
        </w:rPr>
        <w:t>14</w:t>
      </w:r>
      <w:r w:rsidR="00136F9D">
        <w:rPr>
          <w:highlight w:val="green"/>
          <w:lang w:val="es-ES_tradnl"/>
        </w:rPr>
        <w:fldChar w:fldCharType="end"/>
      </w:r>
      <w:r>
        <w:rPr>
          <w:lang w:val="es-ES_tradnl"/>
        </w:rPr>
        <w:t>, el caso de Green-</w:t>
      </w:r>
      <w:proofErr w:type="spellStart"/>
      <w:r>
        <w:rPr>
          <w:lang w:val="es-ES_tradnl"/>
        </w:rPr>
        <w:t>Ampt</w:t>
      </w:r>
      <w:proofErr w:type="spellEnd"/>
      <w:r>
        <w:rPr>
          <w:lang w:val="es-ES_tradnl"/>
        </w:rPr>
        <w:t xml:space="preserve"> es el más desfavorable en todos los escenarios y es por ello </w:t>
      </w:r>
      <w:r w:rsidR="008E6AC6">
        <w:rPr>
          <w:lang w:val="es-ES_tradnl"/>
        </w:rPr>
        <w:t>por lo que</w:t>
      </w:r>
      <w:r>
        <w:rPr>
          <w:lang w:val="es-ES_tradnl"/>
        </w:rPr>
        <w:t xml:space="preserve"> se descartó previamente como modelo hidrológico para el cálculo de infiltraciones. Del mismo modo puede verse como las duraciones son </w:t>
      </w:r>
      <w:proofErr w:type="spellStart"/>
      <w:r>
        <w:rPr>
          <w:lang w:val="es-ES_tradnl"/>
        </w:rPr>
        <w:t>drásticamene</w:t>
      </w:r>
      <w:proofErr w:type="spellEnd"/>
      <w:r>
        <w:rPr>
          <w:lang w:val="es-ES_tradnl"/>
        </w:rPr>
        <w:t xml:space="preserve"> menores que en los otros dos casos debido a la dinámica que sigue para descartar horas de </w:t>
      </w:r>
      <w:r w:rsidR="0060688D">
        <w:rPr>
          <w:lang w:val="es-ES_tradnl"/>
        </w:rPr>
        <w:t>poca lluvia en términos de escorrentía.</w:t>
      </w:r>
    </w:p>
    <w:p w14:paraId="71C11542" w14:textId="5EADA220" w:rsidR="0060688D" w:rsidRDefault="0060688D" w:rsidP="0018156B">
      <w:pPr>
        <w:rPr>
          <w:lang w:val="es-ES_tradnl"/>
        </w:rPr>
      </w:pPr>
    </w:p>
    <w:p w14:paraId="786CE552" w14:textId="4D10C44F" w:rsidR="0060688D" w:rsidRDefault="0060688D" w:rsidP="0018156B">
      <w:pPr>
        <w:rPr>
          <w:lang w:val="es-ES_tradnl"/>
        </w:rPr>
      </w:pPr>
      <w:r>
        <w:rPr>
          <w:lang w:val="es-ES_tradnl"/>
        </w:rPr>
        <w:t>En cuanto a la comparativa entre Bloques Alternos y el Método Alternativo, dentro del Método de las Abstracciones, la cuestión no está tan clara. Bien es cierto que el Método Alternativo genera mejores resultados para el cálculo de</w:t>
      </w:r>
      <w:r w:rsidR="00904141">
        <w:rPr>
          <w:lang w:val="es-ES_tradnl"/>
        </w:rPr>
        <w:t>l</w:t>
      </w:r>
      <w:r>
        <w:rPr>
          <w:lang w:val="es-ES_tradnl"/>
        </w:rPr>
        <w:t xml:space="preserve"> </w:t>
      </w:r>
      <w:r w:rsidR="00904141">
        <w:rPr>
          <w:lang w:val="es-ES_tradnl"/>
        </w:rPr>
        <w:t>hidrograma,</w:t>
      </w:r>
      <w:r>
        <w:rPr>
          <w:lang w:val="es-ES_tradnl"/>
        </w:rPr>
        <w:t xml:space="preserve"> pero a cambio exige un, aunque breve, paso añadido al estudio </w:t>
      </w:r>
      <w:commentRangeStart w:id="257"/>
      <w:r>
        <w:rPr>
          <w:lang w:val="es-ES_tradnl"/>
        </w:rPr>
        <w:t>hidrológico</w:t>
      </w:r>
      <w:commentRangeEnd w:id="257"/>
      <w:r w:rsidR="006333F4">
        <w:rPr>
          <w:rStyle w:val="Refdecomentario"/>
        </w:rPr>
        <w:commentReference w:id="257"/>
      </w:r>
      <w:r>
        <w:rPr>
          <w:lang w:val="es-ES_tradnl"/>
        </w:rPr>
        <w:t>.</w:t>
      </w:r>
    </w:p>
    <w:p w14:paraId="32C7CA1D" w14:textId="796301F8" w:rsidR="0060688D" w:rsidRDefault="0060688D" w:rsidP="0018156B">
      <w:pPr>
        <w:rPr>
          <w:lang w:val="es-ES_tradnl"/>
        </w:rPr>
      </w:pPr>
    </w:p>
    <w:p w14:paraId="14B74010" w14:textId="3A3D63E3" w:rsidR="003F0C14" w:rsidRDefault="00904141" w:rsidP="009F0C05">
      <w:pPr>
        <w:rPr>
          <w:lang w:val="es-ES_tradnl"/>
        </w:rPr>
      </w:pPr>
      <w:r>
        <w:rPr>
          <w:lang w:val="es-ES_tradnl"/>
        </w:rPr>
        <w:t>Se podría</w:t>
      </w:r>
      <w:r w:rsidR="0060688D">
        <w:rPr>
          <w:lang w:val="es-ES_tradnl"/>
        </w:rPr>
        <w:t xml:space="preserve"> discutir </w:t>
      </w:r>
      <w:r>
        <w:rPr>
          <w:lang w:val="es-ES_tradnl"/>
        </w:rPr>
        <w:t>que,</w:t>
      </w:r>
      <w:r w:rsidR="0060688D">
        <w:rPr>
          <w:lang w:val="es-ES_tradnl"/>
        </w:rPr>
        <w:t xml:space="preserve"> para casos de canales y drenajes transversales o longitudinales, el caso del Método Alternativo podría quedar descartado sin mayor trascendencia ya que el error diferencial entre ambos casos para el </w:t>
      </w:r>
      <w:proofErr w:type="spellStart"/>
      <w:r w:rsidR="0060688D">
        <w:rPr>
          <w:lang w:val="es-ES_tradnl"/>
        </w:rPr>
        <w:t>Qpunta</w:t>
      </w:r>
      <w:proofErr w:type="spellEnd"/>
      <w:r w:rsidR="0060688D">
        <w:rPr>
          <w:lang w:val="es-ES_tradnl"/>
        </w:rPr>
        <w:t xml:space="preserve"> es apenas de un 2.41%. Sin embargo, si </w:t>
      </w:r>
      <w:r>
        <w:rPr>
          <w:lang w:val="es-ES_tradnl"/>
        </w:rPr>
        <w:t>se habla</w:t>
      </w:r>
      <w:r w:rsidR="0060688D">
        <w:rPr>
          <w:lang w:val="es-ES_tradnl"/>
        </w:rPr>
        <w:t xml:space="preserve"> </w:t>
      </w:r>
      <w:r>
        <w:rPr>
          <w:lang w:val="es-ES_tradnl"/>
        </w:rPr>
        <w:t>de</w:t>
      </w:r>
      <w:r w:rsidR="0060688D">
        <w:rPr>
          <w:lang w:val="es-ES_tradnl"/>
        </w:rPr>
        <w:t xml:space="preserve"> estudios de </w:t>
      </w:r>
      <w:r w:rsidR="00C03F54">
        <w:rPr>
          <w:lang w:val="es-ES_tradnl"/>
        </w:rPr>
        <w:t xml:space="preserve">Zonas de Flujo Preferente, Llanuras de inundación, Zonas de Servidumbre o Mapas de peligrosidad donde es usado cada uno de los tres factores, entonces </w:t>
      </w:r>
      <w:r>
        <w:rPr>
          <w:lang w:val="es-ES_tradnl"/>
        </w:rPr>
        <w:t>se debería</w:t>
      </w:r>
      <w:r w:rsidR="00C03F54">
        <w:rPr>
          <w:lang w:val="es-ES_tradnl"/>
        </w:rPr>
        <w:t xml:space="preserve"> de considerar la opción del Método Alternativo.</w:t>
      </w:r>
    </w:p>
    <w:p w14:paraId="20049214" w14:textId="77777777" w:rsidR="003F0C14" w:rsidRDefault="003F0C14" w:rsidP="009F0C05">
      <w:pPr>
        <w:rPr>
          <w:lang w:val="es-ES_tradnl"/>
        </w:rPr>
      </w:pPr>
    </w:p>
    <w:p w14:paraId="384F41E1" w14:textId="6F9D06BB" w:rsidR="009F0C05" w:rsidRDefault="009F0C05" w:rsidP="009F0C05">
      <w:pPr>
        <w:rPr>
          <w:lang w:val="es-ES_tradnl"/>
        </w:rPr>
      </w:pPr>
      <w:r>
        <w:rPr>
          <w:lang w:val="es-ES_tradnl"/>
        </w:rPr>
        <w:t xml:space="preserve">Para el caso de la proyección climática, los resultados abordados varían </w:t>
      </w:r>
      <w:r w:rsidR="009052E7">
        <w:rPr>
          <w:lang w:val="es-ES_tradnl"/>
        </w:rPr>
        <w:t xml:space="preserve">según se aprecia en la </w:t>
      </w:r>
      <w:commentRangeStart w:id="258"/>
      <w:r w:rsidR="00136F9D">
        <w:rPr>
          <w:highlight w:val="green"/>
          <w:lang w:val="es-ES_tradnl"/>
        </w:rPr>
        <w:fldChar w:fldCharType="begin"/>
      </w:r>
      <w:r w:rsidR="00136F9D">
        <w:rPr>
          <w:lang w:val="es-ES_tradnl"/>
        </w:rPr>
        <w:instrText xml:space="preserve"> REF _Ref98868149 \h </w:instrText>
      </w:r>
      <w:r w:rsidR="00136F9D">
        <w:rPr>
          <w:highlight w:val="green"/>
          <w:lang w:val="es-ES_tradnl"/>
        </w:rPr>
      </w:r>
      <w:r w:rsidR="00136F9D">
        <w:rPr>
          <w:highlight w:val="green"/>
          <w:lang w:val="es-ES_tradnl"/>
        </w:rPr>
        <w:fldChar w:fldCharType="separate"/>
      </w:r>
      <w:r w:rsidR="004F2F11">
        <w:t xml:space="preserve">Tabla </w:t>
      </w:r>
      <w:r w:rsidR="004F2F11">
        <w:rPr>
          <w:noProof/>
        </w:rPr>
        <w:t>15</w:t>
      </w:r>
      <w:r w:rsidR="00136F9D">
        <w:rPr>
          <w:highlight w:val="green"/>
          <w:lang w:val="es-ES_tradnl"/>
        </w:rPr>
        <w:fldChar w:fldCharType="end"/>
      </w:r>
      <w:commentRangeEnd w:id="258"/>
      <w:r w:rsidR="006333F4">
        <w:rPr>
          <w:rStyle w:val="Refdecomentario"/>
        </w:rPr>
        <w:commentReference w:id="258"/>
      </w:r>
      <w:r w:rsidR="009052E7">
        <w:rPr>
          <w:lang w:val="es-ES_tradnl"/>
        </w:rPr>
        <w:t>.</w:t>
      </w:r>
    </w:p>
    <w:p w14:paraId="39EAD4E6" w14:textId="77777777" w:rsidR="003F0C14" w:rsidRPr="009F0C05" w:rsidRDefault="003F0C14" w:rsidP="009F0C05">
      <w:pPr>
        <w:rPr>
          <w:lang w:val="es-ES_tradnl"/>
        </w:rPr>
      </w:pPr>
    </w:p>
    <w:p w14:paraId="796428C3" w14:textId="77777777" w:rsidR="009F0C05" w:rsidRDefault="009F0C05" w:rsidP="0018156B"/>
    <w:tbl>
      <w:tblPr>
        <w:tblStyle w:val="Tablanormal5"/>
        <w:tblW w:w="7663" w:type="dxa"/>
        <w:jc w:val="center"/>
        <w:tblLook w:val="04A0" w:firstRow="1" w:lastRow="0" w:firstColumn="1" w:lastColumn="0" w:noHBand="0" w:noVBand="1"/>
      </w:tblPr>
      <w:tblGrid>
        <w:gridCol w:w="3790"/>
        <w:gridCol w:w="1297"/>
        <w:gridCol w:w="1278"/>
        <w:gridCol w:w="1298"/>
      </w:tblGrid>
      <w:tr w:rsidR="00761A7A" w:rsidRPr="00761A7A" w14:paraId="48D82CC1" w14:textId="77777777" w:rsidTr="00A1511B">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100" w:firstRow="0" w:lastRow="0" w:firstColumn="1" w:lastColumn="0" w:oddVBand="0" w:evenVBand="0" w:oddHBand="0" w:evenHBand="0" w:firstRowFirstColumn="1" w:firstRowLastColumn="0" w:lastRowFirstColumn="0" w:lastRowLastColumn="0"/>
            <w:tcW w:w="3790" w:type="dxa"/>
            <w:noWrap/>
            <w:hideMark/>
          </w:tcPr>
          <w:p w14:paraId="02ACDB95" w14:textId="77777777" w:rsidR="00761A7A" w:rsidRPr="00761A7A" w:rsidRDefault="00761A7A" w:rsidP="00761A7A">
            <w:pPr>
              <w:widowControl/>
              <w:tabs>
                <w:tab w:val="clear" w:pos="8789"/>
              </w:tabs>
              <w:spacing w:before="0" w:after="0"/>
              <w:jc w:val="left"/>
              <w:rPr>
                <w:rFonts w:eastAsia="Times New Roman" w:cs="Times New Roman"/>
                <w:spacing w:val="0"/>
                <w:sz w:val="24"/>
                <w:szCs w:val="24"/>
                <w:lang w:eastAsia="es-ES"/>
              </w:rPr>
            </w:pPr>
          </w:p>
        </w:tc>
        <w:tc>
          <w:tcPr>
            <w:tcW w:w="3873" w:type="dxa"/>
            <w:gridSpan w:val="3"/>
            <w:noWrap/>
            <w:hideMark/>
          </w:tcPr>
          <w:p w14:paraId="3C70A78A" w14:textId="77777777" w:rsidR="00761A7A" w:rsidRPr="00761A7A" w:rsidRDefault="00761A7A" w:rsidP="00761A7A">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 w:val="0"/>
                <w:iCs w:val="0"/>
                <w:color w:val="000000"/>
                <w:spacing w:val="0"/>
                <w:lang w:eastAsia="es-ES"/>
              </w:rPr>
            </w:pPr>
            <w:r w:rsidRPr="00761A7A">
              <w:rPr>
                <w:rFonts w:ascii="Calibri" w:eastAsia="Times New Roman" w:hAnsi="Calibri" w:cs="Calibri"/>
                <w:b/>
                <w:bCs/>
                <w:color w:val="000000"/>
                <w:spacing w:val="0"/>
                <w:lang w:eastAsia="es-ES"/>
              </w:rPr>
              <w:t>(%) error porcentual frente al histórico</w:t>
            </w:r>
          </w:p>
        </w:tc>
      </w:tr>
      <w:tr w:rsidR="00761A7A" w:rsidRPr="00761A7A" w14:paraId="6AEA9692" w14:textId="77777777" w:rsidTr="00A1511B">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3790" w:type="dxa"/>
            <w:noWrap/>
            <w:hideMark/>
          </w:tcPr>
          <w:p w14:paraId="2839CDDE" w14:textId="77777777" w:rsidR="00761A7A" w:rsidRPr="00761A7A" w:rsidRDefault="00761A7A" w:rsidP="00761A7A">
            <w:pPr>
              <w:widowControl/>
              <w:tabs>
                <w:tab w:val="clear" w:pos="8789"/>
              </w:tabs>
              <w:spacing w:before="0" w:after="0"/>
              <w:jc w:val="left"/>
              <w:rPr>
                <w:rFonts w:ascii="Calibri" w:eastAsia="Times New Roman" w:hAnsi="Calibri" w:cs="Calibri"/>
                <w:b/>
                <w:bCs/>
                <w:i w:val="0"/>
                <w:iCs w:val="0"/>
                <w:color w:val="000000"/>
                <w:spacing w:val="0"/>
                <w:lang w:eastAsia="es-ES"/>
              </w:rPr>
            </w:pPr>
            <w:r w:rsidRPr="00761A7A">
              <w:rPr>
                <w:rFonts w:ascii="Calibri" w:eastAsia="Times New Roman" w:hAnsi="Calibri" w:cs="Calibri"/>
                <w:b/>
                <w:bCs/>
                <w:color w:val="000000"/>
                <w:spacing w:val="0"/>
                <w:lang w:eastAsia="es-ES"/>
              </w:rPr>
              <w:t>Método usado</w:t>
            </w:r>
          </w:p>
        </w:tc>
        <w:tc>
          <w:tcPr>
            <w:tcW w:w="1297" w:type="dxa"/>
            <w:noWrap/>
            <w:hideMark/>
          </w:tcPr>
          <w:p w14:paraId="4C9B8AC0" w14:textId="77777777" w:rsidR="00761A7A" w:rsidRPr="00761A7A" w:rsidRDefault="00761A7A" w:rsidP="00761A7A">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pacing w:val="0"/>
                <w:lang w:eastAsia="es-ES"/>
              </w:rPr>
            </w:pPr>
            <w:proofErr w:type="spellStart"/>
            <w:r w:rsidRPr="00761A7A">
              <w:rPr>
                <w:rFonts w:ascii="Calibri" w:eastAsia="Times New Roman" w:hAnsi="Calibri" w:cs="Calibri"/>
                <w:b/>
                <w:bCs/>
                <w:i/>
                <w:iCs/>
                <w:color w:val="000000"/>
                <w:spacing w:val="0"/>
                <w:lang w:eastAsia="es-ES"/>
              </w:rPr>
              <w:t>Qpunta</w:t>
            </w:r>
            <w:proofErr w:type="spellEnd"/>
          </w:p>
        </w:tc>
        <w:tc>
          <w:tcPr>
            <w:tcW w:w="1278" w:type="dxa"/>
            <w:noWrap/>
            <w:hideMark/>
          </w:tcPr>
          <w:p w14:paraId="0626BE12" w14:textId="77777777" w:rsidR="00761A7A" w:rsidRPr="00761A7A" w:rsidRDefault="00761A7A" w:rsidP="00761A7A">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pacing w:val="0"/>
                <w:lang w:eastAsia="es-ES"/>
              </w:rPr>
            </w:pPr>
            <w:proofErr w:type="spellStart"/>
            <w:r w:rsidRPr="00761A7A">
              <w:rPr>
                <w:rFonts w:ascii="Calibri" w:eastAsia="Times New Roman" w:hAnsi="Calibri" w:cs="Calibri"/>
                <w:b/>
                <w:bCs/>
                <w:i/>
                <w:iCs/>
                <w:color w:val="000000"/>
                <w:spacing w:val="0"/>
                <w:lang w:eastAsia="es-ES"/>
              </w:rPr>
              <w:t>Qtotal</w:t>
            </w:r>
            <w:proofErr w:type="spellEnd"/>
          </w:p>
        </w:tc>
        <w:tc>
          <w:tcPr>
            <w:tcW w:w="1296" w:type="dxa"/>
            <w:noWrap/>
            <w:hideMark/>
          </w:tcPr>
          <w:p w14:paraId="1756759C" w14:textId="77777777" w:rsidR="00761A7A" w:rsidRPr="00761A7A" w:rsidRDefault="00761A7A" w:rsidP="00761A7A">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spacing w:val="0"/>
                <w:lang w:eastAsia="es-ES"/>
              </w:rPr>
            </w:pPr>
            <w:proofErr w:type="spellStart"/>
            <w:r w:rsidRPr="00761A7A">
              <w:rPr>
                <w:rFonts w:ascii="Calibri" w:eastAsia="Times New Roman" w:hAnsi="Calibri" w:cs="Calibri"/>
                <w:b/>
                <w:bCs/>
                <w:i/>
                <w:iCs/>
                <w:color w:val="000000"/>
                <w:spacing w:val="0"/>
                <w:lang w:eastAsia="es-ES"/>
              </w:rPr>
              <w:t>Tpico</w:t>
            </w:r>
            <w:proofErr w:type="spellEnd"/>
          </w:p>
        </w:tc>
      </w:tr>
      <w:tr w:rsidR="00761A7A" w:rsidRPr="00761A7A" w14:paraId="06C7389D" w14:textId="77777777" w:rsidTr="00A1511B">
        <w:trPr>
          <w:trHeight w:val="493"/>
          <w:jc w:val="center"/>
        </w:trPr>
        <w:tc>
          <w:tcPr>
            <w:cnfStyle w:val="001000000000" w:firstRow="0" w:lastRow="0" w:firstColumn="1" w:lastColumn="0" w:oddVBand="0" w:evenVBand="0" w:oddHBand="0" w:evenHBand="0" w:firstRowFirstColumn="0" w:firstRowLastColumn="0" w:lastRowFirstColumn="0" w:lastRowLastColumn="0"/>
            <w:tcW w:w="3790" w:type="dxa"/>
            <w:noWrap/>
            <w:hideMark/>
          </w:tcPr>
          <w:p w14:paraId="449F4205" w14:textId="77777777" w:rsidR="00761A7A" w:rsidRPr="00761A7A" w:rsidRDefault="00761A7A" w:rsidP="00761A7A">
            <w:pPr>
              <w:widowControl/>
              <w:tabs>
                <w:tab w:val="clear" w:pos="8789"/>
              </w:tabs>
              <w:spacing w:before="0" w:after="0"/>
              <w:jc w:val="left"/>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Abstracciones + Bloques Alternos</w:t>
            </w:r>
          </w:p>
        </w:tc>
        <w:tc>
          <w:tcPr>
            <w:tcW w:w="1297" w:type="dxa"/>
            <w:noWrap/>
            <w:hideMark/>
          </w:tcPr>
          <w:p w14:paraId="2CB491B5" w14:textId="77777777" w:rsidR="00761A7A" w:rsidRPr="00761A7A" w:rsidRDefault="00761A7A" w:rsidP="00761A7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-43.02%</w:t>
            </w:r>
          </w:p>
        </w:tc>
        <w:tc>
          <w:tcPr>
            <w:tcW w:w="1278" w:type="dxa"/>
            <w:noWrap/>
            <w:hideMark/>
          </w:tcPr>
          <w:p w14:paraId="2646A911" w14:textId="77777777" w:rsidR="00761A7A" w:rsidRPr="00761A7A" w:rsidRDefault="00761A7A" w:rsidP="00761A7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-38.63%</w:t>
            </w:r>
          </w:p>
        </w:tc>
        <w:tc>
          <w:tcPr>
            <w:tcW w:w="1296" w:type="dxa"/>
            <w:noWrap/>
            <w:hideMark/>
          </w:tcPr>
          <w:p w14:paraId="7FD0C29F" w14:textId="77777777" w:rsidR="00761A7A" w:rsidRPr="00761A7A" w:rsidRDefault="00761A7A" w:rsidP="00761A7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-7.31%</w:t>
            </w:r>
          </w:p>
        </w:tc>
      </w:tr>
      <w:tr w:rsidR="00761A7A" w:rsidRPr="00761A7A" w14:paraId="296BB914" w14:textId="77777777" w:rsidTr="00A1511B">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3790" w:type="dxa"/>
            <w:noWrap/>
            <w:hideMark/>
          </w:tcPr>
          <w:p w14:paraId="23D39369" w14:textId="77777777" w:rsidR="00761A7A" w:rsidRPr="00761A7A" w:rsidRDefault="00761A7A" w:rsidP="00761A7A">
            <w:pPr>
              <w:widowControl/>
              <w:tabs>
                <w:tab w:val="clear" w:pos="8789"/>
              </w:tabs>
              <w:spacing w:before="0" w:after="0"/>
              <w:jc w:val="left"/>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Abstracciones + Método Alternativo</w:t>
            </w:r>
          </w:p>
        </w:tc>
        <w:tc>
          <w:tcPr>
            <w:tcW w:w="1297" w:type="dxa"/>
            <w:noWrap/>
            <w:hideMark/>
          </w:tcPr>
          <w:p w14:paraId="06CAFBB7" w14:textId="77777777" w:rsidR="00761A7A" w:rsidRPr="00761A7A" w:rsidRDefault="00761A7A" w:rsidP="00761A7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-40.51%</w:t>
            </w:r>
          </w:p>
        </w:tc>
        <w:tc>
          <w:tcPr>
            <w:tcW w:w="1278" w:type="dxa"/>
            <w:noWrap/>
            <w:hideMark/>
          </w:tcPr>
          <w:p w14:paraId="3427436B" w14:textId="77777777" w:rsidR="00761A7A" w:rsidRPr="00761A7A" w:rsidRDefault="00761A7A" w:rsidP="00761A7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-31.12%</w:t>
            </w:r>
          </w:p>
        </w:tc>
        <w:tc>
          <w:tcPr>
            <w:tcW w:w="1296" w:type="dxa"/>
            <w:noWrap/>
            <w:hideMark/>
          </w:tcPr>
          <w:p w14:paraId="61523297" w14:textId="77777777" w:rsidR="00761A7A" w:rsidRPr="00761A7A" w:rsidRDefault="00761A7A" w:rsidP="00761A7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-0.36%</w:t>
            </w:r>
          </w:p>
        </w:tc>
      </w:tr>
      <w:tr w:rsidR="00761A7A" w:rsidRPr="00761A7A" w14:paraId="52993C58" w14:textId="77777777" w:rsidTr="00A1511B">
        <w:trPr>
          <w:trHeight w:val="493"/>
          <w:jc w:val="center"/>
        </w:trPr>
        <w:tc>
          <w:tcPr>
            <w:cnfStyle w:val="001000000000" w:firstRow="0" w:lastRow="0" w:firstColumn="1" w:lastColumn="0" w:oddVBand="0" w:evenVBand="0" w:oddHBand="0" w:evenHBand="0" w:firstRowFirstColumn="0" w:firstRowLastColumn="0" w:lastRowFirstColumn="0" w:lastRowLastColumn="0"/>
            <w:tcW w:w="3790" w:type="dxa"/>
            <w:noWrap/>
            <w:hideMark/>
          </w:tcPr>
          <w:p w14:paraId="24A7EF29" w14:textId="77777777" w:rsidR="00761A7A" w:rsidRPr="00761A7A" w:rsidRDefault="00761A7A" w:rsidP="00761A7A">
            <w:pPr>
              <w:widowControl/>
              <w:tabs>
                <w:tab w:val="clear" w:pos="8789"/>
              </w:tabs>
              <w:spacing w:before="0" w:after="0"/>
              <w:jc w:val="left"/>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Green-</w:t>
            </w:r>
            <w:proofErr w:type="spellStart"/>
            <w:r w:rsidRPr="00761A7A">
              <w:rPr>
                <w:rFonts w:ascii="Calibri" w:eastAsia="Times New Roman" w:hAnsi="Calibri" w:cs="Calibri"/>
                <w:color w:val="000000"/>
                <w:spacing w:val="0"/>
                <w:lang w:eastAsia="es-ES"/>
              </w:rPr>
              <w:t>Ampt</w:t>
            </w:r>
            <w:proofErr w:type="spellEnd"/>
            <w:r w:rsidRPr="00761A7A">
              <w:rPr>
                <w:rFonts w:ascii="Calibri" w:eastAsia="Times New Roman" w:hAnsi="Calibri" w:cs="Calibri"/>
                <w:color w:val="000000"/>
                <w:spacing w:val="0"/>
                <w:lang w:eastAsia="es-ES"/>
              </w:rPr>
              <w:t xml:space="preserve"> + Bloques Alternos</w:t>
            </w:r>
          </w:p>
        </w:tc>
        <w:tc>
          <w:tcPr>
            <w:tcW w:w="1297" w:type="dxa"/>
            <w:noWrap/>
            <w:hideMark/>
          </w:tcPr>
          <w:p w14:paraId="598EC8E4" w14:textId="77777777" w:rsidR="00761A7A" w:rsidRPr="00761A7A" w:rsidRDefault="00761A7A" w:rsidP="00761A7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-26.15%</w:t>
            </w:r>
          </w:p>
        </w:tc>
        <w:tc>
          <w:tcPr>
            <w:tcW w:w="1278" w:type="dxa"/>
            <w:noWrap/>
            <w:hideMark/>
          </w:tcPr>
          <w:p w14:paraId="55BDBA3A" w14:textId="77777777" w:rsidR="00761A7A" w:rsidRPr="00761A7A" w:rsidRDefault="00761A7A" w:rsidP="00761A7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-62.04%</w:t>
            </w:r>
          </w:p>
        </w:tc>
        <w:tc>
          <w:tcPr>
            <w:tcW w:w="1296" w:type="dxa"/>
            <w:noWrap/>
            <w:hideMark/>
          </w:tcPr>
          <w:p w14:paraId="6A9E3662" w14:textId="77777777" w:rsidR="00761A7A" w:rsidRPr="00761A7A" w:rsidRDefault="00761A7A" w:rsidP="00761A7A">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-55.77%</w:t>
            </w:r>
          </w:p>
        </w:tc>
      </w:tr>
      <w:tr w:rsidR="00761A7A" w:rsidRPr="00761A7A" w14:paraId="355D5F84" w14:textId="77777777" w:rsidTr="00A1511B">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3790" w:type="dxa"/>
            <w:noWrap/>
            <w:hideMark/>
          </w:tcPr>
          <w:p w14:paraId="5BACE7A4" w14:textId="77777777" w:rsidR="00761A7A" w:rsidRPr="00761A7A" w:rsidRDefault="00761A7A" w:rsidP="00761A7A">
            <w:pPr>
              <w:widowControl/>
              <w:tabs>
                <w:tab w:val="clear" w:pos="8789"/>
              </w:tabs>
              <w:spacing w:before="0" w:after="0"/>
              <w:jc w:val="left"/>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Green-</w:t>
            </w:r>
            <w:proofErr w:type="spellStart"/>
            <w:r w:rsidRPr="00761A7A">
              <w:rPr>
                <w:rFonts w:ascii="Calibri" w:eastAsia="Times New Roman" w:hAnsi="Calibri" w:cs="Calibri"/>
                <w:color w:val="000000"/>
                <w:spacing w:val="0"/>
                <w:lang w:eastAsia="es-ES"/>
              </w:rPr>
              <w:t>Ampt</w:t>
            </w:r>
            <w:proofErr w:type="spellEnd"/>
            <w:r w:rsidRPr="00761A7A">
              <w:rPr>
                <w:rFonts w:ascii="Calibri" w:eastAsia="Times New Roman" w:hAnsi="Calibri" w:cs="Calibri"/>
                <w:color w:val="000000"/>
                <w:spacing w:val="0"/>
                <w:lang w:eastAsia="es-ES"/>
              </w:rPr>
              <w:t xml:space="preserve"> + Método Alternativo</w:t>
            </w:r>
          </w:p>
        </w:tc>
        <w:tc>
          <w:tcPr>
            <w:tcW w:w="1297" w:type="dxa"/>
            <w:noWrap/>
            <w:hideMark/>
          </w:tcPr>
          <w:p w14:paraId="133F5918" w14:textId="77777777" w:rsidR="00761A7A" w:rsidRPr="00761A7A" w:rsidRDefault="00761A7A" w:rsidP="00761A7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-74.93%</w:t>
            </w:r>
          </w:p>
        </w:tc>
        <w:tc>
          <w:tcPr>
            <w:tcW w:w="1278" w:type="dxa"/>
            <w:noWrap/>
            <w:hideMark/>
          </w:tcPr>
          <w:p w14:paraId="0049B162" w14:textId="77777777" w:rsidR="00761A7A" w:rsidRPr="00761A7A" w:rsidRDefault="00761A7A" w:rsidP="00761A7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-84.37%</w:t>
            </w:r>
          </w:p>
        </w:tc>
        <w:tc>
          <w:tcPr>
            <w:tcW w:w="1296" w:type="dxa"/>
            <w:noWrap/>
            <w:hideMark/>
          </w:tcPr>
          <w:p w14:paraId="2626B0E7" w14:textId="77777777" w:rsidR="00761A7A" w:rsidRPr="00761A7A" w:rsidRDefault="00761A7A" w:rsidP="00761A7A">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61A7A">
              <w:rPr>
                <w:rFonts w:ascii="Calibri" w:eastAsia="Times New Roman" w:hAnsi="Calibri" w:cs="Calibri"/>
                <w:color w:val="000000"/>
                <w:spacing w:val="0"/>
                <w:lang w:eastAsia="es-ES"/>
              </w:rPr>
              <w:t>-46.36%</w:t>
            </w:r>
          </w:p>
        </w:tc>
      </w:tr>
    </w:tbl>
    <w:p w14:paraId="45C3C990" w14:textId="66199E2F" w:rsidR="003F0C14" w:rsidRDefault="003F0C14" w:rsidP="00B8524C">
      <w:pPr>
        <w:pStyle w:val="Descripcin"/>
      </w:pPr>
      <w:bookmarkStart w:id="259" w:name="_Ref98868149"/>
      <w:bookmarkStart w:id="260" w:name="_Toc99969441"/>
      <w:r>
        <w:t xml:space="preserve">Tabla </w:t>
      </w:r>
      <w:fldSimple w:instr=" SEQ Tabla \* ARABIC ">
        <w:r w:rsidR="004F2F11">
          <w:rPr>
            <w:noProof/>
          </w:rPr>
          <w:t>15</w:t>
        </w:r>
      </w:fldSimple>
      <w:bookmarkEnd w:id="259"/>
      <w:r>
        <w:t xml:space="preserve">. Resumen de los valores </w:t>
      </w:r>
      <w:proofErr w:type="spellStart"/>
      <w:r>
        <w:t>Qp</w:t>
      </w:r>
      <w:proofErr w:type="spellEnd"/>
      <w:r>
        <w:t xml:space="preserve">, Qt, </w:t>
      </w:r>
      <w:proofErr w:type="spellStart"/>
      <w:r>
        <w:t>Tp</w:t>
      </w:r>
      <w:proofErr w:type="spellEnd"/>
      <w:r>
        <w:t xml:space="preserve"> actualizados para la acción climática prevista.</w:t>
      </w:r>
      <w:bookmarkEnd w:id="260"/>
    </w:p>
    <w:p w14:paraId="3B3AE83F" w14:textId="77777777" w:rsidR="00B8524C" w:rsidRPr="00B8524C" w:rsidRDefault="00B8524C" w:rsidP="00B8524C"/>
    <w:p w14:paraId="09FD23DA" w14:textId="77777777" w:rsidR="00B8524C" w:rsidRPr="00EC2F33" w:rsidRDefault="00B8524C" w:rsidP="0018156B"/>
    <w:p w14:paraId="7276A65C" w14:textId="23BD6CD8" w:rsidR="000454D8" w:rsidRDefault="003F0C14" w:rsidP="0018156B">
      <w:pPr>
        <w:rPr>
          <w:lang w:val="es-ES_tradnl"/>
        </w:rPr>
      </w:pPr>
      <w:r>
        <w:rPr>
          <w:lang w:val="es-ES_tradnl"/>
        </w:rPr>
        <w:t xml:space="preserve">Si </w:t>
      </w:r>
      <w:r w:rsidR="00904141">
        <w:rPr>
          <w:lang w:val="es-ES_tradnl"/>
        </w:rPr>
        <w:t>se ordenan</w:t>
      </w:r>
      <w:r>
        <w:rPr>
          <w:lang w:val="es-ES_tradnl"/>
        </w:rPr>
        <w:t xml:space="preserve"> estos resultados en términos de variación respecto al escenario anterior, </w:t>
      </w:r>
      <w:r w:rsidR="009052E7">
        <w:rPr>
          <w:lang w:val="es-ES_tradnl"/>
        </w:rPr>
        <w:t xml:space="preserve">quedan los valores descritos </w:t>
      </w:r>
      <w:r w:rsidR="00B21B61">
        <w:rPr>
          <w:lang w:val="es-ES_tradnl"/>
        </w:rPr>
        <w:t>por</w:t>
      </w:r>
      <w:r w:rsidR="009052E7">
        <w:rPr>
          <w:lang w:val="es-ES_tradnl"/>
        </w:rPr>
        <w:t xml:space="preserve"> la </w:t>
      </w:r>
      <w:r w:rsidR="00136F9D">
        <w:rPr>
          <w:highlight w:val="green"/>
          <w:lang w:val="es-ES_tradnl"/>
        </w:rPr>
        <w:fldChar w:fldCharType="begin"/>
      </w:r>
      <w:r w:rsidR="00136F9D">
        <w:rPr>
          <w:lang w:val="es-ES_tradnl"/>
        </w:rPr>
        <w:instrText xml:space="preserve"> REF _Ref98868165 \h </w:instrText>
      </w:r>
      <w:r w:rsidR="00136F9D">
        <w:rPr>
          <w:highlight w:val="green"/>
          <w:lang w:val="es-ES_tradnl"/>
        </w:rPr>
      </w:r>
      <w:r w:rsidR="00136F9D">
        <w:rPr>
          <w:highlight w:val="green"/>
          <w:lang w:val="es-ES_tradnl"/>
        </w:rPr>
        <w:fldChar w:fldCharType="separate"/>
      </w:r>
      <w:r w:rsidR="004F2F11">
        <w:t xml:space="preserve">Tabla </w:t>
      </w:r>
      <w:r w:rsidR="004F2F11">
        <w:rPr>
          <w:noProof/>
        </w:rPr>
        <w:t>16</w:t>
      </w:r>
      <w:r w:rsidR="00136F9D">
        <w:rPr>
          <w:highlight w:val="green"/>
          <w:lang w:val="es-ES_tradnl"/>
        </w:rPr>
        <w:fldChar w:fldCharType="end"/>
      </w:r>
      <w:r w:rsidR="00136F9D">
        <w:rPr>
          <w:lang w:val="es-ES_tradnl"/>
        </w:rPr>
        <w:t xml:space="preserve">, </w:t>
      </w:r>
      <w:r w:rsidR="00AB37C2">
        <w:rPr>
          <w:highlight w:val="green"/>
          <w:lang w:val="es-ES_tradnl"/>
        </w:rPr>
        <w:fldChar w:fldCharType="begin"/>
      </w:r>
      <w:r w:rsidR="00AB37C2">
        <w:rPr>
          <w:lang w:val="es-ES_tradnl"/>
        </w:rPr>
        <w:instrText xml:space="preserve"> REF _Ref98868179 \h </w:instrText>
      </w:r>
      <w:r w:rsidR="00AB37C2">
        <w:rPr>
          <w:highlight w:val="green"/>
          <w:lang w:val="es-ES_tradnl"/>
        </w:rPr>
      </w:r>
      <w:r w:rsidR="00AB37C2">
        <w:rPr>
          <w:highlight w:val="green"/>
          <w:lang w:val="es-ES_tradnl"/>
        </w:rPr>
        <w:fldChar w:fldCharType="separate"/>
      </w:r>
      <w:r w:rsidR="004F2F11">
        <w:t xml:space="preserve">Tabla </w:t>
      </w:r>
      <w:r w:rsidR="004F2F11">
        <w:rPr>
          <w:noProof/>
        </w:rPr>
        <w:t>17</w:t>
      </w:r>
      <w:r w:rsidR="00AB37C2">
        <w:rPr>
          <w:highlight w:val="green"/>
          <w:lang w:val="es-ES_tradnl"/>
        </w:rPr>
        <w:fldChar w:fldCharType="end"/>
      </w:r>
      <w:r w:rsidR="00AB37C2">
        <w:rPr>
          <w:lang w:val="es-ES_tradnl"/>
        </w:rPr>
        <w:t xml:space="preserve"> y la </w:t>
      </w:r>
      <w:r w:rsidR="00AB37C2">
        <w:rPr>
          <w:lang w:val="es-ES_tradnl"/>
        </w:rPr>
        <w:fldChar w:fldCharType="begin"/>
      </w:r>
      <w:r w:rsidR="00AB37C2">
        <w:rPr>
          <w:lang w:val="es-ES_tradnl"/>
        </w:rPr>
        <w:instrText xml:space="preserve"> REF _Ref98868201 \h </w:instrText>
      </w:r>
      <w:r w:rsidR="00AB37C2">
        <w:rPr>
          <w:lang w:val="es-ES_tradnl"/>
        </w:rPr>
      </w:r>
      <w:r w:rsidR="00AB37C2">
        <w:rPr>
          <w:lang w:val="es-ES_tradnl"/>
        </w:rPr>
        <w:fldChar w:fldCharType="separate"/>
      </w:r>
      <w:r w:rsidR="004F2F11">
        <w:t xml:space="preserve">Tabla </w:t>
      </w:r>
      <w:r w:rsidR="004F2F11">
        <w:rPr>
          <w:noProof/>
        </w:rPr>
        <w:t>18</w:t>
      </w:r>
      <w:r w:rsidR="00AB37C2">
        <w:rPr>
          <w:lang w:val="es-ES_tradnl"/>
        </w:rPr>
        <w:fldChar w:fldCharType="end"/>
      </w:r>
      <w:r w:rsidR="00AB37C2">
        <w:rPr>
          <w:lang w:val="es-ES_tradnl"/>
        </w:rPr>
        <w:t>.</w:t>
      </w:r>
    </w:p>
    <w:p w14:paraId="18DB1793" w14:textId="02C0D002" w:rsidR="00B8524C" w:rsidRDefault="00B8524C" w:rsidP="0018156B">
      <w:pPr>
        <w:rPr>
          <w:lang w:val="es-ES_tradnl"/>
        </w:rPr>
      </w:pPr>
    </w:p>
    <w:p w14:paraId="39F890E1" w14:textId="77777777" w:rsidR="00574CE4" w:rsidRDefault="00574CE4" w:rsidP="0018156B">
      <w:pPr>
        <w:rPr>
          <w:lang w:val="es-ES_tradnl"/>
        </w:rPr>
      </w:pPr>
    </w:p>
    <w:tbl>
      <w:tblPr>
        <w:tblStyle w:val="Tablanormal5"/>
        <w:tblW w:w="6076" w:type="dxa"/>
        <w:jc w:val="center"/>
        <w:tblLook w:val="04A0" w:firstRow="1" w:lastRow="0" w:firstColumn="1" w:lastColumn="0" w:noHBand="0" w:noVBand="1"/>
      </w:tblPr>
      <w:tblGrid>
        <w:gridCol w:w="3668"/>
        <w:gridCol w:w="1294"/>
        <w:gridCol w:w="1114"/>
      </w:tblGrid>
      <w:tr w:rsidR="00574CE4" w:rsidRPr="00574CE4" w14:paraId="1887497F" w14:textId="77777777" w:rsidTr="00574CE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668" w:type="dxa"/>
            <w:noWrap/>
            <w:hideMark/>
          </w:tcPr>
          <w:p w14:paraId="322E5CB2" w14:textId="77777777" w:rsidR="00574CE4" w:rsidRPr="00574CE4" w:rsidRDefault="00574CE4" w:rsidP="00574CE4">
            <w:pPr>
              <w:widowControl/>
              <w:tabs>
                <w:tab w:val="clear" w:pos="8789"/>
              </w:tabs>
              <w:spacing w:before="0" w:after="0"/>
              <w:jc w:val="left"/>
              <w:rPr>
                <w:rFonts w:ascii="Calibri" w:eastAsia="Times New Roman" w:hAnsi="Calibri" w:cs="Calibri"/>
                <w:b/>
                <w:bCs/>
                <w:color w:val="000000"/>
                <w:spacing w:val="0"/>
                <w:lang w:eastAsia="es-ES"/>
              </w:rPr>
            </w:pPr>
            <w:r w:rsidRPr="00574CE4">
              <w:rPr>
                <w:rFonts w:ascii="Calibri" w:eastAsia="Times New Roman" w:hAnsi="Calibri" w:cs="Calibri"/>
                <w:b/>
                <w:bCs/>
                <w:color w:val="000000"/>
                <w:spacing w:val="0"/>
                <w:lang w:eastAsia="es-ES"/>
              </w:rPr>
              <w:t>Método usado</w:t>
            </w:r>
          </w:p>
        </w:tc>
        <w:tc>
          <w:tcPr>
            <w:tcW w:w="2408" w:type="dxa"/>
            <w:gridSpan w:val="2"/>
            <w:noWrap/>
            <w:hideMark/>
          </w:tcPr>
          <w:p w14:paraId="37A6E40B" w14:textId="77777777" w:rsidR="00574CE4" w:rsidRPr="00574CE4" w:rsidRDefault="00574CE4" w:rsidP="00574CE4">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pacing w:val="0"/>
                <w:lang w:eastAsia="es-ES"/>
              </w:rPr>
            </w:pPr>
            <w:proofErr w:type="spellStart"/>
            <w:r w:rsidRPr="00574CE4">
              <w:rPr>
                <w:rFonts w:ascii="Calibri" w:eastAsia="Times New Roman" w:hAnsi="Calibri" w:cs="Calibri"/>
                <w:b/>
                <w:bCs/>
                <w:color w:val="000000"/>
                <w:spacing w:val="0"/>
                <w:lang w:eastAsia="es-ES"/>
              </w:rPr>
              <w:t>Qpunta</w:t>
            </w:r>
            <w:proofErr w:type="spellEnd"/>
          </w:p>
        </w:tc>
      </w:tr>
      <w:tr w:rsidR="00574CE4" w:rsidRPr="00574CE4" w14:paraId="7C96C17C" w14:textId="77777777" w:rsidTr="00574C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191B5C44"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Abstracciones + Bloques Alternos</w:t>
            </w:r>
          </w:p>
        </w:tc>
        <w:tc>
          <w:tcPr>
            <w:tcW w:w="1294" w:type="dxa"/>
            <w:noWrap/>
            <w:hideMark/>
          </w:tcPr>
          <w:p w14:paraId="49AF48FC" w14:textId="77777777"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114" w:type="dxa"/>
            <w:vMerge w:val="restart"/>
            <w:shd w:val="clear" w:color="auto" w:fill="FDE9D9" w:themeFill="accent6" w:themeFillTint="33"/>
            <w:noWrap/>
            <w:hideMark/>
          </w:tcPr>
          <w:p w14:paraId="66BD3219" w14:textId="77777777" w:rsid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p>
          <w:p w14:paraId="648FD2CC" w14:textId="3CBAD654"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11%</w:t>
            </w:r>
          </w:p>
        </w:tc>
      </w:tr>
      <w:tr w:rsidR="00574CE4" w:rsidRPr="00574CE4" w14:paraId="77352DE8" w14:textId="77777777" w:rsidTr="00574CE4">
        <w:trPr>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3E89A909"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Abstracciones + Método Alternativo</w:t>
            </w:r>
          </w:p>
        </w:tc>
        <w:tc>
          <w:tcPr>
            <w:tcW w:w="1294" w:type="dxa"/>
            <w:noWrap/>
            <w:hideMark/>
          </w:tcPr>
          <w:p w14:paraId="422682D4" w14:textId="77777777" w:rsidR="00574CE4" w:rsidRPr="00574CE4" w:rsidRDefault="00574CE4" w:rsidP="00574CE4">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-11%</w:t>
            </w:r>
          </w:p>
        </w:tc>
        <w:tc>
          <w:tcPr>
            <w:tcW w:w="1114" w:type="dxa"/>
            <w:vMerge/>
            <w:shd w:val="clear" w:color="auto" w:fill="FDE9D9" w:themeFill="accent6" w:themeFillTint="33"/>
            <w:hideMark/>
          </w:tcPr>
          <w:p w14:paraId="5A75E092" w14:textId="77777777" w:rsidR="00574CE4" w:rsidRPr="00574CE4" w:rsidRDefault="00574CE4" w:rsidP="00574CE4">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
        </w:tc>
      </w:tr>
      <w:tr w:rsidR="00574CE4" w:rsidRPr="00574CE4" w14:paraId="48B5771E" w14:textId="77777777" w:rsidTr="00574C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4E2F1A90"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Green-</w:t>
            </w:r>
            <w:proofErr w:type="spellStart"/>
            <w:r w:rsidRPr="00574CE4">
              <w:rPr>
                <w:rFonts w:ascii="Calibri" w:eastAsia="Times New Roman" w:hAnsi="Calibri" w:cs="Calibri"/>
                <w:color w:val="000000"/>
                <w:spacing w:val="0"/>
                <w:lang w:eastAsia="es-ES"/>
              </w:rPr>
              <w:t>Ampt</w:t>
            </w:r>
            <w:proofErr w:type="spellEnd"/>
            <w:r w:rsidRPr="00574CE4">
              <w:rPr>
                <w:rFonts w:ascii="Calibri" w:eastAsia="Times New Roman" w:hAnsi="Calibri" w:cs="Calibri"/>
                <w:color w:val="000000"/>
                <w:spacing w:val="0"/>
                <w:lang w:eastAsia="es-ES"/>
              </w:rPr>
              <w:t xml:space="preserve"> + Bloques Alternos</w:t>
            </w:r>
          </w:p>
        </w:tc>
        <w:tc>
          <w:tcPr>
            <w:tcW w:w="1294" w:type="dxa"/>
            <w:noWrap/>
            <w:hideMark/>
          </w:tcPr>
          <w:p w14:paraId="001AD4C4" w14:textId="77777777"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114" w:type="dxa"/>
            <w:vMerge w:val="restart"/>
            <w:shd w:val="clear" w:color="auto" w:fill="FDE9D9" w:themeFill="accent6" w:themeFillTint="33"/>
            <w:noWrap/>
            <w:hideMark/>
          </w:tcPr>
          <w:p w14:paraId="0D6A503A" w14:textId="77777777" w:rsid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p>
          <w:p w14:paraId="20611D80" w14:textId="07601DF7"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r>
      <w:tr w:rsidR="00574CE4" w:rsidRPr="00574CE4" w14:paraId="71C28B60" w14:textId="77777777" w:rsidTr="00574CE4">
        <w:trPr>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74A783ED"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Green-</w:t>
            </w:r>
            <w:proofErr w:type="spellStart"/>
            <w:r w:rsidRPr="00574CE4">
              <w:rPr>
                <w:rFonts w:ascii="Calibri" w:eastAsia="Times New Roman" w:hAnsi="Calibri" w:cs="Calibri"/>
                <w:color w:val="000000"/>
                <w:spacing w:val="0"/>
                <w:lang w:eastAsia="es-ES"/>
              </w:rPr>
              <w:t>Ampt</w:t>
            </w:r>
            <w:proofErr w:type="spellEnd"/>
            <w:r w:rsidRPr="00574CE4">
              <w:rPr>
                <w:rFonts w:ascii="Calibri" w:eastAsia="Times New Roman" w:hAnsi="Calibri" w:cs="Calibri"/>
                <w:color w:val="000000"/>
                <w:spacing w:val="0"/>
                <w:lang w:eastAsia="es-ES"/>
              </w:rPr>
              <w:t xml:space="preserve"> + Método Alternativo</w:t>
            </w:r>
          </w:p>
        </w:tc>
        <w:tc>
          <w:tcPr>
            <w:tcW w:w="1294" w:type="dxa"/>
            <w:noWrap/>
            <w:hideMark/>
          </w:tcPr>
          <w:p w14:paraId="597D069E" w14:textId="77777777" w:rsidR="00574CE4" w:rsidRPr="00574CE4" w:rsidRDefault="00574CE4" w:rsidP="00574CE4">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114" w:type="dxa"/>
            <w:vMerge/>
            <w:shd w:val="clear" w:color="auto" w:fill="FDE9D9" w:themeFill="accent6" w:themeFillTint="33"/>
            <w:hideMark/>
          </w:tcPr>
          <w:p w14:paraId="2C73CE6A" w14:textId="77777777" w:rsidR="00574CE4" w:rsidRPr="00574CE4" w:rsidRDefault="00574CE4" w:rsidP="00574CE4">
            <w:pPr>
              <w:keepNext/>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
        </w:tc>
      </w:tr>
    </w:tbl>
    <w:p w14:paraId="0F6738D7" w14:textId="64FF4E9D" w:rsidR="00761A7A" w:rsidRDefault="00574CE4" w:rsidP="00574CE4">
      <w:pPr>
        <w:pStyle w:val="Descripcin"/>
      </w:pPr>
      <w:bookmarkStart w:id="261" w:name="_Ref98868165"/>
      <w:bookmarkStart w:id="262" w:name="_Toc99969442"/>
      <w:r>
        <w:t xml:space="preserve">Tabla </w:t>
      </w:r>
      <w:fldSimple w:instr=" SEQ Tabla \* ARABIC ">
        <w:r w:rsidR="004F2F11">
          <w:rPr>
            <w:noProof/>
          </w:rPr>
          <w:t>16</w:t>
        </w:r>
      </w:fldSimple>
      <w:bookmarkEnd w:id="261"/>
      <w:r>
        <w:t xml:space="preserve"> Diferencia de variación de </w:t>
      </w:r>
      <w:proofErr w:type="spellStart"/>
      <w:r>
        <w:t>Qp</w:t>
      </w:r>
      <w:proofErr w:type="spellEnd"/>
      <w:r>
        <w:t xml:space="preserve"> en cada una de las metodologías empleadas.</w:t>
      </w:r>
      <w:bookmarkEnd w:id="262"/>
    </w:p>
    <w:p w14:paraId="6B658272" w14:textId="77777777" w:rsidR="00574CE4" w:rsidRPr="00574CE4" w:rsidRDefault="00574CE4" w:rsidP="00574CE4"/>
    <w:p w14:paraId="71C12C68" w14:textId="764FA4E9" w:rsidR="00574CE4" w:rsidRDefault="00574CE4" w:rsidP="00574CE4">
      <w:pPr>
        <w:rPr>
          <w:lang w:val="es-ES_tradnl"/>
        </w:rPr>
      </w:pPr>
    </w:p>
    <w:tbl>
      <w:tblPr>
        <w:tblStyle w:val="Tablanormal5"/>
        <w:tblW w:w="6076" w:type="dxa"/>
        <w:jc w:val="center"/>
        <w:tblLook w:val="04A0" w:firstRow="1" w:lastRow="0" w:firstColumn="1" w:lastColumn="0" w:noHBand="0" w:noVBand="1"/>
      </w:tblPr>
      <w:tblGrid>
        <w:gridCol w:w="3668"/>
        <w:gridCol w:w="1193"/>
        <w:gridCol w:w="1215"/>
      </w:tblGrid>
      <w:tr w:rsidR="00574CE4" w:rsidRPr="00574CE4" w14:paraId="5A2CDCD4" w14:textId="77777777" w:rsidTr="00574CE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668" w:type="dxa"/>
            <w:noWrap/>
            <w:hideMark/>
          </w:tcPr>
          <w:p w14:paraId="5DC7C312" w14:textId="77777777" w:rsidR="00574CE4" w:rsidRPr="00574CE4" w:rsidRDefault="00574CE4" w:rsidP="00574CE4">
            <w:pPr>
              <w:widowControl/>
              <w:tabs>
                <w:tab w:val="clear" w:pos="8789"/>
              </w:tabs>
              <w:spacing w:before="0" w:after="0"/>
              <w:jc w:val="left"/>
              <w:rPr>
                <w:rFonts w:ascii="Calibri" w:eastAsia="Times New Roman" w:hAnsi="Calibri" w:cs="Calibri"/>
                <w:b/>
                <w:bCs/>
                <w:color w:val="000000"/>
                <w:spacing w:val="0"/>
                <w:lang w:eastAsia="es-ES"/>
              </w:rPr>
            </w:pPr>
            <w:r w:rsidRPr="00574CE4">
              <w:rPr>
                <w:rFonts w:ascii="Calibri" w:eastAsia="Times New Roman" w:hAnsi="Calibri" w:cs="Calibri"/>
                <w:b/>
                <w:bCs/>
                <w:color w:val="000000"/>
                <w:spacing w:val="0"/>
                <w:lang w:eastAsia="es-ES"/>
              </w:rPr>
              <w:t>Método usado</w:t>
            </w:r>
          </w:p>
        </w:tc>
        <w:tc>
          <w:tcPr>
            <w:tcW w:w="2408" w:type="dxa"/>
            <w:gridSpan w:val="2"/>
            <w:noWrap/>
            <w:hideMark/>
          </w:tcPr>
          <w:p w14:paraId="53936F97" w14:textId="77777777" w:rsidR="00574CE4" w:rsidRPr="00574CE4" w:rsidRDefault="00574CE4" w:rsidP="00574CE4">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pacing w:val="0"/>
                <w:lang w:eastAsia="es-ES"/>
              </w:rPr>
            </w:pPr>
            <w:proofErr w:type="spellStart"/>
            <w:r w:rsidRPr="00574CE4">
              <w:rPr>
                <w:rFonts w:ascii="Calibri" w:eastAsia="Times New Roman" w:hAnsi="Calibri" w:cs="Calibri"/>
                <w:b/>
                <w:bCs/>
                <w:color w:val="000000"/>
                <w:spacing w:val="0"/>
                <w:lang w:eastAsia="es-ES"/>
              </w:rPr>
              <w:t>Qtotal</w:t>
            </w:r>
            <w:proofErr w:type="spellEnd"/>
          </w:p>
        </w:tc>
      </w:tr>
      <w:tr w:rsidR="00574CE4" w:rsidRPr="00574CE4" w14:paraId="3FD4CB8E" w14:textId="77777777" w:rsidTr="00574C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06209D37"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Abstracciones + Bloques Alternos</w:t>
            </w:r>
          </w:p>
        </w:tc>
        <w:tc>
          <w:tcPr>
            <w:tcW w:w="1193" w:type="dxa"/>
            <w:noWrap/>
            <w:hideMark/>
          </w:tcPr>
          <w:p w14:paraId="2C3C058C" w14:textId="77777777" w:rsidR="00574CE4" w:rsidRPr="00574CE4" w:rsidRDefault="00574CE4" w:rsidP="00574CE4">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215" w:type="dxa"/>
            <w:vMerge w:val="restart"/>
            <w:shd w:val="clear" w:color="auto" w:fill="FDE9D9" w:themeFill="accent6" w:themeFillTint="33"/>
            <w:noWrap/>
            <w:hideMark/>
          </w:tcPr>
          <w:p w14:paraId="5444053D" w14:textId="77777777" w:rsid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p>
          <w:p w14:paraId="15AD990A" w14:textId="26BDA3DC"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r>
      <w:tr w:rsidR="00574CE4" w:rsidRPr="00574CE4" w14:paraId="3BF5A488" w14:textId="77777777" w:rsidTr="00574CE4">
        <w:trPr>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6191E5E5"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Abstracciones + Método Alternativo</w:t>
            </w:r>
          </w:p>
        </w:tc>
        <w:tc>
          <w:tcPr>
            <w:tcW w:w="1193" w:type="dxa"/>
            <w:noWrap/>
            <w:hideMark/>
          </w:tcPr>
          <w:p w14:paraId="352D5DD4" w14:textId="77777777" w:rsidR="00574CE4" w:rsidRPr="00574CE4" w:rsidRDefault="00574CE4" w:rsidP="00574CE4">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215" w:type="dxa"/>
            <w:vMerge/>
            <w:shd w:val="clear" w:color="auto" w:fill="FDE9D9" w:themeFill="accent6" w:themeFillTint="33"/>
            <w:hideMark/>
          </w:tcPr>
          <w:p w14:paraId="28756D7A" w14:textId="77777777" w:rsidR="00574CE4" w:rsidRPr="00574CE4" w:rsidRDefault="00574CE4" w:rsidP="00574CE4">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
        </w:tc>
      </w:tr>
      <w:tr w:rsidR="00574CE4" w:rsidRPr="00574CE4" w14:paraId="722188BB" w14:textId="77777777" w:rsidTr="00574C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59B5CC9F"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Green-</w:t>
            </w:r>
            <w:proofErr w:type="spellStart"/>
            <w:r w:rsidRPr="00574CE4">
              <w:rPr>
                <w:rFonts w:ascii="Calibri" w:eastAsia="Times New Roman" w:hAnsi="Calibri" w:cs="Calibri"/>
                <w:color w:val="000000"/>
                <w:spacing w:val="0"/>
                <w:lang w:eastAsia="es-ES"/>
              </w:rPr>
              <w:t>Ampt</w:t>
            </w:r>
            <w:proofErr w:type="spellEnd"/>
            <w:r w:rsidRPr="00574CE4">
              <w:rPr>
                <w:rFonts w:ascii="Calibri" w:eastAsia="Times New Roman" w:hAnsi="Calibri" w:cs="Calibri"/>
                <w:color w:val="000000"/>
                <w:spacing w:val="0"/>
                <w:lang w:eastAsia="es-ES"/>
              </w:rPr>
              <w:t xml:space="preserve"> + Bloques Alternos</w:t>
            </w:r>
          </w:p>
        </w:tc>
        <w:tc>
          <w:tcPr>
            <w:tcW w:w="1193" w:type="dxa"/>
            <w:noWrap/>
            <w:hideMark/>
          </w:tcPr>
          <w:p w14:paraId="2E77DA16" w14:textId="77777777" w:rsidR="00574CE4" w:rsidRPr="00574CE4" w:rsidRDefault="00574CE4" w:rsidP="00574CE4">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215" w:type="dxa"/>
            <w:vMerge w:val="restart"/>
            <w:shd w:val="clear" w:color="auto" w:fill="FDE9D9" w:themeFill="accent6" w:themeFillTint="33"/>
            <w:noWrap/>
            <w:hideMark/>
          </w:tcPr>
          <w:p w14:paraId="2BF4235D" w14:textId="77777777" w:rsid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p>
          <w:p w14:paraId="46F64E2A" w14:textId="7289CFC1"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r>
      <w:tr w:rsidR="00574CE4" w:rsidRPr="00574CE4" w14:paraId="4429FA44" w14:textId="77777777" w:rsidTr="00574CE4">
        <w:trPr>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0B876838"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Green-</w:t>
            </w:r>
            <w:proofErr w:type="spellStart"/>
            <w:r w:rsidRPr="00574CE4">
              <w:rPr>
                <w:rFonts w:ascii="Calibri" w:eastAsia="Times New Roman" w:hAnsi="Calibri" w:cs="Calibri"/>
                <w:color w:val="000000"/>
                <w:spacing w:val="0"/>
                <w:lang w:eastAsia="es-ES"/>
              </w:rPr>
              <w:t>Ampt</w:t>
            </w:r>
            <w:proofErr w:type="spellEnd"/>
            <w:r w:rsidRPr="00574CE4">
              <w:rPr>
                <w:rFonts w:ascii="Calibri" w:eastAsia="Times New Roman" w:hAnsi="Calibri" w:cs="Calibri"/>
                <w:color w:val="000000"/>
                <w:spacing w:val="0"/>
                <w:lang w:eastAsia="es-ES"/>
              </w:rPr>
              <w:t xml:space="preserve"> + Método Alternativo</w:t>
            </w:r>
          </w:p>
        </w:tc>
        <w:tc>
          <w:tcPr>
            <w:tcW w:w="1193" w:type="dxa"/>
            <w:noWrap/>
            <w:hideMark/>
          </w:tcPr>
          <w:p w14:paraId="64B5F09A" w14:textId="77777777" w:rsidR="00574CE4" w:rsidRPr="00574CE4" w:rsidRDefault="00574CE4" w:rsidP="00574CE4">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215" w:type="dxa"/>
            <w:vMerge/>
            <w:shd w:val="clear" w:color="auto" w:fill="FDE9D9" w:themeFill="accent6" w:themeFillTint="33"/>
            <w:hideMark/>
          </w:tcPr>
          <w:p w14:paraId="32DC2FFE" w14:textId="77777777" w:rsidR="00574CE4" w:rsidRPr="00574CE4" w:rsidRDefault="00574CE4" w:rsidP="00574CE4">
            <w:pPr>
              <w:keepNext/>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
        </w:tc>
      </w:tr>
    </w:tbl>
    <w:p w14:paraId="68766512" w14:textId="3EF9F731" w:rsidR="00574CE4" w:rsidRDefault="00574CE4" w:rsidP="00574CE4">
      <w:pPr>
        <w:pStyle w:val="Descripcin"/>
        <w:rPr>
          <w:lang w:val="es-ES_tradnl"/>
        </w:rPr>
      </w:pPr>
      <w:bookmarkStart w:id="263" w:name="_Ref98868179"/>
      <w:bookmarkStart w:id="264" w:name="_Toc99969443"/>
      <w:r>
        <w:t xml:space="preserve">Tabla </w:t>
      </w:r>
      <w:fldSimple w:instr=" SEQ Tabla \* ARABIC ">
        <w:r w:rsidR="004F2F11">
          <w:rPr>
            <w:noProof/>
          </w:rPr>
          <w:t>17</w:t>
        </w:r>
      </w:fldSimple>
      <w:bookmarkEnd w:id="263"/>
      <w:r>
        <w:t xml:space="preserve">. Diferencia de variación de </w:t>
      </w:r>
      <w:proofErr w:type="spellStart"/>
      <w:r>
        <w:t>Qtotal</w:t>
      </w:r>
      <w:proofErr w:type="spellEnd"/>
      <w:r>
        <w:t xml:space="preserve"> en cada una de las metodologías empleadas.</w:t>
      </w:r>
      <w:bookmarkEnd w:id="264"/>
    </w:p>
    <w:p w14:paraId="2BE17FD8" w14:textId="2A2580D9" w:rsidR="00574CE4" w:rsidRDefault="00574CE4" w:rsidP="00574CE4">
      <w:pPr>
        <w:rPr>
          <w:lang w:val="es-ES_tradnl"/>
        </w:rPr>
      </w:pPr>
    </w:p>
    <w:p w14:paraId="7BCCD407" w14:textId="77777777" w:rsidR="00574CE4" w:rsidRDefault="00574CE4" w:rsidP="00574CE4">
      <w:pPr>
        <w:rPr>
          <w:lang w:val="es-ES_tradnl"/>
        </w:rPr>
      </w:pPr>
    </w:p>
    <w:tbl>
      <w:tblPr>
        <w:tblStyle w:val="Tablanormal5"/>
        <w:tblW w:w="6076" w:type="dxa"/>
        <w:jc w:val="center"/>
        <w:tblLook w:val="04A0" w:firstRow="1" w:lastRow="0" w:firstColumn="1" w:lastColumn="0" w:noHBand="0" w:noVBand="1"/>
      </w:tblPr>
      <w:tblGrid>
        <w:gridCol w:w="3668"/>
        <w:gridCol w:w="1100"/>
        <w:gridCol w:w="1308"/>
      </w:tblGrid>
      <w:tr w:rsidR="00574CE4" w:rsidRPr="00574CE4" w14:paraId="526646F5" w14:textId="77777777" w:rsidTr="00574CE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668" w:type="dxa"/>
            <w:noWrap/>
            <w:hideMark/>
          </w:tcPr>
          <w:p w14:paraId="1DC69E74" w14:textId="77777777" w:rsidR="00574CE4" w:rsidRPr="00574CE4" w:rsidRDefault="00574CE4" w:rsidP="00574CE4">
            <w:pPr>
              <w:widowControl/>
              <w:tabs>
                <w:tab w:val="clear" w:pos="8789"/>
              </w:tabs>
              <w:spacing w:before="0" w:after="0"/>
              <w:jc w:val="left"/>
              <w:rPr>
                <w:rFonts w:ascii="Calibri" w:eastAsia="Times New Roman" w:hAnsi="Calibri" w:cs="Calibri"/>
                <w:b/>
                <w:bCs/>
                <w:color w:val="000000"/>
                <w:spacing w:val="0"/>
                <w:lang w:eastAsia="es-ES"/>
              </w:rPr>
            </w:pPr>
            <w:r w:rsidRPr="00574CE4">
              <w:rPr>
                <w:rFonts w:ascii="Calibri" w:eastAsia="Times New Roman" w:hAnsi="Calibri" w:cs="Calibri"/>
                <w:b/>
                <w:bCs/>
                <w:color w:val="000000"/>
                <w:spacing w:val="0"/>
                <w:lang w:eastAsia="es-ES"/>
              </w:rPr>
              <w:t>Método usado</w:t>
            </w:r>
          </w:p>
        </w:tc>
        <w:tc>
          <w:tcPr>
            <w:tcW w:w="2408" w:type="dxa"/>
            <w:gridSpan w:val="2"/>
            <w:noWrap/>
            <w:hideMark/>
          </w:tcPr>
          <w:p w14:paraId="67B97FBC" w14:textId="77777777" w:rsidR="00574CE4" w:rsidRPr="00574CE4" w:rsidRDefault="00574CE4" w:rsidP="00574CE4">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pacing w:val="0"/>
                <w:lang w:eastAsia="es-ES"/>
              </w:rPr>
            </w:pPr>
            <w:proofErr w:type="spellStart"/>
            <w:r w:rsidRPr="00574CE4">
              <w:rPr>
                <w:rFonts w:ascii="Calibri" w:eastAsia="Times New Roman" w:hAnsi="Calibri" w:cs="Calibri"/>
                <w:b/>
                <w:bCs/>
                <w:color w:val="000000"/>
                <w:spacing w:val="0"/>
                <w:lang w:eastAsia="es-ES"/>
              </w:rPr>
              <w:t>Tpico</w:t>
            </w:r>
            <w:proofErr w:type="spellEnd"/>
          </w:p>
        </w:tc>
      </w:tr>
      <w:tr w:rsidR="00574CE4" w:rsidRPr="00574CE4" w14:paraId="4C37CE22" w14:textId="77777777" w:rsidTr="00574C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38BD01EA"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Abstracciones + Bloques Alternos</w:t>
            </w:r>
          </w:p>
        </w:tc>
        <w:tc>
          <w:tcPr>
            <w:tcW w:w="1100" w:type="dxa"/>
            <w:noWrap/>
            <w:hideMark/>
          </w:tcPr>
          <w:p w14:paraId="45FF50D7" w14:textId="77777777" w:rsidR="00574CE4" w:rsidRPr="00574CE4" w:rsidRDefault="00574CE4" w:rsidP="00574CE4">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308" w:type="dxa"/>
            <w:vMerge w:val="restart"/>
            <w:shd w:val="clear" w:color="auto" w:fill="FDE9D9" w:themeFill="accent6" w:themeFillTint="33"/>
            <w:noWrap/>
            <w:hideMark/>
          </w:tcPr>
          <w:p w14:paraId="4C81FD3D" w14:textId="77777777" w:rsid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p>
          <w:p w14:paraId="6ECD11FB" w14:textId="12511AE8"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-14%</w:t>
            </w:r>
          </w:p>
        </w:tc>
      </w:tr>
      <w:tr w:rsidR="00574CE4" w:rsidRPr="00574CE4" w14:paraId="60E4BF2C" w14:textId="77777777" w:rsidTr="00574CE4">
        <w:trPr>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13EBC340"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Abstracciones + Método Alternativo</w:t>
            </w:r>
          </w:p>
        </w:tc>
        <w:tc>
          <w:tcPr>
            <w:tcW w:w="1100" w:type="dxa"/>
            <w:noWrap/>
            <w:hideMark/>
          </w:tcPr>
          <w:p w14:paraId="56AE1A02" w14:textId="77777777" w:rsidR="00574CE4" w:rsidRPr="00574CE4" w:rsidRDefault="00574CE4" w:rsidP="00574CE4">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14%</w:t>
            </w:r>
          </w:p>
        </w:tc>
        <w:tc>
          <w:tcPr>
            <w:tcW w:w="1308" w:type="dxa"/>
            <w:vMerge/>
            <w:shd w:val="clear" w:color="auto" w:fill="FDE9D9" w:themeFill="accent6" w:themeFillTint="33"/>
            <w:hideMark/>
          </w:tcPr>
          <w:p w14:paraId="70289B8F" w14:textId="77777777" w:rsidR="00574CE4" w:rsidRPr="00574CE4" w:rsidRDefault="00574CE4" w:rsidP="00574CE4">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
        </w:tc>
      </w:tr>
      <w:tr w:rsidR="00574CE4" w:rsidRPr="00574CE4" w14:paraId="5D1CC3E8" w14:textId="77777777" w:rsidTr="00574C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4286EF7F"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Green-</w:t>
            </w:r>
            <w:proofErr w:type="spellStart"/>
            <w:r w:rsidRPr="00574CE4">
              <w:rPr>
                <w:rFonts w:ascii="Calibri" w:eastAsia="Times New Roman" w:hAnsi="Calibri" w:cs="Calibri"/>
                <w:color w:val="000000"/>
                <w:spacing w:val="0"/>
                <w:lang w:eastAsia="es-ES"/>
              </w:rPr>
              <w:t>Ampt</w:t>
            </w:r>
            <w:proofErr w:type="spellEnd"/>
            <w:r w:rsidRPr="00574CE4">
              <w:rPr>
                <w:rFonts w:ascii="Calibri" w:eastAsia="Times New Roman" w:hAnsi="Calibri" w:cs="Calibri"/>
                <w:color w:val="000000"/>
                <w:spacing w:val="0"/>
                <w:lang w:eastAsia="es-ES"/>
              </w:rPr>
              <w:t xml:space="preserve"> + Bloques Alternos</w:t>
            </w:r>
          </w:p>
        </w:tc>
        <w:tc>
          <w:tcPr>
            <w:tcW w:w="1100" w:type="dxa"/>
            <w:noWrap/>
            <w:hideMark/>
          </w:tcPr>
          <w:p w14:paraId="4D9EC649" w14:textId="77777777" w:rsidR="00574CE4" w:rsidRPr="00574CE4" w:rsidRDefault="00574CE4" w:rsidP="00574CE4">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308" w:type="dxa"/>
            <w:vMerge w:val="restart"/>
            <w:shd w:val="clear" w:color="auto" w:fill="FDE9D9" w:themeFill="accent6" w:themeFillTint="33"/>
            <w:noWrap/>
            <w:hideMark/>
          </w:tcPr>
          <w:p w14:paraId="3AD2E52F" w14:textId="77777777" w:rsid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p>
          <w:p w14:paraId="5F29AE9E" w14:textId="5AF9C3A1" w:rsidR="00574CE4" w:rsidRPr="00574CE4" w:rsidRDefault="00574CE4" w:rsidP="00574CE4">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r>
      <w:tr w:rsidR="00574CE4" w:rsidRPr="00574CE4" w14:paraId="00F93858" w14:textId="77777777" w:rsidTr="00574CE4">
        <w:trPr>
          <w:trHeight w:val="300"/>
          <w:jc w:val="center"/>
        </w:trPr>
        <w:tc>
          <w:tcPr>
            <w:cnfStyle w:val="001000000000" w:firstRow="0" w:lastRow="0" w:firstColumn="1" w:lastColumn="0" w:oddVBand="0" w:evenVBand="0" w:oddHBand="0" w:evenHBand="0" w:firstRowFirstColumn="0" w:firstRowLastColumn="0" w:lastRowFirstColumn="0" w:lastRowLastColumn="0"/>
            <w:tcW w:w="3668" w:type="dxa"/>
            <w:noWrap/>
            <w:hideMark/>
          </w:tcPr>
          <w:p w14:paraId="33947353" w14:textId="77777777" w:rsidR="00574CE4" w:rsidRPr="00574CE4" w:rsidRDefault="00574CE4" w:rsidP="00574CE4">
            <w:pPr>
              <w:widowControl/>
              <w:tabs>
                <w:tab w:val="clear" w:pos="8789"/>
              </w:tabs>
              <w:spacing w:before="0" w:after="0"/>
              <w:jc w:val="left"/>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Green-</w:t>
            </w:r>
            <w:proofErr w:type="spellStart"/>
            <w:r w:rsidRPr="00574CE4">
              <w:rPr>
                <w:rFonts w:ascii="Calibri" w:eastAsia="Times New Roman" w:hAnsi="Calibri" w:cs="Calibri"/>
                <w:color w:val="000000"/>
                <w:spacing w:val="0"/>
                <w:lang w:eastAsia="es-ES"/>
              </w:rPr>
              <w:t>Ampt</w:t>
            </w:r>
            <w:proofErr w:type="spellEnd"/>
            <w:r w:rsidRPr="00574CE4">
              <w:rPr>
                <w:rFonts w:ascii="Calibri" w:eastAsia="Times New Roman" w:hAnsi="Calibri" w:cs="Calibri"/>
                <w:color w:val="000000"/>
                <w:spacing w:val="0"/>
                <w:lang w:eastAsia="es-ES"/>
              </w:rPr>
              <w:t xml:space="preserve"> + Método Alternativo</w:t>
            </w:r>
          </w:p>
        </w:tc>
        <w:tc>
          <w:tcPr>
            <w:tcW w:w="1100" w:type="dxa"/>
            <w:noWrap/>
            <w:hideMark/>
          </w:tcPr>
          <w:p w14:paraId="6118FB09" w14:textId="77777777" w:rsidR="00574CE4" w:rsidRPr="00574CE4" w:rsidRDefault="00574CE4" w:rsidP="00574CE4">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574CE4">
              <w:rPr>
                <w:rFonts w:ascii="Calibri" w:eastAsia="Times New Roman" w:hAnsi="Calibri" w:cs="Calibri"/>
                <w:color w:val="000000"/>
                <w:spacing w:val="0"/>
                <w:lang w:eastAsia="es-ES"/>
              </w:rPr>
              <w:t>0%</w:t>
            </w:r>
          </w:p>
        </w:tc>
        <w:tc>
          <w:tcPr>
            <w:tcW w:w="1308" w:type="dxa"/>
            <w:vMerge/>
            <w:shd w:val="clear" w:color="auto" w:fill="FDE9D9" w:themeFill="accent6" w:themeFillTint="33"/>
            <w:hideMark/>
          </w:tcPr>
          <w:p w14:paraId="166377D7" w14:textId="77777777" w:rsidR="00574CE4" w:rsidRPr="00574CE4" w:rsidRDefault="00574CE4" w:rsidP="00574CE4">
            <w:pPr>
              <w:keepNext/>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p>
        </w:tc>
      </w:tr>
    </w:tbl>
    <w:p w14:paraId="479B94E5" w14:textId="2BAEC70D" w:rsidR="00574CE4" w:rsidRPr="00574CE4" w:rsidRDefault="00574CE4" w:rsidP="00574CE4">
      <w:pPr>
        <w:pStyle w:val="Descripcin"/>
        <w:rPr>
          <w:lang w:val="es-ES_tradnl"/>
        </w:rPr>
      </w:pPr>
      <w:bookmarkStart w:id="265" w:name="_Ref98868201"/>
      <w:bookmarkStart w:id="266" w:name="_Toc99969444"/>
      <w:r>
        <w:t xml:space="preserve">Tabla </w:t>
      </w:r>
      <w:fldSimple w:instr=" SEQ Tabla \* ARABIC ">
        <w:r w:rsidR="004F2F11">
          <w:rPr>
            <w:noProof/>
          </w:rPr>
          <w:t>18</w:t>
        </w:r>
      </w:fldSimple>
      <w:bookmarkEnd w:id="265"/>
      <w:r>
        <w:t xml:space="preserve">. Diferencia de variación de </w:t>
      </w:r>
      <w:proofErr w:type="spellStart"/>
      <w:r>
        <w:t>Tp</w:t>
      </w:r>
      <w:proofErr w:type="spellEnd"/>
      <w:r>
        <w:t xml:space="preserve"> en cada una de las metodologías </w:t>
      </w:r>
      <w:commentRangeStart w:id="267"/>
      <w:r>
        <w:t>empleadas</w:t>
      </w:r>
      <w:commentRangeEnd w:id="267"/>
      <w:r w:rsidR="006333F4">
        <w:rPr>
          <w:rStyle w:val="Refdecomentario"/>
          <w:bCs w:val="0"/>
        </w:rPr>
        <w:commentReference w:id="267"/>
      </w:r>
      <w:r>
        <w:t>.</w:t>
      </w:r>
      <w:bookmarkEnd w:id="266"/>
    </w:p>
    <w:p w14:paraId="2E78CEDE" w14:textId="573A6405" w:rsidR="00761A7A" w:rsidRDefault="00761A7A" w:rsidP="00761A7A"/>
    <w:p w14:paraId="761BE868" w14:textId="1BF80E16" w:rsidR="00761A7A" w:rsidRDefault="00761A7A" w:rsidP="00761A7A"/>
    <w:p w14:paraId="164132D8" w14:textId="64279F04" w:rsidR="00761A7A" w:rsidRPr="00761A7A" w:rsidRDefault="00761A7A" w:rsidP="00761A7A">
      <w:r>
        <w:t xml:space="preserve">Como puede </w:t>
      </w:r>
      <w:commentRangeStart w:id="268"/>
      <w:r>
        <w:t>observarse</w:t>
      </w:r>
      <w:commentRangeEnd w:id="268"/>
      <w:r w:rsidR="006333F4">
        <w:rPr>
          <w:rStyle w:val="Refdecomentario"/>
        </w:rPr>
        <w:commentReference w:id="268"/>
      </w:r>
      <w:r>
        <w:t xml:space="preserve">, el comportamiento del Método de las Abstracciones </w:t>
      </w:r>
      <w:r w:rsidRPr="00761A7A">
        <w:rPr>
          <w:b/>
          <w:bCs/>
        </w:rPr>
        <w:t>no muestra divergencias en el descenso de sus resultados</w:t>
      </w:r>
      <w:r>
        <w:t xml:space="preserve"> debido a una precipitación de entrada menor según </w:t>
      </w:r>
      <w:r w:rsidR="00904141">
        <w:t>se han visto</w:t>
      </w:r>
      <w:r>
        <w:t xml:space="preserve"> en el apartado anterior. Por el contrario, el Método de Green-</w:t>
      </w:r>
      <w:proofErr w:type="spellStart"/>
      <w:r>
        <w:t>Ampt</w:t>
      </w:r>
      <w:proofErr w:type="spellEnd"/>
      <w:r>
        <w:t xml:space="preserve"> presenta una divergencia de </w:t>
      </w:r>
      <w:r w:rsidRPr="00761A7A">
        <w:rPr>
          <w:b/>
          <w:bCs/>
        </w:rPr>
        <w:t>hasta el 9%</w:t>
      </w:r>
      <w:r>
        <w:t xml:space="preserve"> entre ambos métodos empleados para la infiltración del suelo.</w:t>
      </w:r>
    </w:p>
    <w:p w14:paraId="78D75EF8" w14:textId="45DBAFCD" w:rsidR="003F0C14" w:rsidRDefault="003F0C14" w:rsidP="0018156B">
      <w:pPr>
        <w:rPr>
          <w:lang w:val="es-ES_tradnl"/>
        </w:rPr>
      </w:pPr>
    </w:p>
    <w:p w14:paraId="7B551209" w14:textId="3DB84742" w:rsidR="00EC2F33" w:rsidRDefault="00761A7A" w:rsidP="00110BD1">
      <w:pPr>
        <w:rPr>
          <w:lang w:val="es-ES_tradnl"/>
        </w:rPr>
      </w:pPr>
      <w:r>
        <w:rPr>
          <w:lang w:val="es-ES_tradnl"/>
        </w:rPr>
        <w:t>Podría considerarse la opción de emplear el Método de Green-</w:t>
      </w:r>
      <w:proofErr w:type="spellStart"/>
      <w:r>
        <w:rPr>
          <w:lang w:val="es-ES_tradnl"/>
        </w:rPr>
        <w:t>Ampt</w:t>
      </w:r>
      <w:proofErr w:type="spellEnd"/>
      <w:r>
        <w:rPr>
          <w:lang w:val="es-ES_tradnl"/>
        </w:rPr>
        <w:t xml:space="preserve"> para obras civiles que requieran únicamente del Caudal punta, sin embargo, estos mismos </w:t>
      </w:r>
      <w:r w:rsidR="00904141">
        <w:rPr>
          <w:lang w:val="es-ES_tradnl"/>
        </w:rPr>
        <w:t>resultados,</w:t>
      </w:r>
      <w:r>
        <w:rPr>
          <w:lang w:val="es-ES_tradnl"/>
        </w:rPr>
        <w:t xml:space="preserve"> aunque se hayan visto poco afectados con el factor climático ya traían un valor poco adecuado a la realidad como se </w:t>
      </w:r>
      <w:proofErr w:type="spellStart"/>
      <w:r>
        <w:rPr>
          <w:lang w:val="es-ES_tradnl"/>
        </w:rPr>
        <w:t>vió</w:t>
      </w:r>
      <w:proofErr w:type="spellEnd"/>
      <w:r>
        <w:rPr>
          <w:lang w:val="es-ES_tradnl"/>
        </w:rPr>
        <w:t xml:space="preserve"> en los apartados anteriores</w:t>
      </w:r>
      <w:bookmarkStart w:id="269" w:name="_Toc345079975"/>
      <w:bookmarkStart w:id="270" w:name="_Toc229935397"/>
      <w:bookmarkStart w:id="271" w:name="_Toc229935589"/>
      <w:r w:rsidR="00110BD1">
        <w:rPr>
          <w:lang w:val="es-ES_tradnl"/>
        </w:rPr>
        <w:t>.</w:t>
      </w:r>
    </w:p>
    <w:p w14:paraId="61928764" w14:textId="41E71D7D" w:rsidR="00B8524C" w:rsidRDefault="00B8524C">
      <w:pPr>
        <w:widowControl/>
        <w:tabs>
          <w:tab w:val="clear" w:pos="8789"/>
        </w:tabs>
        <w:spacing w:before="0" w:after="200" w:line="276" w:lineRule="auto"/>
        <w:jc w:val="left"/>
        <w:rPr>
          <w:lang w:val="es-ES_tradnl"/>
        </w:rPr>
      </w:pPr>
      <w:r>
        <w:rPr>
          <w:lang w:val="es-ES_tradnl"/>
        </w:rPr>
        <w:lastRenderedPageBreak/>
        <w:br w:type="page"/>
      </w:r>
    </w:p>
    <w:p w14:paraId="763503E7" w14:textId="77777777" w:rsidR="00CB0307" w:rsidRDefault="00CB0307" w:rsidP="00CB0307">
      <w:pPr>
        <w:pStyle w:val="Ttulo1"/>
      </w:pPr>
      <w:bookmarkStart w:id="272" w:name="_Toc99969419"/>
      <w:r>
        <w:lastRenderedPageBreak/>
        <w:t>Anexo 1: Histograma de diseño</w:t>
      </w:r>
      <w:bookmarkEnd w:id="272"/>
    </w:p>
    <w:p w14:paraId="6AE3A635" w14:textId="77777777" w:rsidR="00CB0307" w:rsidRDefault="00CB0307" w:rsidP="00CB0307"/>
    <w:p w14:paraId="3A6C31AC" w14:textId="2B54E40D" w:rsidR="00CB0307" w:rsidRDefault="00CB0307" w:rsidP="00CB0307">
      <w:r>
        <w:t>Dado que las fuentes de</w:t>
      </w:r>
      <w:r w:rsidR="00904141">
        <w:t xml:space="preserve">l </w:t>
      </w:r>
      <w:r>
        <w:t>proyecto reciben un diferencial de tiempo de 1 hora, se ha decidido ser coherentes con esta cifra para el cálculo del histograma que se presenta a continuación.</w:t>
      </w:r>
    </w:p>
    <w:p w14:paraId="72BD9A1D" w14:textId="77777777" w:rsidR="00B8524C" w:rsidRDefault="00B8524C" w:rsidP="00CB0307"/>
    <w:p w14:paraId="63BA550B" w14:textId="77777777" w:rsidR="00CB0307" w:rsidRDefault="00CB0307" w:rsidP="00CB0307"/>
    <w:tbl>
      <w:tblPr>
        <w:tblW w:w="7200" w:type="dxa"/>
        <w:jc w:val="center"/>
        <w:tblCellMar>
          <w:left w:w="70" w:type="dxa"/>
          <w:right w:w="70" w:type="dxa"/>
        </w:tblCellMar>
        <w:tblLook w:val="04A0" w:firstRow="1" w:lastRow="0" w:firstColumn="1" w:lastColumn="0" w:noHBand="0" w:noVBand="1"/>
      </w:tblPr>
      <w:tblGrid>
        <w:gridCol w:w="1208"/>
        <w:gridCol w:w="1197"/>
        <w:gridCol w:w="1199"/>
        <w:gridCol w:w="1198"/>
        <w:gridCol w:w="1198"/>
        <w:gridCol w:w="1200"/>
      </w:tblGrid>
      <w:tr w:rsidR="00CB0307" w:rsidRPr="00FA4DCD" w14:paraId="0B41BE80" w14:textId="77777777" w:rsidTr="00E1185B">
        <w:trPr>
          <w:trHeight w:val="600"/>
          <w:jc w:val="center"/>
        </w:trPr>
        <w:tc>
          <w:tcPr>
            <w:tcW w:w="1208" w:type="dxa"/>
            <w:tcBorders>
              <w:top w:val="single" w:sz="8" w:space="0" w:color="auto"/>
              <w:left w:val="single" w:sz="8" w:space="0" w:color="auto"/>
              <w:bottom w:val="nil"/>
              <w:right w:val="nil"/>
            </w:tcBorders>
            <w:shd w:val="clear" w:color="auto" w:fill="auto"/>
            <w:noWrap/>
            <w:vAlign w:val="bottom"/>
            <w:hideMark/>
          </w:tcPr>
          <w:p w14:paraId="7E5D84B9" w14:textId="77777777" w:rsidR="00CB0307" w:rsidRPr="00FA4DCD" w:rsidRDefault="00CB0307" w:rsidP="009F1C0B">
            <w:pPr>
              <w:spacing w:after="0"/>
              <w:rPr>
                <w:rFonts w:ascii="Calibri" w:eastAsia="Times New Roman" w:hAnsi="Calibri" w:cs="Calibri"/>
                <w:b/>
                <w:bCs/>
                <w:i/>
                <w:iCs/>
                <w:lang w:eastAsia="es-ES"/>
              </w:rPr>
            </w:pPr>
            <w:r w:rsidRPr="00FA4DCD">
              <w:rPr>
                <w:rFonts w:ascii="Calibri" w:eastAsia="Times New Roman" w:hAnsi="Calibri" w:cs="Calibri"/>
                <w:b/>
                <w:bCs/>
                <w:i/>
                <w:iCs/>
                <w:lang w:eastAsia="es-ES"/>
              </w:rPr>
              <w:t>Tiempo [h]</w:t>
            </w:r>
          </w:p>
        </w:tc>
        <w:tc>
          <w:tcPr>
            <w:tcW w:w="1197" w:type="dxa"/>
            <w:tcBorders>
              <w:top w:val="single" w:sz="8" w:space="0" w:color="auto"/>
              <w:left w:val="nil"/>
              <w:bottom w:val="nil"/>
              <w:right w:val="nil"/>
            </w:tcBorders>
            <w:shd w:val="clear" w:color="000000" w:fill="E7E6E6"/>
            <w:vAlign w:val="bottom"/>
            <w:hideMark/>
          </w:tcPr>
          <w:p w14:paraId="64B9A577" w14:textId="6C9017F3"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Fa</w:t>
            </w:r>
            <w:r w:rsidR="00E1185B">
              <w:rPr>
                <w:rFonts w:ascii="Calibri" w:eastAsia="Times New Roman" w:hAnsi="Calibri" w:cs="Calibri"/>
                <w:color w:val="000000"/>
                <w:lang w:eastAsia="es-ES"/>
              </w:rPr>
              <w:t xml:space="preserve"> [mm]</w:t>
            </w:r>
          </w:p>
        </w:tc>
        <w:tc>
          <w:tcPr>
            <w:tcW w:w="1199" w:type="dxa"/>
            <w:tcBorders>
              <w:top w:val="single" w:sz="8" w:space="0" w:color="auto"/>
              <w:left w:val="nil"/>
              <w:bottom w:val="nil"/>
              <w:right w:val="nil"/>
            </w:tcBorders>
            <w:shd w:val="clear" w:color="000000" w:fill="E7E6E6"/>
            <w:vAlign w:val="bottom"/>
            <w:hideMark/>
          </w:tcPr>
          <w:p w14:paraId="410DB49A" w14:textId="77777777" w:rsidR="00CB0307" w:rsidRPr="00FA4DCD" w:rsidRDefault="00CB0307" w:rsidP="009F1C0B">
            <w:pPr>
              <w:spacing w:after="0"/>
              <w:jc w:val="center"/>
              <w:rPr>
                <w:rFonts w:ascii="Calibri" w:eastAsia="Times New Roman" w:hAnsi="Calibri" w:cs="Calibri"/>
                <w:color w:val="000000"/>
                <w:lang w:eastAsia="es-ES"/>
              </w:rPr>
            </w:pPr>
            <w:proofErr w:type="spellStart"/>
            <w:proofErr w:type="gramStart"/>
            <w:r w:rsidRPr="00FA4DCD">
              <w:rPr>
                <w:rFonts w:ascii="Calibri" w:eastAsia="Times New Roman" w:hAnsi="Calibri" w:cs="Calibri"/>
                <w:color w:val="000000"/>
                <w:lang w:eastAsia="es-ES"/>
              </w:rPr>
              <w:t>It,d</w:t>
            </w:r>
            <w:proofErr w:type="spellEnd"/>
            <w:proofErr w:type="gramEnd"/>
            <w:r w:rsidRPr="00FA4DCD">
              <w:rPr>
                <w:rFonts w:ascii="Calibri" w:eastAsia="Times New Roman" w:hAnsi="Calibri" w:cs="Calibri"/>
                <w:color w:val="000000"/>
                <w:lang w:eastAsia="es-ES"/>
              </w:rPr>
              <w:t xml:space="preserve"> [mm/h]</w:t>
            </w:r>
          </w:p>
        </w:tc>
        <w:tc>
          <w:tcPr>
            <w:tcW w:w="1198" w:type="dxa"/>
            <w:tcBorders>
              <w:top w:val="single" w:sz="8" w:space="0" w:color="auto"/>
              <w:left w:val="nil"/>
              <w:bottom w:val="nil"/>
              <w:right w:val="nil"/>
            </w:tcBorders>
            <w:shd w:val="clear" w:color="000000" w:fill="E7E6E6"/>
            <w:vAlign w:val="bottom"/>
            <w:hideMark/>
          </w:tcPr>
          <w:p w14:paraId="45D640C7" w14:textId="0532E56E" w:rsidR="00CB0307" w:rsidRPr="00FA4DCD" w:rsidRDefault="00CB0307" w:rsidP="009F1C0B">
            <w:pPr>
              <w:spacing w:after="0"/>
              <w:jc w:val="center"/>
              <w:rPr>
                <w:rFonts w:ascii="Calibri" w:eastAsia="Times New Roman" w:hAnsi="Calibri" w:cs="Calibri"/>
                <w:color w:val="000000"/>
                <w:lang w:eastAsia="es-ES"/>
              </w:rPr>
            </w:pPr>
            <w:proofErr w:type="spellStart"/>
            <w:r w:rsidRPr="00FA4DCD">
              <w:rPr>
                <w:rFonts w:ascii="Calibri" w:eastAsia="Times New Roman" w:hAnsi="Calibri" w:cs="Calibri"/>
                <w:color w:val="000000"/>
                <w:lang w:eastAsia="es-ES"/>
              </w:rPr>
              <w:t>Vol</w:t>
            </w:r>
            <w:proofErr w:type="spellEnd"/>
            <w:r w:rsidRPr="00FA4DCD">
              <w:rPr>
                <w:rFonts w:ascii="Calibri" w:eastAsia="Times New Roman" w:hAnsi="Calibri" w:cs="Calibri"/>
                <w:color w:val="000000"/>
                <w:lang w:eastAsia="es-ES"/>
              </w:rPr>
              <w:t xml:space="preserve"> </w:t>
            </w:r>
            <w:proofErr w:type="spellStart"/>
            <w:r w:rsidRPr="00FA4DCD">
              <w:rPr>
                <w:rFonts w:ascii="Calibri" w:eastAsia="Times New Roman" w:hAnsi="Calibri" w:cs="Calibri"/>
                <w:color w:val="000000"/>
                <w:lang w:eastAsia="es-ES"/>
              </w:rPr>
              <w:t>acum</w:t>
            </w:r>
            <w:proofErr w:type="spellEnd"/>
            <w:r w:rsidR="00E1185B">
              <w:rPr>
                <w:rFonts w:ascii="Calibri" w:eastAsia="Times New Roman" w:hAnsi="Calibri" w:cs="Calibri"/>
                <w:color w:val="000000"/>
                <w:lang w:eastAsia="es-ES"/>
              </w:rPr>
              <w:t xml:space="preserve"> [mm]</w:t>
            </w:r>
          </w:p>
        </w:tc>
        <w:tc>
          <w:tcPr>
            <w:tcW w:w="1198" w:type="dxa"/>
            <w:tcBorders>
              <w:top w:val="single" w:sz="8" w:space="0" w:color="auto"/>
              <w:left w:val="nil"/>
              <w:bottom w:val="nil"/>
              <w:right w:val="nil"/>
            </w:tcBorders>
            <w:shd w:val="clear" w:color="000000" w:fill="E7E6E6"/>
            <w:vAlign w:val="bottom"/>
            <w:hideMark/>
          </w:tcPr>
          <w:p w14:paraId="477FDB0C" w14:textId="33F8B290" w:rsidR="00CB0307" w:rsidRPr="00FA4DCD" w:rsidRDefault="00CB0307" w:rsidP="009F1C0B">
            <w:pPr>
              <w:spacing w:after="0"/>
              <w:jc w:val="center"/>
              <w:rPr>
                <w:rFonts w:ascii="Calibri" w:eastAsia="Times New Roman" w:hAnsi="Calibri" w:cs="Calibri"/>
                <w:color w:val="000000"/>
                <w:lang w:eastAsia="es-ES"/>
              </w:rPr>
            </w:pPr>
            <w:proofErr w:type="spellStart"/>
            <w:r w:rsidRPr="00FA4DCD">
              <w:rPr>
                <w:rFonts w:ascii="Calibri" w:eastAsia="Times New Roman" w:hAnsi="Calibri" w:cs="Calibri"/>
                <w:color w:val="000000"/>
                <w:lang w:eastAsia="es-ES"/>
              </w:rPr>
              <w:t>Vol</w:t>
            </w:r>
            <w:proofErr w:type="spellEnd"/>
            <w:r w:rsidRPr="00FA4DCD">
              <w:rPr>
                <w:rFonts w:ascii="Calibri" w:eastAsia="Times New Roman" w:hAnsi="Calibri" w:cs="Calibri"/>
                <w:color w:val="000000"/>
                <w:lang w:eastAsia="es-ES"/>
              </w:rPr>
              <w:t xml:space="preserve"> </w:t>
            </w:r>
            <w:proofErr w:type="spellStart"/>
            <w:r w:rsidRPr="00FA4DCD">
              <w:rPr>
                <w:rFonts w:ascii="Calibri" w:eastAsia="Times New Roman" w:hAnsi="Calibri" w:cs="Calibri"/>
                <w:color w:val="000000"/>
                <w:lang w:eastAsia="es-ES"/>
              </w:rPr>
              <w:t>incr</w:t>
            </w:r>
            <w:proofErr w:type="spellEnd"/>
            <w:r w:rsidR="00E1185B">
              <w:rPr>
                <w:rFonts w:ascii="Calibri" w:eastAsia="Times New Roman" w:hAnsi="Calibri" w:cs="Calibri"/>
                <w:color w:val="000000"/>
                <w:lang w:eastAsia="es-ES"/>
              </w:rPr>
              <w:t xml:space="preserve"> [mm]</w:t>
            </w:r>
          </w:p>
        </w:tc>
        <w:tc>
          <w:tcPr>
            <w:tcW w:w="1200" w:type="dxa"/>
            <w:tcBorders>
              <w:top w:val="single" w:sz="8" w:space="0" w:color="auto"/>
              <w:left w:val="nil"/>
              <w:bottom w:val="nil"/>
              <w:right w:val="single" w:sz="8" w:space="0" w:color="auto"/>
            </w:tcBorders>
            <w:shd w:val="clear" w:color="000000" w:fill="E7E6E6"/>
            <w:vAlign w:val="bottom"/>
            <w:hideMark/>
          </w:tcPr>
          <w:p w14:paraId="0F034383" w14:textId="34F0BA84"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Histograma diseño</w:t>
            </w:r>
            <w:r w:rsidR="00E1185B">
              <w:rPr>
                <w:rFonts w:ascii="Calibri" w:eastAsia="Times New Roman" w:hAnsi="Calibri" w:cs="Calibri"/>
                <w:color w:val="000000"/>
                <w:lang w:eastAsia="es-ES"/>
              </w:rPr>
              <w:t xml:space="preserve"> [mm]</w:t>
            </w:r>
          </w:p>
        </w:tc>
      </w:tr>
      <w:tr w:rsidR="00CB0307" w:rsidRPr="00FA4DCD" w14:paraId="739D8C40" w14:textId="77777777" w:rsidTr="00E1185B">
        <w:trPr>
          <w:trHeight w:val="960"/>
          <w:jc w:val="center"/>
        </w:trPr>
        <w:tc>
          <w:tcPr>
            <w:tcW w:w="1208" w:type="dxa"/>
            <w:tcBorders>
              <w:top w:val="nil"/>
              <w:left w:val="single" w:sz="8" w:space="0" w:color="auto"/>
              <w:bottom w:val="nil"/>
              <w:right w:val="nil"/>
            </w:tcBorders>
            <w:shd w:val="clear" w:color="000000" w:fill="E7E6E6"/>
            <w:vAlign w:val="bottom"/>
            <w:hideMark/>
          </w:tcPr>
          <w:p w14:paraId="7435FA08"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w:t>
            </w:r>
          </w:p>
        </w:tc>
        <w:tc>
          <w:tcPr>
            <w:tcW w:w="1197" w:type="dxa"/>
            <w:tcBorders>
              <w:top w:val="nil"/>
              <w:left w:val="nil"/>
              <w:bottom w:val="nil"/>
              <w:right w:val="nil"/>
            </w:tcBorders>
            <w:shd w:val="clear" w:color="auto" w:fill="auto"/>
            <w:noWrap/>
            <w:vAlign w:val="bottom"/>
            <w:hideMark/>
          </w:tcPr>
          <w:p w14:paraId="55C5F453"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9.00</w:t>
            </w:r>
          </w:p>
        </w:tc>
        <w:tc>
          <w:tcPr>
            <w:tcW w:w="1199" w:type="dxa"/>
            <w:tcBorders>
              <w:top w:val="nil"/>
              <w:left w:val="nil"/>
              <w:bottom w:val="nil"/>
              <w:right w:val="nil"/>
            </w:tcBorders>
            <w:shd w:val="clear" w:color="auto" w:fill="auto"/>
            <w:noWrap/>
            <w:vAlign w:val="bottom"/>
            <w:hideMark/>
          </w:tcPr>
          <w:p w14:paraId="263AF1E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21.50</w:t>
            </w:r>
          </w:p>
        </w:tc>
        <w:tc>
          <w:tcPr>
            <w:tcW w:w="1198" w:type="dxa"/>
            <w:tcBorders>
              <w:top w:val="nil"/>
              <w:left w:val="nil"/>
              <w:bottom w:val="nil"/>
              <w:right w:val="nil"/>
            </w:tcBorders>
            <w:shd w:val="clear" w:color="auto" w:fill="auto"/>
            <w:noWrap/>
            <w:vAlign w:val="bottom"/>
            <w:hideMark/>
          </w:tcPr>
          <w:p w14:paraId="3E5E743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21.50</w:t>
            </w:r>
          </w:p>
        </w:tc>
        <w:tc>
          <w:tcPr>
            <w:tcW w:w="1198" w:type="dxa"/>
            <w:tcBorders>
              <w:top w:val="nil"/>
              <w:left w:val="nil"/>
              <w:bottom w:val="nil"/>
              <w:right w:val="nil"/>
            </w:tcBorders>
            <w:shd w:val="clear" w:color="auto" w:fill="auto"/>
            <w:noWrap/>
            <w:vAlign w:val="bottom"/>
            <w:hideMark/>
          </w:tcPr>
          <w:p w14:paraId="489D719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21.50</w:t>
            </w:r>
          </w:p>
        </w:tc>
        <w:tc>
          <w:tcPr>
            <w:tcW w:w="1200" w:type="dxa"/>
            <w:tcBorders>
              <w:top w:val="nil"/>
              <w:left w:val="nil"/>
              <w:bottom w:val="nil"/>
              <w:right w:val="single" w:sz="8" w:space="0" w:color="auto"/>
            </w:tcBorders>
            <w:shd w:val="clear" w:color="auto" w:fill="auto"/>
            <w:noWrap/>
            <w:vAlign w:val="bottom"/>
            <w:hideMark/>
          </w:tcPr>
          <w:p w14:paraId="5B1C9C1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0.65</w:t>
            </w:r>
          </w:p>
        </w:tc>
      </w:tr>
      <w:tr w:rsidR="00CB0307" w:rsidRPr="00FA4DCD" w14:paraId="59D42034"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7E1A6849"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2</w:t>
            </w:r>
          </w:p>
        </w:tc>
        <w:tc>
          <w:tcPr>
            <w:tcW w:w="1197" w:type="dxa"/>
            <w:tcBorders>
              <w:top w:val="nil"/>
              <w:left w:val="nil"/>
              <w:bottom w:val="nil"/>
              <w:right w:val="nil"/>
            </w:tcBorders>
            <w:shd w:val="clear" w:color="auto" w:fill="auto"/>
            <w:noWrap/>
            <w:vAlign w:val="bottom"/>
            <w:hideMark/>
          </w:tcPr>
          <w:p w14:paraId="561FAE3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6.04</w:t>
            </w:r>
          </w:p>
        </w:tc>
        <w:tc>
          <w:tcPr>
            <w:tcW w:w="1199" w:type="dxa"/>
            <w:tcBorders>
              <w:top w:val="nil"/>
              <w:left w:val="nil"/>
              <w:bottom w:val="nil"/>
              <w:right w:val="nil"/>
            </w:tcBorders>
            <w:shd w:val="clear" w:color="auto" w:fill="auto"/>
            <w:noWrap/>
            <w:vAlign w:val="bottom"/>
            <w:hideMark/>
          </w:tcPr>
          <w:p w14:paraId="186BF510"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14.43</w:t>
            </w:r>
          </w:p>
        </w:tc>
        <w:tc>
          <w:tcPr>
            <w:tcW w:w="1198" w:type="dxa"/>
            <w:tcBorders>
              <w:top w:val="nil"/>
              <w:left w:val="nil"/>
              <w:bottom w:val="nil"/>
              <w:right w:val="nil"/>
            </w:tcBorders>
            <w:shd w:val="clear" w:color="auto" w:fill="auto"/>
            <w:noWrap/>
            <w:vAlign w:val="bottom"/>
            <w:hideMark/>
          </w:tcPr>
          <w:p w14:paraId="00A5224F"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28.85</w:t>
            </w:r>
          </w:p>
        </w:tc>
        <w:tc>
          <w:tcPr>
            <w:tcW w:w="1198" w:type="dxa"/>
            <w:tcBorders>
              <w:top w:val="nil"/>
              <w:left w:val="nil"/>
              <w:bottom w:val="nil"/>
              <w:right w:val="nil"/>
            </w:tcBorders>
            <w:shd w:val="clear" w:color="auto" w:fill="auto"/>
            <w:noWrap/>
            <w:vAlign w:val="bottom"/>
            <w:hideMark/>
          </w:tcPr>
          <w:p w14:paraId="5A21ECB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7.36</w:t>
            </w:r>
          </w:p>
        </w:tc>
        <w:tc>
          <w:tcPr>
            <w:tcW w:w="1200" w:type="dxa"/>
            <w:tcBorders>
              <w:top w:val="nil"/>
              <w:left w:val="nil"/>
              <w:bottom w:val="nil"/>
              <w:right w:val="single" w:sz="8" w:space="0" w:color="auto"/>
            </w:tcBorders>
            <w:shd w:val="clear" w:color="auto" w:fill="auto"/>
            <w:noWrap/>
            <w:vAlign w:val="bottom"/>
            <w:hideMark/>
          </w:tcPr>
          <w:p w14:paraId="6283154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0.72</w:t>
            </w:r>
          </w:p>
        </w:tc>
      </w:tr>
      <w:tr w:rsidR="00CB0307" w:rsidRPr="00FA4DCD" w14:paraId="1913DE15"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39E45BCF"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3</w:t>
            </w:r>
          </w:p>
        </w:tc>
        <w:tc>
          <w:tcPr>
            <w:tcW w:w="1197" w:type="dxa"/>
            <w:tcBorders>
              <w:top w:val="nil"/>
              <w:left w:val="nil"/>
              <w:bottom w:val="nil"/>
              <w:right w:val="nil"/>
            </w:tcBorders>
            <w:shd w:val="clear" w:color="auto" w:fill="auto"/>
            <w:noWrap/>
            <w:vAlign w:val="bottom"/>
            <w:hideMark/>
          </w:tcPr>
          <w:p w14:paraId="08A2E3C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4.72</w:t>
            </w:r>
          </w:p>
        </w:tc>
        <w:tc>
          <w:tcPr>
            <w:tcW w:w="1199" w:type="dxa"/>
            <w:tcBorders>
              <w:top w:val="nil"/>
              <w:left w:val="nil"/>
              <w:bottom w:val="nil"/>
              <w:right w:val="nil"/>
            </w:tcBorders>
            <w:shd w:val="clear" w:color="auto" w:fill="auto"/>
            <w:noWrap/>
            <w:vAlign w:val="bottom"/>
            <w:hideMark/>
          </w:tcPr>
          <w:p w14:paraId="6C08F90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11.28</w:t>
            </w:r>
          </w:p>
        </w:tc>
        <w:tc>
          <w:tcPr>
            <w:tcW w:w="1198" w:type="dxa"/>
            <w:tcBorders>
              <w:top w:val="nil"/>
              <w:left w:val="nil"/>
              <w:bottom w:val="nil"/>
              <w:right w:val="nil"/>
            </w:tcBorders>
            <w:shd w:val="clear" w:color="auto" w:fill="auto"/>
            <w:noWrap/>
            <w:vAlign w:val="bottom"/>
            <w:hideMark/>
          </w:tcPr>
          <w:p w14:paraId="2F4629B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33.83</w:t>
            </w:r>
          </w:p>
        </w:tc>
        <w:tc>
          <w:tcPr>
            <w:tcW w:w="1198" w:type="dxa"/>
            <w:tcBorders>
              <w:top w:val="nil"/>
              <w:left w:val="nil"/>
              <w:bottom w:val="nil"/>
              <w:right w:val="nil"/>
            </w:tcBorders>
            <w:shd w:val="clear" w:color="auto" w:fill="auto"/>
            <w:noWrap/>
            <w:vAlign w:val="bottom"/>
            <w:hideMark/>
          </w:tcPr>
          <w:p w14:paraId="31BAC60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4.97</w:t>
            </w:r>
          </w:p>
        </w:tc>
        <w:tc>
          <w:tcPr>
            <w:tcW w:w="1200" w:type="dxa"/>
            <w:tcBorders>
              <w:top w:val="nil"/>
              <w:left w:val="nil"/>
              <w:bottom w:val="nil"/>
              <w:right w:val="single" w:sz="8" w:space="0" w:color="auto"/>
            </w:tcBorders>
            <w:shd w:val="clear" w:color="auto" w:fill="auto"/>
            <w:noWrap/>
            <w:vAlign w:val="bottom"/>
            <w:hideMark/>
          </w:tcPr>
          <w:p w14:paraId="654B694F"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0.79</w:t>
            </w:r>
          </w:p>
        </w:tc>
      </w:tr>
      <w:tr w:rsidR="00CB0307" w:rsidRPr="00FA4DCD" w14:paraId="537148F6"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2A3B9210"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4</w:t>
            </w:r>
          </w:p>
        </w:tc>
        <w:tc>
          <w:tcPr>
            <w:tcW w:w="1197" w:type="dxa"/>
            <w:tcBorders>
              <w:top w:val="nil"/>
              <w:left w:val="nil"/>
              <w:bottom w:val="nil"/>
              <w:right w:val="nil"/>
            </w:tcBorders>
            <w:shd w:val="clear" w:color="auto" w:fill="auto"/>
            <w:noWrap/>
            <w:vAlign w:val="bottom"/>
            <w:hideMark/>
          </w:tcPr>
          <w:p w14:paraId="4A5F3FC3"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3.94</w:t>
            </w:r>
          </w:p>
        </w:tc>
        <w:tc>
          <w:tcPr>
            <w:tcW w:w="1199" w:type="dxa"/>
            <w:tcBorders>
              <w:top w:val="nil"/>
              <w:left w:val="nil"/>
              <w:bottom w:val="nil"/>
              <w:right w:val="nil"/>
            </w:tcBorders>
            <w:shd w:val="clear" w:color="auto" w:fill="auto"/>
            <w:noWrap/>
            <w:vAlign w:val="bottom"/>
            <w:hideMark/>
          </w:tcPr>
          <w:p w14:paraId="431DEE6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9.41</w:t>
            </w:r>
          </w:p>
        </w:tc>
        <w:tc>
          <w:tcPr>
            <w:tcW w:w="1198" w:type="dxa"/>
            <w:tcBorders>
              <w:top w:val="nil"/>
              <w:left w:val="nil"/>
              <w:bottom w:val="nil"/>
              <w:right w:val="nil"/>
            </w:tcBorders>
            <w:shd w:val="clear" w:color="auto" w:fill="auto"/>
            <w:noWrap/>
            <w:vAlign w:val="bottom"/>
            <w:hideMark/>
          </w:tcPr>
          <w:p w14:paraId="6E50126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37.64</w:t>
            </w:r>
          </w:p>
        </w:tc>
        <w:tc>
          <w:tcPr>
            <w:tcW w:w="1198" w:type="dxa"/>
            <w:tcBorders>
              <w:top w:val="nil"/>
              <w:left w:val="nil"/>
              <w:bottom w:val="nil"/>
              <w:right w:val="nil"/>
            </w:tcBorders>
            <w:shd w:val="clear" w:color="auto" w:fill="auto"/>
            <w:noWrap/>
            <w:vAlign w:val="bottom"/>
            <w:hideMark/>
          </w:tcPr>
          <w:p w14:paraId="10DFC91A"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3.81</w:t>
            </w:r>
          </w:p>
        </w:tc>
        <w:tc>
          <w:tcPr>
            <w:tcW w:w="1200" w:type="dxa"/>
            <w:tcBorders>
              <w:top w:val="nil"/>
              <w:left w:val="nil"/>
              <w:bottom w:val="nil"/>
              <w:right w:val="single" w:sz="8" w:space="0" w:color="auto"/>
            </w:tcBorders>
            <w:shd w:val="clear" w:color="auto" w:fill="auto"/>
            <w:noWrap/>
            <w:vAlign w:val="bottom"/>
            <w:hideMark/>
          </w:tcPr>
          <w:p w14:paraId="7432945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0.89</w:t>
            </w:r>
          </w:p>
        </w:tc>
      </w:tr>
      <w:tr w:rsidR="00CB0307" w:rsidRPr="00FA4DCD" w14:paraId="79E1D008"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3C08D551"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5</w:t>
            </w:r>
          </w:p>
        </w:tc>
        <w:tc>
          <w:tcPr>
            <w:tcW w:w="1197" w:type="dxa"/>
            <w:tcBorders>
              <w:top w:val="nil"/>
              <w:left w:val="nil"/>
              <w:bottom w:val="nil"/>
              <w:right w:val="nil"/>
            </w:tcBorders>
            <w:shd w:val="clear" w:color="auto" w:fill="auto"/>
            <w:noWrap/>
            <w:vAlign w:val="bottom"/>
            <w:hideMark/>
          </w:tcPr>
          <w:p w14:paraId="39EC56FF"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3.41</w:t>
            </w:r>
          </w:p>
        </w:tc>
        <w:tc>
          <w:tcPr>
            <w:tcW w:w="1199" w:type="dxa"/>
            <w:tcBorders>
              <w:top w:val="nil"/>
              <w:left w:val="nil"/>
              <w:bottom w:val="nil"/>
              <w:right w:val="nil"/>
            </w:tcBorders>
            <w:shd w:val="clear" w:color="auto" w:fill="auto"/>
            <w:noWrap/>
            <w:vAlign w:val="bottom"/>
            <w:hideMark/>
          </w:tcPr>
          <w:p w14:paraId="3AD254EC"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8.15</w:t>
            </w:r>
          </w:p>
        </w:tc>
        <w:tc>
          <w:tcPr>
            <w:tcW w:w="1198" w:type="dxa"/>
            <w:tcBorders>
              <w:top w:val="nil"/>
              <w:left w:val="nil"/>
              <w:bottom w:val="nil"/>
              <w:right w:val="nil"/>
            </w:tcBorders>
            <w:shd w:val="clear" w:color="auto" w:fill="auto"/>
            <w:noWrap/>
            <w:vAlign w:val="bottom"/>
            <w:hideMark/>
          </w:tcPr>
          <w:p w14:paraId="3210A4DF"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40.74</w:t>
            </w:r>
          </w:p>
        </w:tc>
        <w:tc>
          <w:tcPr>
            <w:tcW w:w="1198" w:type="dxa"/>
            <w:tcBorders>
              <w:top w:val="nil"/>
              <w:left w:val="nil"/>
              <w:bottom w:val="nil"/>
              <w:right w:val="nil"/>
            </w:tcBorders>
            <w:shd w:val="clear" w:color="auto" w:fill="auto"/>
            <w:noWrap/>
            <w:vAlign w:val="bottom"/>
            <w:hideMark/>
          </w:tcPr>
          <w:p w14:paraId="4391CF43"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3.10</w:t>
            </w:r>
          </w:p>
        </w:tc>
        <w:tc>
          <w:tcPr>
            <w:tcW w:w="1200" w:type="dxa"/>
            <w:tcBorders>
              <w:top w:val="nil"/>
              <w:left w:val="nil"/>
              <w:bottom w:val="nil"/>
              <w:right w:val="single" w:sz="8" w:space="0" w:color="auto"/>
            </w:tcBorders>
            <w:shd w:val="clear" w:color="auto" w:fill="auto"/>
            <w:noWrap/>
            <w:vAlign w:val="bottom"/>
            <w:hideMark/>
          </w:tcPr>
          <w:p w14:paraId="4BC9056C"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1.00</w:t>
            </w:r>
          </w:p>
        </w:tc>
      </w:tr>
      <w:tr w:rsidR="00CB0307" w:rsidRPr="00FA4DCD" w14:paraId="560E6A44"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66F6ADE7"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6</w:t>
            </w:r>
          </w:p>
        </w:tc>
        <w:tc>
          <w:tcPr>
            <w:tcW w:w="1197" w:type="dxa"/>
            <w:tcBorders>
              <w:top w:val="nil"/>
              <w:left w:val="nil"/>
              <w:bottom w:val="nil"/>
              <w:right w:val="nil"/>
            </w:tcBorders>
            <w:shd w:val="clear" w:color="auto" w:fill="auto"/>
            <w:noWrap/>
            <w:vAlign w:val="bottom"/>
            <w:hideMark/>
          </w:tcPr>
          <w:p w14:paraId="207A5F72"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3.03</w:t>
            </w:r>
          </w:p>
        </w:tc>
        <w:tc>
          <w:tcPr>
            <w:tcW w:w="1199" w:type="dxa"/>
            <w:tcBorders>
              <w:top w:val="nil"/>
              <w:left w:val="nil"/>
              <w:bottom w:val="nil"/>
              <w:right w:val="nil"/>
            </w:tcBorders>
            <w:shd w:val="clear" w:color="auto" w:fill="auto"/>
            <w:noWrap/>
            <w:vAlign w:val="bottom"/>
            <w:hideMark/>
          </w:tcPr>
          <w:p w14:paraId="11AC5AC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7.23</w:t>
            </w:r>
          </w:p>
        </w:tc>
        <w:tc>
          <w:tcPr>
            <w:tcW w:w="1198" w:type="dxa"/>
            <w:tcBorders>
              <w:top w:val="nil"/>
              <w:left w:val="nil"/>
              <w:bottom w:val="nil"/>
              <w:right w:val="nil"/>
            </w:tcBorders>
            <w:shd w:val="clear" w:color="auto" w:fill="auto"/>
            <w:noWrap/>
            <w:vAlign w:val="bottom"/>
            <w:hideMark/>
          </w:tcPr>
          <w:p w14:paraId="1C2441C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43.35</w:t>
            </w:r>
          </w:p>
        </w:tc>
        <w:tc>
          <w:tcPr>
            <w:tcW w:w="1198" w:type="dxa"/>
            <w:tcBorders>
              <w:top w:val="nil"/>
              <w:left w:val="nil"/>
              <w:bottom w:val="nil"/>
              <w:right w:val="nil"/>
            </w:tcBorders>
            <w:shd w:val="clear" w:color="auto" w:fill="auto"/>
            <w:noWrap/>
            <w:vAlign w:val="bottom"/>
            <w:hideMark/>
          </w:tcPr>
          <w:p w14:paraId="35FBC722"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2.62</w:t>
            </w:r>
          </w:p>
        </w:tc>
        <w:tc>
          <w:tcPr>
            <w:tcW w:w="1200" w:type="dxa"/>
            <w:tcBorders>
              <w:top w:val="nil"/>
              <w:left w:val="nil"/>
              <w:bottom w:val="nil"/>
              <w:right w:val="single" w:sz="8" w:space="0" w:color="auto"/>
            </w:tcBorders>
            <w:shd w:val="clear" w:color="auto" w:fill="auto"/>
            <w:noWrap/>
            <w:vAlign w:val="bottom"/>
            <w:hideMark/>
          </w:tcPr>
          <w:p w14:paraId="17132F6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1.15</w:t>
            </w:r>
          </w:p>
        </w:tc>
      </w:tr>
      <w:tr w:rsidR="00CB0307" w:rsidRPr="00FA4DCD" w14:paraId="538D9BC3"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020FA978"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7</w:t>
            </w:r>
          </w:p>
        </w:tc>
        <w:tc>
          <w:tcPr>
            <w:tcW w:w="1197" w:type="dxa"/>
            <w:tcBorders>
              <w:top w:val="nil"/>
              <w:left w:val="nil"/>
              <w:bottom w:val="nil"/>
              <w:right w:val="nil"/>
            </w:tcBorders>
            <w:shd w:val="clear" w:color="auto" w:fill="auto"/>
            <w:noWrap/>
            <w:vAlign w:val="bottom"/>
            <w:hideMark/>
          </w:tcPr>
          <w:p w14:paraId="2DE51040"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2.73</w:t>
            </w:r>
          </w:p>
        </w:tc>
        <w:tc>
          <w:tcPr>
            <w:tcW w:w="1199" w:type="dxa"/>
            <w:tcBorders>
              <w:top w:val="nil"/>
              <w:left w:val="nil"/>
              <w:bottom w:val="nil"/>
              <w:right w:val="nil"/>
            </w:tcBorders>
            <w:shd w:val="clear" w:color="auto" w:fill="auto"/>
            <w:noWrap/>
            <w:vAlign w:val="bottom"/>
            <w:hideMark/>
          </w:tcPr>
          <w:p w14:paraId="47AD2ECF"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6.52</w:t>
            </w:r>
          </w:p>
        </w:tc>
        <w:tc>
          <w:tcPr>
            <w:tcW w:w="1198" w:type="dxa"/>
            <w:tcBorders>
              <w:top w:val="nil"/>
              <w:left w:val="nil"/>
              <w:bottom w:val="nil"/>
              <w:right w:val="nil"/>
            </w:tcBorders>
            <w:shd w:val="clear" w:color="auto" w:fill="auto"/>
            <w:noWrap/>
            <w:vAlign w:val="bottom"/>
            <w:hideMark/>
          </w:tcPr>
          <w:p w14:paraId="59E9979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45.62</w:t>
            </w:r>
          </w:p>
        </w:tc>
        <w:tc>
          <w:tcPr>
            <w:tcW w:w="1198" w:type="dxa"/>
            <w:tcBorders>
              <w:top w:val="nil"/>
              <w:left w:val="nil"/>
              <w:bottom w:val="nil"/>
              <w:right w:val="nil"/>
            </w:tcBorders>
            <w:shd w:val="clear" w:color="auto" w:fill="auto"/>
            <w:noWrap/>
            <w:vAlign w:val="bottom"/>
            <w:hideMark/>
          </w:tcPr>
          <w:p w14:paraId="71692DE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2.26</w:t>
            </w:r>
          </w:p>
        </w:tc>
        <w:tc>
          <w:tcPr>
            <w:tcW w:w="1200" w:type="dxa"/>
            <w:tcBorders>
              <w:top w:val="nil"/>
              <w:left w:val="nil"/>
              <w:bottom w:val="nil"/>
              <w:right w:val="single" w:sz="8" w:space="0" w:color="auto"/>
            </w:tcBorders>
            <w:shd w:val="clear" w:color="auto" w:fill="auto"/>
            <w:noWrap/>
            <w:vAlign w:val="bottom"/>
            <w:hideMark/>
          </w:tcPr>
          <w:p w14:paraId="6B130401"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1.34</w:t>
            </w:r>
          </w:p>
        </w:tc>
      </w:tr>
      <w:tr w:rsidR="00CB0307" w:rsidRPr="00FA4DCD" w14:paraId="7EA18BB0"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7A9D7C5A"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8</w:t>
            </w:r>
          </w:p>
        </w:tc>
        <w:tc>
          <w:tcPr>
            <w:tcW w:w="1197" w:type="dxa"/>
            <w:tcBorders>
              <w:top w:val="nil"/>
              <w:left w:val="nil"/>
              <w:bottom w:val="nil"/>
              <w:right w:val="nil"/>
            </w:tcBorders>
            <w:shd w:val="clear" w:color="auto" w:fill="auto"/>
            <w:noWrap/>
            <w:vAlign w:val="bottom"/>
            <w:hideMark/>
          </w:tcPr>
          <w:p w14:paraId="06B873D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2.49</w:t>
            </w:r>
          </w:p>
        </w:tc>
        <w:tc>
          <w:tcPr>
            <w:tcW w:w="1199" w:type="dxa"/>
            <w:tcBorders>
              <w:top w:val="nil"/>
              <w:left w:val="nil"/>
              <w:bottom w:val="nil"/>
              <w:right w:val="nil"/>
            </w:tcBorders>
            <w:shd w:val="clear" w:color="auto" w:fill="auto"/>
            <w:noWrap/>
            <w:vAlign w:val="bottom"/>
            <w:hideMark/>
          </w:tcPr>
          <w:p w14:paraId="6D40F5B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5.95</w:t>
            </w:r>
          </w:p>
        </w:tc>
        <w:tc>
          <w:tcPr>
            <w:tcW w:w="1198" w:type="dxa"/>
            <w:tcBorders>
              <w:top w:val="nil"/>
              <w:left w:val="nil"/>
              <w:bottom w:val="nil"/>
              <w:right w:val="nil"/>
            </w:tcBorders>
            <w:shd w:val="clear" w:color="auto" w:fill="auto"/>
            <w:noWrap/>
            <w:vAlign w:val="bottom"/>
            <w:hideMark/>
          </w:tcPr>
          <w:p w14:paraId="701F5BEC"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47.61</w:t>
            </w:r>
          </w:p>
        </w:tc>
        <w:tc>
          <w:tcPr>
            <w:tcW w:w="1198" w:type="dxa"/>
            <w:tcBorders>
              <w:top w:val="nil"/>
              <w:left w:val="nil"/>
              <w:bottom w:val="nil"/>
              <w:right w:val="nil"/>
            </w:tcBorders>
            <w:shd w:val="clear" w:color="auto" w:fill="auto"/>
            <w:noWrap/>
            <w:vAlign w:val="bottom"/>
            <w:hideMark/>
          </w:tcPr>
          <w:p w14:paraId="7E16630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1.99</w:t>
            </w:r>
          </w:p>
        </w:tc>
        <w:tc>
          <w:tcPr>
            <w:tcW w:w="1200" w:type="dxa"/>
            <w:tcBorders>
              <w:top w:val="nil"/>
              <w:left w:val="nil"/>
              <w:bottom w:val="nil"/>
              <w:right w:val="single" w:sz="8" w:space="0" w:color="auto"/>
            </w:tcBorders>
            <w:shd w:val="clear" w:color="auto" w:fill="auto"/>
            <w:noWrap/>
            <w:vAlign w:val="bottom"/>
            <w:hideMark/>
          </w:tcPr>
          <w:p w14:paraId="3BE29602"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1.61</w:t>
            </w:r>
          </w:p>
        </w:tc>
      </w:tr>
      <w:tr w:rsidR="00CB0307" w:rsidRPr="00FA4DCD" w14:paraId="58F3AFA4"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1678CB49"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9</w:t>
            </w:r>
          </w:p>
        </w:tc>
        <w:tc>
          <w:tcPr>
            <w:tcW w:w="1197" w:type="dxa"/>
            <w:tcBorders>
              <w:top w:val="nil"/>
              <w:left w:val="nil"/>
              <w:bottom w:val="nil"/>
              <w:right w:val="nil"/>
            </w:tcBorders>
            <w:shd w:val="clear" w:color="auto" w:fill="auto"/>
            <w:noWrap/>
            <w:vAlign w:val="bottom"/>
            <w:hideMark/>
          </w:tcPr>
          <w:p w14:paraId="331B7C2C"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2.30</w:t>
            </w:r>
          </w:p>
        </w:tc>
        <w:tc>
          <w:tcPr>
            <w:tcW w:w="1199" w:type="dxa"/>
            <w:tcBorders>
              <w:top w:val="nil"/>
              <w:left w:val="nil"/>
              <w:bottom w:val="nil"/>
              <w:right w:val="nil"/>
            </w:tcBorders>
            <w:shd w:val="clear" w:color="auto" w:fill="auto"/>
            <w:noWrap/>
            <w:vAlign w:val="bottom"/>
            <w:hideMark/>
          </w:tcPr>
          <w:p w14:paraId="407776D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5.49</w:t>
            </w:r>
          </w:p>
        </w:tc>
        <w:tc>
          <w:tcPr>
            <w:tcW w:w="1198" w:type="dxa"/>
            <w:tcBorders>
              <w:top w:val="nil"/>
              <w:left w:val="nil"/>
              <w:bottom w:val="nil"/>
              <w:right w:val="nil"/>
            </w:tcBorders>
            <w:shd w:val="clear" w:color="auto" w:fill="auto"/>
            <w:noWrap/>
            <w:vAlign w:val="bottom"/>
            <w:hideMark/>
          </w:tcPr>
          <w:p w14:paraId="4217855A"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49.39</w:t>
            </w:r>
          </w:p>
        </w:tc>
        <w:tc>
          <w:tcPr>
            <w:tcW w:w="1198" w:type="dxa"/>
            <w:tcBorders>
              <w:top w:val="nil"/>
              <w:left w:val="nil"/>
              <w:bottom w:val="nil"/>
              <w:right w:val="nil"/>
            </w:tcBorders>
            <w:shd w:val="clear" w:color="auto" w:fill="auto"/>
            <w:noWrap/>
            <w:vAlign w:val="bottom"/>
            <w:hideMark/>
          </w:tcPr>
          <w:p w14:paraId="1B63A6B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1.78</w:t>
            </w:r>
          </w:p>
        </w:tc>
        <w:tc>
          <w:tcPr>
            <w:tcW w:w="1200" w:type="dxa"/>
            <w:tcBorders>
              <w:top w:val="nil"/>
              <w:left w:val="nil"/>
              <w:bottom w:val="nil"/>
              <w:right w:val="single" w:sz="8" w:space="0" w:color="auto"/>
            </w:tcBorders>
            <w:shd w:val="clear" w:color="auto" w:fill="auto"/>
            <w:noWrap/>
            <w:vAlign w:val="bottom"/>
            <w:hideMark/>
          </w:tcPr>
          <w:p w14:paraId="58FF65D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1.99</w:t>
            </w:r>
          </w:p>
        </w:tc>
      </w:tr>
      <w:tr w:rsidR="00CB0307" w:rsidRPr="00FA4DCD" w14:paraId="65FE851F"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17A6170C"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10</w:t>
            </w:r>
          </w:p>
        </w:tc>
        <w:tc>
          <w:tcPr>
            <w:tcW w:w="1197" w:type="dxa"/>
            <w:tcBorders>
              <w:top w:val="nil"/>
              <w:left w:val="nil"/>
              <w:bottom w:val="nil"/>
              <w:right w:val="nil"/>
            </w:tcBorders>
            <w:shd w:val="clear" w:color="auto" w:fill="auto"/>
            <w:noWrap/>
            <w:vAlign w:val="bottom"/>
            <w:hideMark/>
          </w:tcPr>
          <w:p w14:paraId="59CEF37C"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2.14</w:t>
            </w:r>
          </w:p>
        </w:tc>
        <w:tc>
          <w:tcPr>
            <w:tcW w:w="1199" w:type="dxa"/>
            <w:tcBorders>
              <w:top w:val="nil"/>
              <w:left w:val="nil"/>
              <w:bottom w:val="nil"/>
              <w:right w:val="nil"/>
            </w:tcBorders>
            <w:shd w:val="clear" w:color="auto" w:fill="auto"/>
            <w:noWrap/>
            <w:vAlign w:val="bottom"/>
            <w:hideMark/>
          </w:tcPr>
          <w:p w14:paraId="735FCAD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5.10</w:t>
            </w:r>
          </w:p>
        </w:tc>
        <w:tc>
          <w:tcPr>
            <w:tcW w:w="1198" w:type="dxa"/>
            <w:tcBorders>
              <w:top w:val="nil"/>
              <w:left w:val="nil"/>
              <w:bottom w:val="nil"/>
              <w:right w:val="nil"/>
            </w:tcBorders>
            <w:shd w:val="clear" w:color="auto" w:fill="auto"/>
            <w:noWrap/>
            <w:vAlign w:val="bottom"/>
            <w:hideMark/>
          </w:tcPr>
          <w:p w14:paraId="3CF672E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51.00</w:t>
            </w:r>
          </w:p>
        </w:tc>
        <w:tc>
          <w:tcPr>
            <w:tcW w:w="1198" w:type="dxa"/>
            <w:tcBorders>
              <w:top w:val="nil"/>
              <w:left w:val="nil"/>
              <w:bottom w:val="nil"/>
              <w:right w:val="nil"/>
            </w:tcBorders>
            <w:shd w:val="clear" w:color="auto" w:fill="auto"/>
            <w:noWrap/>
            <w:vAlign w:val="bottom"/>
            <w:hideMark/>
          </w:tcPr>
          <w:p w14:paraId="55A3C4A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1.61</w:t>
            </w:r>
          </w:p>
        </w:tc>
        <w:tc>
          <w:tcPr>
            <w:tcW w:w="1200" w:type="dxa"/>
            <w:tcBorders>
              <w:top w:val="nil"/>
              <w:left w:val="nil"/>
              <w:bottom w:val="nil"/>
              <w:right w:val="single" w:sz="8" w:space="0" w:color="auto"/>
            </w:tcBorders>
            <w:shd w:val="clear" w:color="auto" w:fill="auto"/>
            <w:noWrap/>
            <w:vAlign w:val="bottom"/>
            <w:hideMark/>
          </w:tcPr>
          <w:p w14:paraId="06BB998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2.26</w:t>
            </w:r>
          </w:p>
        </w:tc>
      </w:tr>
      <w:tr w:rsidR="00CB0307" w:rsidRPr="00FA4DCD" w14:paraId="15F72751"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7045DA5D"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11</w:t>
            </w:r>
          </w:p>
        </w:tc>
        <w:tc>
          <w:tcPr>
            <w:tcW w:w="1197" w:type="dxa"/>
            <w:tcBorders>
              <w:top w:val="nil"/>
              <w:left w:val="nil"/>
              <w:bottom w:val="nil"/>
              <w:right w:val="nil"/>
            </w:tcBorders>
            <w:shd w:val="clear" w:color="auto" w:fill="auto"/>
            <w:noWrap/>
            <w:vAlign w:val="bottom"/>
            <w:hideMark/>
          </w:tcPr>
          <w:p w14:paraId="42D7156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2.00</w:t>
            </w:r>
          </w:p>
        </w:tc>
        <w:tc>
          <w:tcPr>
            <w:tcW w:w="1199" w:type="dxa"/>
            <w:tcBorders>
              <w:top w:val="nil"/>
              <w:left w:val="nil"/>
              <w:bottom w:val="nil"/>
              <w:right w:val="nil"/>
            </w:tcBorders>
            <w:shd w:val="clear" w:color="auto" w:fill="auto"/>
            <w:noWrap/>
            <w:vAlign w:val="bottom"/>
            <w:hideMark/>
          </w:tcPr>
          <w:p w14:paraId="505CCE62"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4.77</w:t>
            </w:r>
          </w:p>
        </w:tc>
        <w:tc>
          <w:tcPr>
            <w:tcW w:w="1198" w:type="dxa"/>
            <w:tcBorders>
              <w:top w:val="nil"/>
              <w:left w:val="nil"/>
              <w:bottom w:val="nil"/>
              <w:right w:val="nil"/>
            </w:tcBorders>
            <w:shd w:val="clear" w:color="auto" w:fill="auto"/>
            <w:noWrap/>
            <w:vAlign w:val="bottom"/>
            <w:hideMark/>
          </w:tcPr>
          <w:p w14:paraId="136667C3"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52.47</w:t>
            </w:r>
          </w:p>
        </w:tc>
        <w:tc>
          <w:tcPr>
            <w:tcW w:w="1198" w:type="dxa"/>
            <w:tcBorders>
              <w:top w:val="nil"/>
              <w:left w:val="nil"/>
              <w:bottom w:val="nil"/>
              <w:right w:val="nil"/>
            </w:tcBorders>
            <w:shd w:val="clear" w:color="auto" w:fill="auto"/>
            <w:noWrap/>
            <w:vAlign w:val="bottom"/>
            <w:hideMark/>
          </w:tcPr>
          <w:p w14:paraId="5AA7555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1.47</w:t>
            </w:r>
          </w:p>
        </w:tc>
        <w:tc>
          <w:tcPr>
            <w:tcW w:w="1200" w:type="dxa"/>
            <w:tcBorders>
              <w:top w:val="nil"/>
              <w:left w:val="nil"/>
              <w:bottom w:val="nil"/>
              <w:right w:val="single" w:sz="8" w:space="0" w:color="auto"/>
            </w:tcBorders>
            <w:shd w:val="clear" w:color="auto" w:fill="auto"/>
            <w:noWrap/>
            <w:vAlign w:val="bottom"/>
            <w:hideMark/>
          </w:tcPr>
          <w:p w14:paraId="6082D37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2.62</w:t>
            </w:r>
          </w:p>
        </w:tc>
      </w:tr>
      <w:tr w:rsidR="00CB0307" w:rsidRPr="00FA4DCD" w14:paraId="6F944AF0"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45AC12E9"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12</w:t>
            </w:r>
          </w:p>
        </w:tc>
        <w:tc>
          <w:tcPr>
            <w:tcW w:w="1197" w:type="dxa"/>
            <w:tcBorders>
              <w:top w:val="nil"/>
              <w:left w:val="nil"/>
              <w:bottom w:val="nil"/>
              <w:right w:val="nil"/>
            </w:tcBorders>
            <w:shd w:val="clear" w:color="auto" w:fill="auto"/>
            <w:noWrap/>
            <w:vAlign w:val="bottom"/>
            <w:hideMark/>
          </w:tcPr>
          <w:p w14:paraId="755E4F3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1.88</w:t>
            </w:r>
          </w:p>
        </w:tc>
        <w:tc>
          <w:tcPr>
            <w:tcW w:w="1199" w:type="dxa"/>
            <w:tcBorders>
              <w:top w:val="nil"/>
              <w:left w:val="nil"/>
              <w:bottom w:val="nil"/>
              <w:right w:val="nil"/>
            </w:tcBorders>
            <w:shd w:val="clear" w:color="auto" w:fill="auto"/>
            <w:noWrap/>
            <w:vAlign w:val="bottom"/>
            <w:hideMark/>
          </w:tcPr>
          <w:p w14:paraId="3E127B6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4.48</w:t>
            </w:r>
          </w:p>
        </w:tc>
        <w:tc>
          <w:tcPr>
            <w:tcW w:w="1198" w:type="dxa"/>
            <w:tcBorders>
              <w:top w:val="nil"/>
              <w:left w:val="nil"/>
              <w:bottom w:val="nil"/>
              <w:right w:val="nil"/>
            </w:tcBorders>
            <w:shd w:val="clear" w:color="auto" w:fill="auto"/>
            <w:noWrap/>
            <w:vAlign w:val="bottom"/>
            <w:hideMark/>
          </w:tcPr>
          <w:p w14:paraId="6615DB23"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53.81</w:t>
            </w:r>
          </w:p>
        </w:tc>
        <w:tc>
          <w:tcPr>
            <w:tcW w:w="1198" w:type="dxa"/>
            <w:tcBorders>
              <w:top w:val="nil"/>
              <w:left w:val="nil"/>
              <w:bottom w:val="nil"/>
              <w:right w:val="nil"/>
            </w:tcBorders>
            <w:shd w:val="clear" w:color="auto" w:fill="auto"/>
            <w:noWrap/>
            <w:vAlign w:val="bottom"/>
            <w:hideMark/>
          </w:tcPr>
          <w:p w14:paraId="6F84C60C"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1.34</w:t>
            </w:r>
          </w:p>
        </w:tc>
        <w:tc>
          <w:tcPr>
            <w:tcW w:w="1200" w:type="dxa"/>
            <w:tcBorders>
              <w:top w:val="nil"/>
              <w:left w:val="nil"/>
              <w:bottom w:val="nil"/>
              <w:right w:val="single" w:sz="8" w:space="0" w:color="auto"/>
            </w:tcBorders>
            <w:shd w:val="clear" w:color="auto" w:fill="auto"/>
            <w:noWrap/>
            <w:vAlign w:val="bottom"/>
            <w:hideMark/>
          </w:tcPr>
          <w:p w14:paraId="53AEAF9F"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3.81</w:t>
            </w:r>
          </w:p>
        </w:tc>
      </w:tr>
      <w:tr w:rsidR="00CB0307" w:rsidRPr="00FA4DCD" w14:paraId="2E7C376E" w14:textId="77777777" w:rsidTr="00E1185B">
        <w:trPr>
          <w:trHeight w:val="465"/>
          <w:jc w:val="center"/>
        </w:trPr>
        <w:tc>
          <w:tcPr>
            <w:tcW w:w="1208" w:type="dxa"/>
            <w:tcBorders>
              <w:top w:val="nil"/>
              <w:left w:val="single" w:sz="8" w:space="0" w:color="auto"/>
              <w:bottom w:val="nil"/>
              <w:right w:val="nil"/>
            </w:tcBorders>
            <w:shd w:val="clear" w:color="000000" w:fill="E7E6E6"/>
            <w:vAlign w:val="bottom"/>
            <w:hideMark/>
          </w:tcPr>
          <w:p w14:paraId="270BD3C6"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13</w:t>
            </w:r>
          </w:p>
        </w:tc>
        <w:tc>
          <w:tcPr>
            <w:tcW w:w="1197" w:type="dxa"/>
            <w:tcBorders>
              <w:top w:val="nil"/>
              <w:left w:val="nil"/>
              <w:bottom w:val="nil"/>
              <w:right w:val="nil"/>
            </w:tcBorders>
            <w:shd w:val="clear" w:color="auto" w:fill="auto"/>
            <w:noWrap/>
            <w:vAlign w:val="bottom"/>
            <w:hideMark/>
          </w:tcPr>
          <w:p w14:paraId="0BC80CB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1.77</w:t>
            </w:r>
          </w:p>
        </w:tc>
        <w:tc>
          <w:tcPr>
            <w:tcW w:w="1199" w:type="dxa"/>
            <w:tcBorders>
              <w:top w:val="nil"/>
              <w:left w:val="nil"/>
              <w:bottom w:val="nil"/>
              <w:right w:val="nil"/>
            </w:tcBorders>
            <w:shd w:val="clear" w:color="auto" w:fill="auto"/>
            <w:noWrap/>
            <w:vAlign w:val="bottom"/>
            <w:hideMark/>
          </w:tcPr>
          <w:p w14:paraId="149C0A9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4.23</w:t>
            </w:r>
          </w:p>
        </w:tc>
        <w:tc>
          <w:tcPr>
            <w:tcW w:w="1198" w:type="dxa"/>
            <w:tcBorders>
              <w:top w:val="nil"/>
              <w:left w:val="nil"/>
              <w:bottom w:val="nil"/>
              <w:right w:val="nil"/>
            </w:tcBorders>
            <w:shd w:val="clear" w:color="auto" w:fill="auto"/>
            <w:noWrap/>
            <w:vAlign w:val="bottom"/>
            <w:hideMark/>
          </w:tcPr>
          <w:p w14:paraId="414F1B5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55.05</w:t>
            </w:r>
          </w:p>
        </w:tc>
        <w:tc>
          <w:tcPr>
            <w:tcW w:w="1198" w:type="dxa"/>
            <w:tcBorders>
              <w:top w:val="nil"/>
              <w:left w:val="nil"/>
              <w:bottom w:val="nil"/>
              <w:right w:val="nil"/>
            </w:tcBorders>
            <w:shd w:val="clear" w:color="auto" w:fill="auto"/>
            <w:noWrap/>
            <w:vAlign w:val="bottom"/>
            <w:hideMark/>
          </w:tcPr>
          <w:p w14:paraId="12D8ECA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1.24</w:t>
            </w:r>
          </w:p>
        </w:tc>
        <w:tc>
          <w:tcPr>
            <w:tcW w:w="1200" w:type="dxa"/>
            <w:tcBorders>
              <w:top w:val="nil"/>
              <w:left w:val="nil"/>
              <w:bottom w:val="nil"/>
              <w:right w:val="single" w:sz="8" w:space="0" w:color="auto"/>
            </w:tcBorders>
            <w:shd w:val="clear" w:color="auto" w:fill="auto"/>
            <w:noWrap/>
            <w:vAlign w:val="bottom"/>
            <w:hideMark/>
          </w:tcPr>
          <w:p w14:paraId="26FC0C9A"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7.36</w:t>
            </w:r>
          </w:p>
        </w:tc>
      </w:tr>
      <w:tr w:rsidR="00CB0307" w:rsidRPr="00FA4DCD" w14:paraId="20F39784"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6E673560"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14</w:t>
            </w:r>
          </w:p>
        </w:tc>
        <w:tc>
          <w:tcPr>
            <w:tcW w:w="1197" w:type="dxa"/>
            <w:tcBorders>
              <w:top w:val="nil"/>
              <w:left w:val="nil"/>
              <w:bottom w:val="nil"/>
              <w:right w:val="nil"/>
            </w:tcBorders>
            <w:shd w:val="clear" w:color="auto" w:fill="auto"/>
            <w:noWrap/>
            <w:vAlign w:val="bottom"/>
            <w:hideMark/>
          </w:tcPr>
          <w:p w14:paraId="0877897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1.68</w:t>
            </w:r>
          </w:p>
        </w:tc>
        <w:tc>
          <w:tcPr>
            <w:tcW w:w="1199" w:type="dxa"/>
            <w:tcBorders>
              <w:top w:val="nil"/>
              <w:left w:val="nil"/>
              <w:bottom w:val="nil"/>
              <w:right w:val="nil"/>
            </w:tcBorders>
            <w:shd w:val="clear" w:color="auto" w:fill="auto"/>
            <w:noWrap/>
            <w:vAlign w:val="bottom"/>
            <w:hideMark/>
          </w:tcPr>
          <w:p w14:paraId="6CE1F2D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4.01</w:t>
            </w:r>
          </w:p>
        </w:tc>
        <w:tc>
          <w:tcPr>
            <w:tcW w:w="1198" w:type="dxa"/>
            <w:tcBorders>
              <w:top w:val="nil"/>
              <w:left w:val="nil"/>
              <w:bottom w:val="nil"/>
              <w:right w:val="nil"/>
            </w:tcBorders>
            <w:shd w:val="clear" w:color="auto" w:fill="auto"/>
            <w:noWrap/>
            <w:vAlign w:val="bottom"/>
            <w:hideMark/>
          </w:tcPr>
          <w:p w14:paraId="332E4D6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56.20</w:t>
            </w:r>
          </w:p>
        </w:tc>
        <w:tc>
          <w:tcPr>
            <w:tcW w:w="1198" w:type="dxa"/>
            <w:tcBorders>
              <w:top w:val="nil"/>
              <w:left w:val="nil"/>
              <w:bottom w:val="nil"/>
              <w:right w:val="nil"/>
            </w:tcBorders>
            <w:shd w:val="clear" w:color="auto" w:fill="auto"/>
            <w:noWrap/>
            <w:vAlign w:val="bottom"/>
            <w:hideMark/>
          </w:tcPr>
          <w:p w14:paraId="125BD82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1.15</w:t>
            </w:r>
          </w:p>
        </w:tc>
        <w:tc>
          <w:tcPr>
            <w:tcW w:w="1200" w:type="dxa"/>
            <w:tcBorders>
              <w:top w:val="nil"/>
              <w:left w:val="nil"/>
              <w:bottom w:val="nil"/>
              <w:right w:val="single" w:sz="8" w:space="0" w:color="auto"/>
            </w:tcBorders>
            <w:shd w:val="clear" w:color="auto" w:fill="auto"/>
            <w:noWrap/>
            <w:vAlign w:val="bottom"/>
            <w:hideMark/>
          </w:tcPr>
          <w:p w14:paraId="688066C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21.50</w:t>
            </w:r>
          </w:p>
        </w:tc>
      </w:tr>
      <w:tr w:rsidR="00CB0307" w:rsidRPr="00FA4DCD" w14:paraId="3F5B479D"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3C0877C6"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15</w:t>
            </w:r>
          </w:p>
        </w:tc>
        <w:tc>
          <w:tcPr>
            <w:tcW w:w="1197" w:type="dxa"/>
            <w:tcBorders>
              <w:top w:val="nil"/>
              <w:left w:val="nil"/>
              <w:bottom w:val="nil"/>
              <w:right w:val="nil"/>
            </w:tcBorders>
            <w:shd w:val="clear" w:color="auto" w:fill="auto"/>
            <w:noWrap/>
            <w:vAlign w:val="bottom"/>
            <w:hideMark/>
          </w:tcPr>
          <w:p w14:paraId="2BE7B21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1.60</w:t>
            </w:r>
          </w:p>
        </w:tc>
        <w:tc>
          <w:tcPr>
            <w:tcW w:w="1199" w:type="dxa"/>
            <w:tcBorders>
              <w:top w:val="nil"/>
              <w:left w:val="nil"/>
              <w:bottom w:val="nil"/>
              <w:right w:val="nil"/>
            </w:tcBorders>
            <w:shd w:val="clear" w:color="auto" w:fill="auto"/>
            <w:noWrap/>
            <w:vAlign w:val="bottom"/>
            <w:hideMark/>
          </w:tcPr>
          <w:p w14:paraId="72A7B09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3.82</w:t>
            </w:r>
          </w:p>
        </w:tc>
        <w:tc>
          <w:tcPr>
            <w:tcW w:w="1198" w:type="dxa"/>
            <w:tcBorders>
              <w:top w:val="nil"/>
              <w:left w:val="nil"/>
              <w:bottom w:val="nil"/>
              <w:right w:val="nil"/>
            </w:tcBorders>
            <w:shd w:val="clear" w:color="auto" w:fill="auto"/>
            <w:noWrap/>
            <w:vAlign w:val="bottom"/>
            <w:hideMark/>
          </w:tcPr>
          <w:p w14:paraId="262E45F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57.28</w:t>
            </w:r>
          </w:p>
        </w:tc>
        <w:tc>
          <w:tcPr>
            <w:tcW w:w="1198" w:type="dxa"/>
            <w:tcBorders>
              <w:top w:val="nil"/>
              <w:left w:val="nil"/>
              <w:bottom w:val="nil"/>
              <w:right w:val="nil"/>
            </w:tcBorders>
            <w:shd w:val="clear" w:color="auto" w:fill="auto"/>
            <w:noWrap/>
            <w:vAlign w:val="bottom"/>
            <w:hideMark/>
          </w:tcPr>
          <w:p w14:paraId="583F7FC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1.07</w:t>
            </w:r>
          </w:p>
        </w:tc>
        <w:tc>
          <w:tcPr>
            <w:tcW w:w="1200" w:type="dxa"/>
            <w:tcBorders>
              <w:top w:val="nil"/>
              <w:left w:val="nil"/>
              <w:bottom w:val="nil"/>
              <w:right w:val="single" w:sz="8" w:space="0" w:color="auto"/>
            </w:tcBorders>
            <w:shd w:val="clear" w:color="auto" w:fill="auto"/>
            <w:noWrap/>
            <w:vAlign w:val="bottom"/>
            <w:hideMark/>
          </w:tcPr>
          <w:p w14:paraId="1715EE1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4.97</w:t>
            </w:r>
          </w:p>
        </w:tc>
      </w:tr>
      <w:tr w:rsidR="00CB0307" w:rsidRPr="00FA4DCD" w14:paraId="483D330D"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2BD71D6A"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16</w:t>
            </w:r>
          </w:p>
        </w:tc>
        <w:tc>
          <w:tcPr>
            <w:tcW w:w="1197" w:type="dxa"/>
            <w:tcBorders>
              <w:top w:val="nil"/>
              <w:left w:val="nil"/>
              <w:bottom w:val="nil"/>
              <w:right w:val="nil"/>
            </w:tcBorders>
            <w:shd w:val="clear" w:color="auto" w:fill="auto"/>
            <w:noWrap/>
            <w:vAlign w:val="bottom"/>
            <w:hideMark/>
          </w:tcPr>
          <w:p w14:paraId="76903B01"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1.53</w:t>
            </w:r>
          </w:p>
        </w:tc>
        <w:tc>
          <w:tcPr>
            <w:tcW w:w="1199" w:type="dxa"/>
            <w:tcBorders>
              <w:top w:val="nil"/>
              <w:left w:val="nil"/>
              <w:bottom w:val="nil"/>
              <w:right w:val="nil"/>
            </w:tcBorders>
            <w:shd w:val="clear" w:color="auto" w:fill="auto"/>
            <w:noWrap/>
            <w:vAlign w:val="bottom"/>
            <w:hideMark/>
          </w:tcPr>
          <w:p w14:paraId="16348AD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3.64</w:t>
            </w:r>
          </w:p>
        </w:tc>
        <w:tc>
          <w:tcPr>
            <w:tcW w:w="1198" w:type="dxa"/>
            <w:tcBorders>
              <w:top w:val="nil"/>
              <w:left w:val="nil"/>
              <w:bottom w:val="nil"/>
              <w:right w:val="nil"/>
            </w:tcBorders>
            <w:shd w:val="clear" w:color="auto" w:fill="auto"/>
            <w:noWrap/>
            <w:vAlign w:val="bottom"/>
            <w:hideMark/>
          </w:tcPr>
          <w:p w14:paraId="78BF9FD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58.28</w:t>
            </w:r>
          </w:p>
        </w:tc>
        <w:tc>
          <w:tcPr>
            <w:tcW w:w="1198" w:type="dxa"/>
            <w:tcBorders>
              <w:top w:val="nil"/>
              <w:left w:val="nil"/>
              <w:bottom w:val="nil"/>
              <w:right w:val="nil"/>
            </w:tcBorders>
            <w:shd w:val="clear" w:color="auto" w:fill="auto"/>
            <w:noWrap/>
            <w:vAlign w:val="bottom"/>
            <w:hideMark/>
          </w:tcPr>
          <w:p w14:paraId="6A63E25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1.00</w:t>
            </w:r>
          </w:p>
        </w:tc>
        <w:tc>
          <w:tcPr>
            <w:tcW w:w="1200" w:type="dxa"/>
            <w:tcBorders>
              <w:top w:val="nil"/>
              <w:left w:val="nil"/>
              <w:bottom w:val="nil"/>
              <w:right w:val="single" w:sz="8" w:space="0" w:color="auto"/>
            </w:tcBorders>
            <w:shd w:val="clear" w:color="auto" w:fill="auto"/>
            <w:noWrap/>
            <w:vAlign w:val="bottom"/>
            <w:hideMark/>
          </w:tcPr>
          <w:p w14:paraId="14EFA29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3.10</w:t>
            </w:r>
          </w:p>
        </w:tc>
      </w:tr>
      <w:tr w:rsidR="00CB0307" w:rsidRPr="00FA4DCD" w14:paraId="689CC388"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6EDC5C67"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17</w:t>
            </w:r>
          </w:p>
        </w:tc>
        <w:tc>
          <w:tcPr>
            <w:tcW w:w="1197" w:type="dxa"/>
            <w:tcBorders>
              <w:top w:val="nil"/>
              <w:left w:val="nil"/>
              <w:bottom w:val="nil"/>
              <w:right w:val="nil"/>
            </w:tcBorders>
            <w:shd w:val="clear" w:color="auto" w:fill="auto"/>
            <w:noWrap/>
            <w:vAlign w:val="bottom"/>
            <w:hideMark/>
          </w:tcPr>
          <w:p w14:paraId="16D1BDBA"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1.46</w:t>
            </w:r>
          </w:p>
        </w:tc>
        <w:tc>
          <w:tcPr>
            <w:tcW w:w="1199" w:type="dxa"/>
            <w:tcBorders>
              <w:top w:val="nil"/>
              <w:left w:val="nil"/>
              <w:bottom w:val="nil"/>
              <w:right w:val="nil"/>
            </w:tcBorders>
            <w:shd w:val="clear" w:color="auto" w:fill="auto"/>
            <w:noWrap/>
            <w:vAlign w:val="bottom"/>
            <w:hideMark/>
          </w:tcPr>
          <w:p w14:paraId="0768480A"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3.48</w:t>
            </w:r>
          </w:p>
        </w:tc>
        <w:tc>
          <w:tcPr>
            <w:tcW w:w="1198" w:type="dxa"/>
            <w:tcBorders>
              <w:top w:val="nil"/>
              <w:left w:val="nil"/>
              <w:bottom w:val="nil"/>
              <w:right w:val="nil"/>
            </w:tcBorders>
            <w:shd w:val="clear" w:color="auto" w:fill="auto"/>
            <w:noWrap/>
            <w:vAlign w:val="bottom"/>
            <w:hideMark/>
          </w:tcPr>
          <w:p w14:paraId="46A0555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59.22</w:t>
            </w:r>
          </w:p>
        </w:tc>
        <w:tc>
          <w:tcPr>
            <w:tcW w:w="1198" w:type="dxa"/>
            <w:tcBorders>
              <w:top w:val="nil"/>
              <w:left w:val="nil"/>
              <w:bottom w:val="nil"/>
              <w:right w:val="nil"/>
            </w:tcBorders>
            <w:shd w:val="clear" w:color="auto" w:fill="auto"/>
            <w:noWrap/>
            <w:vAlign w:val="bottom"/>
            <w:hideMark/>
          </w:tcPr>
          <w:p w14:paraId="0FF6BCC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0.94</w:t>
            </w:r>
          </w:p>
        </w:tc>
        <w:tc>
          <w:tcPr>
            <w:tcW w:w="1200" w:type="dxa"/>
            <w:tcBorders>
              <w:top w:val="nil"/>
              <w:left w:val="nil"/>
              <w:bottom w:val="nil"/>
              <w:right w:val="single" w:sz="8" w:space="0" w:color="auto"/>
            </w:tcBorders>
            <w:shd w:val="clear" w:color="auto" w:fill="auto"/>
            <w:noWrap/>
            <w:vAlign w:val="bottom"/>
            <w:hideMark/>
          </w:tcPr>
          <w:p w14:paraId="07B5E84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2.26</w:t>
            </w:r>
          </w:p>
        </w:tc>
      </w:tr>
      <w:tr w:rsidR="00CB0307" w:rsidRPr="00FA4DCD" w14:paraId="4B58E1BD"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61062D25"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18</w:t>
            </w:r>
          </w:p>
        </w:tc>
        <w:tc>
          <w:tcPr>
            <w:tcW w:w="1197" w:type="dxa"/>
            <w:tcBorders>
              <w:top w:val="nil"/>
              <w:left w:val="nil"/>
              <w:bottom w:val="nil"/>
              <w:right w:val="nil"/>
            </w:tcBorders>
            <w:shd w:val="clear" w:color="auto" w:fill="auto"/>
            <w:noWrap/>
            <w:vAlign w:val="bottom"/>
            <w:hideMark/>
          </w:tcPr>
          <w:p w14:paraId="44FEBE21"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1.40</w:t>
            </w:r>
          </w:p>
        </w:tc>
        <w:tc>
          <w:tcPr>
            <w:tcW w:w="1199" w:type="dxa"/>
            <w:tcBorders>
              <w:top w:val="nil"/>
              <w:left w:val="nil"/>
              <w:bottom w:val="nil"/>
              <w:right w:val="nil"/>
            </w:tcBorders>
            <w:shd w:val="clear" w:color="auto" w:fill="auto"/>
            <w:noWrap/>
            <w:vAlign w:val="bottom"/>
            <w:hideMark/>
          </w:tcPr>
          <w:p w14:paraId="7BD0E21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3.34</w:t>
            </w:r>
          </w:p>
        </w:tc>
        <w:tc>
          <w:tcPr>
            <w:tcW w:w="1198" w:type="dxa"/>
            <w:tcBorders>
              <w:top w:val="nil"/>
              <w:left w:val="nil"/>
              <w:bottom w:val="nil"/>
              <w:right w:val="nil"/>
            </w:tcBorders>
            <w:shd w:val="clear" w:color="auto" w:fill="auto"/>
            <w:noWrap/>
            <w:vAlign w:val="bottom"/>
            <w:hideMark/>
          </w:tcPr>
          <w:p w14:paraId="177E47A0"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60.11</w:t>
            </w:r>
          </w:p>
        </w:tc>
        <w:tc>
          <w:tcPr>
            <w:tcW w:w="1198" w:type="dxa"/>
            <w:tcBorders>
              <w:top w:val="nil"/>
              <w:left w:val="nil"/>
              <w:bottom w:val="nil"/>
              <w:right w:val="nil"/>
            </w:tcBorders>
            <w:shd w:val="clear" w:color="auto" w:fill="auto"/>
            <w:noWrap/>
            <w:vAlign w:val="bottom"/>
            <w:hideMark/>
          </w:tcPr>
          <w:p w14:paraId="628E92A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0.89</w:t>
            </w:r>
          </w:p>
        </w:tc>
        <w:tc>
          <w:tcPr>
            <w:tcW w:w="1200" w:type="dxa"/>
            <w:tcBorders>
              <w:top w:val="nil"/>
              <w:left w:val="nil"/>
              <w:bottom w:val="nil"/>
              <w:right w:val="single" w:sz="8" w:space="0" w:color="auto"/>
            </w:tcBorders>
            <w:shd w:val="clear" w:color="auto" w:fill="auto"/>
            <w:noWrap/>
            <w:vAlign w:val="bottom"/>
            <w:hideMark/>
          </w:tcPr>
          <w:p w14:paraId="129DD09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1.78</w:t>
            </w:r>
          </w:p>
        </w:tc>
      </w:tr>
      <w:tr w:rsidR="00CB0307" w:rsidRPr="00FA4DCD" w14:paraId="10329D51"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2BD8ED2C"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19</w:t>
            </w:r>
          </w:p>
        </w:tc>
        <w:tc>
          <w:tcPr>
            <w:tcW w:w="1197" w:type="dxa"/>
            <w:tcBorders>
              <w:top w:val="nil"/>
              <w:left w:val="nil"/>
              <w:bottom w:val="nil"/>
              <w:right w:val="nil"/>
            </w:tcBorders>
            <w:shd w:val="clear" w:color="auto" w:fill="auto"/>
            <w:noWrap/>
            <w:vAlign w:val="bottom"/>
            <w:hideMark/>
          </w:tcPr>
          <w:p w14:paraId="3C0F7ED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1.34</w:t>
            </w:r>
          </w:p>
        </w:tc>
        <w:tc>
          <w:tcPr>
            <w:tcW w:w="1199" w:type="dxa"/>
            <w:tcBorders>
              <w:top w:val="nil"/>
              <w:left w:val="nil"/>
              <w:bottom w:val="nil"/>
              <w:right w:val="nil"/>
            </w:tcBorders>
            <w:shd w:val="clear" w:color="auto" w:fill="auto"/>
            <w:noWrap/>
            <w:vAlign w:val="bottom"/>
            <w:hideMark/>
          </w:tcPr>
          <w:p w14:paraId="3981A70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3.21</w:t>
            </w:r>
          </w:p>
        </w:tc>
        <w:tc>
          <w:tcPr>
            <w:tcW w:w="1198" w:type="dxa"/>
            <w:tcBorders>
              <w:top w:val="nil"/>
              <w:left w:val="nil"/>
              <w:bottom w:val="nil"/>
              <w:right w:val="nil"/>
            </w:tcBorders>
            <w:shd w:val="clear" w:color="auto" w:fill="auto"/>
            <w:noWrap/>
            <w:vAlign w:val="bottom"/>
            <w:hideMark/>
          </w:tcPr>
          <w:p w14:paraId="3DF1250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60.95</w:t>
            </w:r>
          </w:p>
        </w:tc>
        <w:tc>
          <w:tcPr>
            <w:tcW w:w="1198" w:type="dxa"/>
            <w:tcBorders>
              <w:top w:val="nil"/>
              <w:left w:val="nil"/>
              <w:bottom w:val="nil"/>
              <w:right w:val="nil"/>
            </w:tcBorders>
            <w:shd w:val="clear" w:color="auto" w:fill="auto"/>
            <w:noWrap/>
            <w:vAlign w:val="bottom"/>
            <w:hideMark/>
          </w:tcPr>
          <w:p w14:paraId="6726A947"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0.84</w:t>
            </w:r>
          </w:p>
        </w:tc>
        <w:tc>
          <w:tcPr>
            <w:tcW w:w="1200" w:type="dxa"/>
            <w:tcBorders>
              <w:top w:val="nil"/>
              <w:left w:val="nil"/>
              <w:bottom w:val="nil"/>
              <w:right w:val="single" w:sz="8" w:space="0" w:color="auto"/>
            </w:tcBorders>
            <w:shd w:val="clear" w:color="auto" w:fill="auto"/>
            <w:noWrap/>
            <w:vAlign w:val="bottom"/>
            <w:hideMark/>
          </w:tcPr>
          <w:p w14:paraId="5138EEE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1.47</w:t>
            </w:r>
          </w:p>
        </w:tc>
      </w:tr>
      <w:tr w:rsidR="00CB0307" w:rsidRPr="00FA4DCD" w14:paraId="7E7B222C"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00C9EE24"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20</w:t>
            </w:r>
          </w:p>
        </w:tc>
        <w:tc>
          <w:tcPr>
            <w:tcW w:w="1197" w:type="dxa"/>
            <w:tcBorders>
              <w:top w:val="nil"/>
              <w:left w:val="nil"/>
              <w:bottom w:val="nil"/>
              <w:right w:val="nil"/>
            </w:tcBorders>
            <w:shd w:val="clear" w:color="auto" w:fill="auto"/>
            <w:noWrap/>
            <w:vAlign w:val="bottom"/>
            <w:hideMark/>
          </w:tcPr>
          <w:p w14:paraId="5DC19A0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1.29</w:t>
            </w:r>
          </w:p>
        </w:tc>
        <w:tc>
          <w:tcPr>
            <w:tcW w:w="1199" w:type="dxa"/>
            <w:tcBorders>
              <w:top w:val="nil"/>
              <w:left w:val="nil"/>
              <w:bottom w:val="nil"/>
              <w:right w:val="nil"/>
            </w:tcBorders>
            <w:shd w:val="clear" w:color="auto" w:fill="auto"/>
            <w:noWrap/>
            <w:vAlign w:val="bottom"/>
            <w:hideMark/>
          </w:tcPr>
          <w:p w14:paraId="673E7B7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3.09</w:t>
            </w:r>
          </w:p>
        </w:tc>
        <w:tc>
          <w:tcPr>
            <w:tcW w:w="1198" w:type="dxa"/>
            <w:tcBorders>
              <w:top w:val="nil"/>
              <w:left w:val="nil"/>
              <w:bottom w:val="nil"/>
              <w:right w:val="nil"/>
            </w:tcBorders>
            <w:shd w:val="clear" w:color="auto" w:fill="auto"/>
            <w:noWrap/>
            <w:vAlign w:val="bottom"/>
            <w:hideMark/>
          </w:tcPr>
          <w:p w14:paraId="6313A51A"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61.74</w:t>
            </w:r>
          </w:p>
        </w:tc>
        <w:tc>
          <w:tcPr>
            <w:tcW w:w="1198" w:type="dxa"/>
            <w:tcBorders>
              <w:top w:val="nil"/>
              <w:left w:val="nil"/>
              <w:bottom w:val="nil"/>
              <w:right w:val="nil"/>
            </w:tcBorders>
            <w:shd w:val="clear" w:color="auto" w:fill="auto"/>
            <w:noWrap/>
            <w:vAlign w:val="bottom"/>
            <w:hideMark/>
          </w:tcPr>
          <w:p w14:paraId="03B1AF9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0.79</w:t>
            </w:r>
          </w:p>
        </w:tc>
        <w:tc>
          <w:tcPr>
            <w:tcW w:w="1200" w:type="dxa"/>
            <w:tcBorders>
              <w:top w:val="nil"/>
              <w:left w:val="nil"/>
              <w:bottom w:val="nil"/>
              <w:right w:val="single" w:sz="8" w:space="0" w:color="auto"/>
            </w:tcBorders>
            <w:shd w:val="clear" w:color="auto" w:fill="auto"/>
            <w:noWrap/>
            <w:vAlign w:val="bottom"/>
            <w:hideMark/>
          </w:tcPr>
          <w:p w14:paraId="52AAD35B"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1.24</w:t>
            </w:r>
          </w:p>
        </w:tc>
      </w:tr>
      <w:tr w:rsidR="00CB0307" w:rsidRPr="00FA4DCD" w14:paraId="13B4735B"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54DAE333"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lastRenderedPageBreak/>
              <w:t>21</w:t>
            </w:r>
          </w:p>
        </w:tc>
        <w:tc>
          <w:tcPr>
            <w:tcW w:w="1197" w:type="dxa"/>
            <w:tcBorders>
              <w:top w:val="nil"/>
              <w:left w:val="nil"/>
              <w:bottom w:val="nil"/>
              <w:right w:val="nil"/>
            </w:tcBorders>
            <w:shd w:val="clear" w:color="auto" w:fill="auto"/>
            <w:noWrap/>
            <w:vAlign w:val="bottom"/>
            <w:hideMark/>
          </w:tcPr>
          <w:p w14:paraId="6C4B070C"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1.25</w:t>
            </w:r>
          </w:p>
        </w:tc>
        <w:tc>
          <w:tcPr>
            <w:tcW w:w="1199" w:type="dxa"/>
            <w:tcBorders>
              <w:top w:val="nil"/>
              <w:left w:val="nil"/>
              <w:bottom w:val="nil"/>
              <w:right w:val="nil"/>
            </w:tcBorders>
            <w:shd w:val="clear" w:color="auto" w:fill="auto"/>
            <w:noWrap/>
            <w:vAlign w:val="bottom"/>
            <w:hideMark/>
          </w:tcPr>
          <w:p w14:paraId="155A4A4D"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2.98</w:t>
            </w:r>
          </w:p>
        </w:tc>
        <w:tc>
          <w:tcPr>
            <w:tcW w:w="1198" w:type="dxa"/>
            <w:tcBorders>
              <w:top w:val="nil"/>
              <w:left w:val="nil"/>
              <w:bottom w:val="nil"/>
              <w:right w:val="nil"/>
            </w:tcBorders>
            <w:shd w:val="clear" w:color="auto" w:fill="auto"/>
            <w:noWrap/>
            <w:vAlign w:val="bottom"/>
            <w:hideMark/>
          </w:tcPr>
          <w:p w14:paraId="43E1380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62.50</w:t>
            </w:r>
          </w:p>
        </w:tc>
        <w:tc>
          <w:tcPr>
            <w:tcW w:w="1198" w:type="dxa"/>
            <w:tcBorders>
              <w:top w:val="nil"/>
              <w:left w:val="nil"/>
              <w:bottom w:val="nil"/>
              <w:right w:val="nil"/>
            </w:tcBorders>
            <w:shd w:val="clear" w:color="auto" w:fill="auto"/>
            <w:noWrap/>
            <w:vAlign w:val="bottom"/>
            <w:hideMark/>
          </w:tcPr>
          <w:p w14:paraId="322F260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0.75</w:t>
            </w:r>
          </w:p>
        </w:tc>
        <w:tc>
          <w:tcPr>
            <w:tcW w:w="1200" w:type="dxa"/>
            <w:tcBorders>
              <w:top w:val="nil"/>
              <w:left w:val="nil"/>
              <w:bottom w:val="nil"/>
              <w:right w:val="single" w:sz="8" w:space="0" w:color="auto"/>
            </w:tcBorders>
            <w:shd w:val="clear" w:color="auto" w:fill="auto"/>
            <w:noWrap/>
            <w:vAlign w:val="bottom"/>
            <w:hideMark/>
          </w:tcPr>
          <w:p w14:paraId="55D2D14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1.07</w:t>
            </w:r>
          </w:p>
        </w:tc>
      </w:tr>
      <w:tr w:rsidR="00CB0307" w:rsidRPr="00FA4DCD" w14:paraId="7FE56404"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0CBA319E"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22</w:t>
            </w:r>
          </w:p>
        </w:tc>
        <w:tc>
          <w:tcPr>
            <w:tcW w:w="1197" w:type="dxa"/>
            <w:tcBorders>
              <w:top w:val="nil"/>
              <w:left w:val="nil"/>
              <w:bottom w:val="nil"/>
              <w:right w:val="nil"/>
            </w:tcBorders>
            <w:shd w:val="clear" w:color="auto" w:fill="auto"/>
            <w:noWrap/>
            <w:vAlign w:val="bottom"/>
            <w:hideMark/>
          </w:tcPr>
          <w:p w14:paraId="5E0E3FC8"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1.20</w:t>
            </w:r>
          </w:p>
        </w:tc>
        <w:tc>
          <w:tcPr>
            <w:tcW w:w="1199" w:type="dxa"/>
            <w:tcBorders>
              <w:top w:val="nil"/>
              <w:left w:val="nil"/>
              <w:bottom w:val="nil"/>
              <w:right w:val="nil"/>
            </w:tcBorders>
            <w:shd w:val="clear" w:color="auto" w:fill="auto"/>
            <w:noWrap/>
            <w:vAlign w:val="bottom"/>
            <w:hideMark/>
          </w:tcPr>
          <w:p w14:paraId="63B1BD23"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2.87</w:t>
            </w:r>
          </w:p>
        </w:tc>
        <w:tc>
          <w:tcPr>
            <w:tcW w:w="1198" w:type="dxa"/>
            <w:tcBorders>
              <w:top w:val="nil"/>
              <w:left w:val="nil"/>
              <w:bottom w:val="nil"/>
              <w:right w:val="nil"/>
            </w:tcBorders>
            <w:shd w:val="clear" w:color="auto" w:fill="auto"/>
            <w:noWrap/>
            <w:vAlign w:val="bottom"/>
            <w:hideMark/>
          </w:tcPr>
          <w:p w14:paraId="34B1CD9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63.21</w:t>
            </w:r>
          </w:p>
        </w:tc>
        <w:tc>
          <w:tcPr>
            <w:tcW w:w="1198" w:type="dxa"/>
            <w:tcBorders>
              <w:top w:val="nil"/>
              <w:left w:val="nil"/>
              <w:bottom w:val="nil"/>
              <w:right w:val="nil"/>
            </w:tcBorders>
            <w:shd w:val="clear" w:color="auto" w:fill="auto"/>
            <w:noWrap/>
            <w:vAlign w:val="bottom"/>
            <w:hideMark/>
          </w:tcPr>
          <w:p w14:paraId="242A0170"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0.72</w:t>
            </w:r>
          </w:p>
        </w:tc>
        <w:tc>
          <w:tcPr>
            <w:tcW w:w="1200" w:type="dxa"/>
            <w:tcBorders>
              <w:top w:val="nil"/>
              <w:left w:val="nil"/>
              <w:bottom w:val="nil"/>
              <w:right w:val="single" w:sz="8" w:space="0" w:color="auto"/>
            </w:tcBorders>
            <w:shd w:val="clear" w:color="auto" w:fill="auto"/>
            <w:noWrap/>
            <w:vAlign w:val="bottom"/>
            <w:hideMark/>
          </w:tcPr>
          <w:p w14:paraId="7A85F3C2"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0.94</w:t>
            </w:r>
          </w:p>
        </w:tc>
      </w:tr>
      <w:tr w:rsidR="00CB0307" w:rsidRPr="00FA4DCD" w14:paraId="0D5B7522" w14:textId="77777777" w:rsidTr="00E1185B">
        <w:trPr>
          <w:trHeight w:val="480"/>
          <w:jc w:val="center"/>
        </w:trPr>
        <w:tc>
          <w:tcPr>
            <w:tcW w:w="1208" w:type="dxa"/>
            <w:tcBorders>
              <w:top w:val="nil"/>
              <w:left w:val="single" w:sz="8" w:space="0" w:color="auto"/>
              <w:bottom w:val="nil"/>
              <w:right w:val="nil"/>
            </w:tcBorders>
            <w:shd w:val="clear" w:color="000000" w:fill="E7E6E6"/>
            <w:vAlign w:val="bottom"/>
            <w:hideMark/>
          </w:tcPr>
          <w:p w14:paraId="1E3AE81D"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23</w:t>
            </w:r>
          </w:p>
        </w:tc>
        <w:tc>
          <w:tcPr>
            <w:tcW w:w="1197" w:type="dxa"/>
            <w:tcBorders>
              <w:top w:val="nil"/>
              <w:left w:val="nil"/>
              <w:bottom w:val="nil"/>
              <w:right w:val="nil"/>
            </w:tcBorders>
            <w:shd w:val="clear" w:color="auto" w:fill="auto"/>
            <w:noWrap/>
            <w:vAlign w:val="bottom"/>
            <w:hideMark/>
          </w:tcPr>
          <w:p w14:paraId="54E76159"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1.16</w:t>
            </w:r>
          </w:p>
        </w:tc>
        <w:tc>
          <w:tcPr>
            <w:tcW w:w="1199" w:type="dxa"/>
            <w:tcBorders>
              <w:top w:val="nil"/>
              <w:left w:val="nil"/>
              <w:bottom w:val="nil"/>
              <w:right w:val="nil"/>
            </w:tcBorders>
            <w:shd w:val="clear" w:color="auto" w:fill="auto"/>
            <w:noWrap/>
            <w:vAlign w:val="bottom"/>
            <w:hideMark/>
          </w:tcPr>
          <w:p w14:paraId="4B8E71BE"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2.78</w:t>
            </w:r>
          </w:p>
        </w:tc>
        <w:tc>
          <w:tcPr>
            <w:tcW w:w="1198" w:type="dxa"/>
            <w:tcBorders>
              <w:top w:val="nil"/>
              <w:left w:val="nil"/>
              <w:bottom w:val="nil"/>
              <w:right w:val="nil"/>
            </w:tcBorders>
            <w:shd w:val="clear" w:color="auto" w:fill="auto"/>
            <w:noWrap/>
            <w:vAlign w:val="bottom"/>
            <w:hideMark/>
          </w:tcPr>
          <w:p w14:paraId="32AE5AC5"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63.89</w:t>
            </w:r>
          </w:p>
        </w:tc>
        <w:tc>
          <w:tcPr>
            <w:tcW w:w="1198" w:type="dxa"/>
            <w:tcBorders>
              <w:top w:val="nil"/>
              <w:left w:val="nil"/>
              <w:bottom w:val="nil"/>
              <w:right w:val="nil"/>
            </w:tcBorders>
            <w:shd w:val="clear" w:color="auto" w:fill="auto"/>
            <w:noWrap/>
            <w:vAlign w:val="bottom"/>
            <w:hideMark/>
          </w:tcPr>
          <w:p w14:paraId="65DCFBC0"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0.68</w:t>
            </w:r>
          </w:p>
        </w:tc>
        <w:tc>
          <w:tcPr>
            <w:tcW w:w="1200" w:type="dxa"/>
            <w:tcBorders>
              <w:top w:val="nil"/>
              <w:left w:val="nil"/>
              <w:bottom w:val="nil"/>
              <w:right w:val="single" w:sz="8" w:space="0" w:color="auto"/>
            </w:tcBorders>
            <w:shd w:val="clear" w:color="auto" w:fill="auto"/>
            <w:noWrap/>
            <w:vAlign w:val="bottom"/>
            <w:hideMark/>
          </w:tcPr>
          <w:p w14:paraId="69B2D9D3"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0.84</w:t>
            </w:r>
          </w:p>
        </w:tc>
      </w:tr>
      <w:tr w:rsidR="00CB0307" w:rsidRPr="00FA4DCD" w14:paraId="27BBBF11" w14:textId="77777777" w:rsidTr="00E1185B">
        <w:trPr>
          <w:trHeight w:val="495"/>
          <w:jc w:val="center"/>
        </w:trPr>
        <w:tc>
          <w:tcPr>
            <w:tcW w:w="1208" w:type="dxa"/>
            <w:tcBorders>
              <w:top w:val="nil"/>
              <w:left w:val="single" w:sz="8" w:space="0" w:color="auto"/>
              <w:bottom w:val="single" w:sz="8" w:space="0" w:color="auto"/>
              <w:right w:val="nil"/>
            </w:tcBorders>
            <w:shd w:val="clear" w:color="000000" w:fill="E7E6E6"/>
            <w:vAlign w:val="bottom"/>
            <w:hideMark/>
          </w:tcPr>
          <w:p w14:paraId="08A94809" w14:textId="77777777" w:rsidR="00CB0307" w:rsidRPr="00FA4DCD" w:rsidRDefault="00CB0307" w:rsidP="009F1C0B">
            <w:pPr>
              <w:spacing w:after="0"/>
              <w:jc w:val="center"/>
              <w:rPr>
                <w:rFonts w:ascii="Calibri" w:eastAsia="Times New Roman" w:hAnsi="Calibri" w:cs="Calibri"/>
                <w:color w:val="000000"/>
                <w:lang w:eastAsia="es-ES"/>
              </w:rPr>
            </w:pPr>
            <w:r w:rsidRPr="00FA4DCD">
              <w:rPr>
                <w:rFonts w:ascii="Calibri" w:eastAsia="Times New Roman" w:hAnsi="Calibri" w:cs="Calibri"/>
                <w:color w:val="000000"/>
                <w:lang w:eastAsia="es-ES"/>
              </w:rPr>
              <w:t>24</w:t>
            </w:r>
          </w:p>
        </w:tc>
        <w:tc>
          <w:tcPr>
            <w:tcW w:w="1197" w:type="dxa"/>
            <w:tcBorders>
              <w:top w:val="nil"/>
              <w:left w:val="nil"/>
              <w:bottom w:val="single" w:sz="8" w:space="0" w:color="auto"/>
              <w:right w:val="nil"/>
            </w:tcBorders>
            <w:shd w:val="clear" w:color="auto" w:fill="auto"/>
            <w:noWrap/>
            <w:vAlign w:val="bottom"/>
            <w:hideMark/>
          </w:tcPr>
          <w:p w14:paraId="613D3AF6"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1.13</w:t>
            </w:r>
          </w:p>
        </w:tc>
        <w:tc>
          <w:tcPr>
            <w:tcW w:w="1199" w:type="dxa"/>
            <w:tcBorders>
              <w:top w:val="nil"/>
              <w:left w:val="nil"/>
              <w:bottom w:val="single" w:sz="8" w:space="0" w:color="auto"/>
              <w:right w:val="nil"/>
            </w:tcBorders>
            <w:shd w:val="clear" w:color="auto" w:fill="auto"/>
            <w:noWrap/>
            <w:vAlign w:val="bottom"/>
            <w:hideMark/>
          </w:tcPr>
          <w:p w14:paraId="050BEA5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2.69</w:t>
            </w:r>
          </w:p>
        </w:tc>
        <w:tc>
          <w:tcPr>
            <w:tcW w:w="1198" w:type="dxa"/>
            <w:tcBorders>
              <w:top w:val="nil"/>
              <w:left w:val="nil"/>
              <w:bottom w:val="single" w:sz="8" w:space="0" w:color="auto"/>
              <w:right w:val="nil"/>
            </w:tcBorders>
            <w:shd w:val="clear" w:color="auto" w:fill="auto"/>
            <w:noWrap/>
            <w:vAlign w:val="bottom"/>
            <w:hideMark/>
          </w:tcPr>
          <w:p w14:paraId="35294EC4"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64.54</w:t>
            </w:r>
          </w:p>
        </w:tc>
        <w:tc>
          <w:tcPr>
            <w:tcW w:w="1198" w:type="dxa"/>
            <w:tcBorders>
              <w:top w:val="nil"/>
              <w:left w:val="nil"/>
              <w:bottom w:val="single" w:sz="8" w:space="0" w:color="auto"/>
              <w:right w:val="nil"/>
            </w:tcBorders>
            <w:shd w:val="clear" w:color="auto" w:fill="auto"/>
            <w:noWrap/>
            <w:vAlign w:val="bottom"/>
            <w:hideMark/>
          </w:tcPr>
          <w:p w14:paraId="0CBF7C2A" w14:textId="77777777" w:rsidR="00CB0307" w:rsidRPr="00FA4DCD" w:rsidRDefault="00CB0307" w:rsidP="009F1C0B">
            <w:pPr>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0.65</w:t>
            </w:r>
          </w:p>
        </w:tc>
        <w:tc>
          <w:tcPr>
            <w:tcW w:w="1200" w:type="dxa"/>
            <w:tcBorders>
              <w:top w:val="nil"/>
              <w:left w:val="nil"/>
              <w:bottom w:val="single" w:sz="8" w:space="0" w:color="auto"/>
              <w:right w:val="single" w:sz="8" w:space="0" w:color="auto"/>
            </w:tcBorders>
            <w:shd w:val="clear" w:color="auto" w:fill="auto"/>
            <w:noWrap/>
            <w:vAlign w:val="bottom"/>
            <w:hideMark/>
          </w:tcPr>
          <w:p w14:paraId="290B0B43" w14:textId="77777777" w:rsidR="00CB0307" w:rsidRPr="00FA4DCD" w:rsidRDefault="00CB0307" w:rsidP="00E1185B">
            <w:pPr>
              <w:keepNext/>
              <w:spacing w:after="0"/>
              <w:jc w:val="right"/>
              <w:rPr>
                <w:rFonts w:ascii="Calibri" w:eastAsia="Times New Roman" w:hAnsi="Calibri" w:cs="Calibri"/>
                <w:color w:val="000000"/>
                <w:lang w:eastAsia="es-ES"/>
              </w:rPr>
            </w:pPr>
            <w:r w:rsidRPr="00FA4DCD">
              <w:rPr>
                <w:rFonts w:ascii="Calibri" w:eastAsia="Times New Roman" w:hAnsi="Calibri" w:cs="Calibri"/>
                <w:color w:val="000000"/>
                <w:lang w:eastAsia="es-ES"/>
              </w:rPr>
              <w:t>0.75</w:t>
            </w:r>
          </w:p>
        </w:tc>
      </w:tr>
    </w:tbl>
    <w:p w14:paraId="689DABB7" w14:textId="239118B4" w:rsidR="00CB0307" w:rsidRDefault="00E1185B" w:rsidP="00E1185B">
      <w:pPr>
        <w:pStyle w:val="Descripcin"/>
      </w:pPr>
      <w:bookmarkStart w:id="273" w:name="_Toc99969445"/>
      <w:r>
        <w:t xml:space="preserve">Tabla </w:t>
      </w:r>
      <w:fldSimple w:instr=" SEQ Tabla \* ARABIC ">
        <w:r w:rsidR="004F2F11">
          <w:rPr>
            <w:noProof/>
          </w:rPr>
          <w:t>19</w:t>
        </w:r>
      </w:fldSimple>
      <w:r>
        <w:rPr>
          <w:noProof/>
        </w:rPr>
        <w:t>. Histograma de diseño</w:t>
      </w:r>
      <w:bookmarkEnd w:id="273"/>
    </w:p>
    <w:p w14:paraId="03D182B2" w14:textId="77777777" w:rsidR="00CB0307" w:rsidRDefault="00CB0307" w:rsidP="00CB0307"/>
    <w:p w14:paraId="178F99C5" w14:textId="77777777" w:rsidR="00CB0307" w:rsidRDefault="00CB0307" w:rsidP="00CB0307"/>
    <w:p w14:paraId="04063882" w14:textId="226208AB" w:rsidR="00B8524C" w:rsidRDefault="00B8524C">
      <w:pPr>
        <w:widowControl/>
        <w:tabs>
          <w:tab w:val="clear" w:pos="8789"/>
        </w:tabs>
        <w:spacing w:before="0" w:after="200" w:line="276" w:lineRule="auto"/>
        <w:jc w:val="left"/>
      </w:pPr>
      <w:r>
        <w:br w:type="page"/>
      </w:r>
    </w:p>
    <w:p w14:paraId="7B0AC965" w14:textId="17326981" w:rsidR="00CB0307" w:rsidRDefault="00CB0307" w:rsidP="00B8524C">
      <w:pPr>
        <w:pStyle w:val="Ttulo1"/>
        <w:jc w:val="center"/>
      </w:pPr>
      <w:bookmarkStart w:id="274" w:name="_Toc99969420"/>
      <w:r>
        <w:lastRenderedPageBreak/>
        <w:t>Anexo 2: Pérdidas de precipitación</w:t>
      </w:r>
      <w:bookmarkEnd w:id="274"/>
    </w:p>
    <w:p w14:paraId="67DD15AF" w14:textId="77777777" w:rsidR="00CB0307" w:rsidRDefault="00CB0307" w:rsidP="00CB0307"/>
    <w:p w14:paraId="2795CD4B" w14:textId="0FAFDE31" w:rsidR="00CB0307" w:rsidRDefault="00CB0307" w:rsidP="00CB0307">
      <w:pPr>
        <w:rPr>
          <w:b/>
          <w:bCs/>
        </w:rPr>
      </w:pPr>
      <w:r w:rsidRPr="00784336">
        <w:rPr>
          <w:b/>
          <w:bCs/>
        </w:rPr>
        <w:t>Partiendo de las precipitaciones de los bloques alternos:</w:t>
      </w:r>
    </w:p>
    <w:p w14:paraId="68EBBEEA" w14:textId="104108F8" w:rsidR="0006637E" w:rsidRDefault="0006637E" w:rsidP="00CB0307">
      <w:pPr>
        <w:rPr>
          <w:b/>
          <w:bCs/>
        </w:rPr>
      </w:pPr>
    </w:p>
    <w:p w14:paraId="2A01CE0A" w14:textId="5EC3B8CD" w:rsidR="0006637E" w:rsidRPr="0006637E" w:rsidRDefault="0006637E" w:rsidP="00CB0307">
      <w:proofErr w:type="gramStart"/>
      <w:r w:rsidRPr="0006637E">
        <w:rPr>
          <w:highlight w:val="yellow"/>
        </w:rPr>
        <w:t>ALGUNA FORMA DE COLOCAR LA TABLA CON LOS TÍTULOS MEJOR?</w:t>
      </w:r>
      <w:proofErr w:type="gramEnd"/>
      <w:r w:rsidRPr="0006637E">
        <w:rPr>
          <w:highlight w:val="yellow"/>
        </w:rPr>
        <w:t xml:space="preserve"> CASO DE MUCHAS COLUMNAS</w:t>
      </w:r>
    </w:p>
    <w:tbl>
      <w:tblPr>
        <w:tblStyle w:val="Tablanormal5"/>
        <w:tblW w:w="5000" w:type="pct"/>
        <w:jc w:val="center"/>
        <w:tblLook w:val="04A0" w:firstRow="1" w:lastRow="0" w:firstColumn="1" w:lastColumn="0" w:noHBand="0" w:noVBand="1"/>
      </w:tblPr>
      <w:tblGrid>
        <w:gridCol w:w="662"/>
        <w:gridCol w:w="1184"/>
        <w:gridCol w:w="995"/>
        <w:gridCol w:w="1595"/>
        <w:gridCol w:w="1576"/>
        <w:gridCol w:w="816"/>
        <w:gridCol w:w="1162"/>
        <w:gridCol w:w="1140"/>
        <w:gridCol w:w="218"/>
      </w:tblGrid>
      <w:tr w:rsidR="0006637E" w:rsidRPr="000B37F2" w14:paraId="0CDC0E48" w14:textId="77777777" w:rsidTr="0006637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6" w:type="pct"/>
            <w:noWrap/>
            <w:hideMark/>
          </w:tcPr>
          <w:p w14:paraId="7E02FA06" w14:textId="77777777" w:rsidR="00CB0307" w:rsidRPr="000B37F2" w:rsidRDefault="00CB0307" w:rsidP="009F1C0B">
            <w:pPr>
              <w:spacing w:after="0"/>
              <w:rPr>
                <w:rFonts w:ascii="Calibri" w:eastAsia="Times New Roman" w:hAnsi="Calibri" w:cs="Calibri"/>
                <w:color w:val="000000"/>
                <w:lang w:eastAsia="es-ES"/>
              </w:rPr>
            </w:pPr>
            <w:r w:rsidRPr="000B37F2">
              <w:rPr>
                <w:rFonts w:ascii="Calibri" w:eastAsia="Times New Roman" w:hAnsi="Calibri" w:cs="Calibri"/>
                <w:color w:val="000000"/>
                <w:lang w:eastAsia="es-ES"/>
              </w:rPr>
              <w:t>Tiempo (h)</w:t>
            </w:r>
          </w:p>
        </w:tc>
        <w:tc>
          <w:tcPr>
            <w:tcW w:w="602" w:type="pct"/>
            <w:noWrap/>
            <w:hideMark/>
          </w:tcPr>
          <w:p w14:paraId="533EB250" w14:textId="2D5DCC55"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w:t>
            </w:r>
            <w:proofErr w:type="spellStart"/>
            <w:r w:rsidRPr="000B37F2">
              <w:rPr>
                <w:rFonts w:ascii="Calibri" w:eastAsia="Times New Roman" w:hAnsi="Calibri" w:cs="Calibri"/>
                <w:color w:val="000000"/>
                <w:lang w:eastAsia="es-ES"/>
              </w:rPr>
              <w:t>increment</w:t>
            </w:r>
            <w:proofErr w:type="spellEnd"/>
            <w:r w:rsidR="00E1185B">
              <w:rPr>
                <w:rFonts w:ascii="Calibri" w:eastAsia="Times New Roman" w:hAnsi="Calibri" w:cs="Calibri"/>
                <w:color w:val="000000"/>
                <w:lang w:eastAsia="es-ES"/>
              </w:rPr>
              <w:t xml:space="preserve"> [mm]</w:t>
            </w:r>
          </w:p>
        </w:tc>
        <w:tc>
          <w:tcPr>
            <w:tcW w:w="506" w:type="pct"/>
            <w:noWrap/>
            <w:hideMark/>
          </w:tcPr>
          <w:p w14:paraId="274B83E7" w14:textId="49D7A993"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w:t>
            </w:r>
            <w:proofErr w:type="spellStart"/>
            <w:r w:rsidRPr="000B37F2">
              <w:rPr>
                <w:rFonts w:ascii="Calibri" w:eastAsia="Times New Roman" w:hAnsi="Calibri" w:cs="Calibri"/>
                <w:color w:val="000000"/>
                <w:lang w:eastAsia="es-ES"/>
              </w:rPr>
              <w:t>acum</w:t>
            </w:r>
            <w:proofErr w:type="spellEnd"/>
            <w:r w:rsidR="00E1185B">
              <w:rPr>
                <w:rFonts w:ascii="Calibri" w:eastAsia="Times New Roman" w:hAnsi="Calibri" w:cs="Calibri"/>
                <w:color w:val="000000"/>
                <w:lang w:eastAsia="es-ES"/>
              </w:rPr>
              <w:t xml:space="preserve"> [mm]</w:t>
            </w:r>
          </w:p>
        </w:tc>
        <w:tc>
          <w:tcPr>
            <w:tcW w:w="810" w:type="pct"/>
            <w:noWrap/>
            <w:hideMark/>
          </w:tcPr>
          <w:p w14:paraId="170FEA6B" w14:textId="2326511E"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w:t>
            </w:r>
            <w:proofErr w:type="spellStart"/>
            <w:r w:rsidR="0006637E">
              <w:rPr>
                <w:rFonts w:ascii="Calibri" w:eastAsia="Times New Roman" w:hAnsi="Calibri" w:cs="Calibri"/>
                <w:color w:val="000000"/>
                <w:lang w:eastAsia="es-ES"/>
              </w:rPr>
              <w:t>Efect</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incrementada</w:t>
            </w:r>
            <w:r w:rsidR="00E1185B">
              <w:rPr>
                <w:rFonts w:ascii="Calibri" w:eastAsia="Times New Roman" w:hAnsi="Calibri" w:cs="Calibri"/>
                <w:color w:val="000000"/>
                <w:lang w:eastAsia="es-ES"/>
              </w:rPr>
              <w:t xml:space="preserve"> [mm]</w:t>
            </w:r>
          </w:p>
        </w:tc>
        <w:tc>
          <w:tcPr>
            <w:tcW w:w="801" w:type="pct"/>
            <w:noWrap/>
            <w:hideMark/>
          </w:tcPr>
          <w:p w14:paraId="58A0D8DF" w14:textId="3EFF84D4"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efectiva acumulada</w:t>
            </w:r>
            <w:r w:rsidR="00E1185B">
              <w:rPr>
                <w:rFonts w:ascii="Calibri" w:eastAsia="Times New Roman" w:hAnsi="Calibri" w:cs="Calibri"/>
                <w:color w:val="000000"/>
                <w:lang w:eastAsia="es-ES"/>
              </w:rPr>
              <w:t xml:space="preserve"> [mm]</w:t>
            </w:r>
          </w:p>
        </w:tc>
        <w:tc>
          <w:tcPr>
            <w:tcW w:w="428" w:type="pct"/>
            <w:noWrap/>
            <w:hideMark/>
          </w:tcPr>
          <w:p w14:paraId="2DACC039" w14:textId="2709665B"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 xml:space="preserve">Fa </w:t>
            </w:r>
            <w:proofErr w:type="spellStart"/>
            <w:r w:rsidRPr="000B37F2">
              <w:rPr>
                <w:rFonts w:ascii="Calibri" w:eastAsia="Times New Roman" w:hAnsi="Calibri" w:cs="Calibri"/>
                <w:color w:val="000000"/>
                <w:lang w:eastAsia="es-ES"/>
              </w:rPr>
              <w:t>acum</w:t>
            </w:r>
            <w:proofErr w:type="spellEnd"/>
            <w:r w:rsidR="00E1185B">
              <w:rPr>
                <w:rFonts w:ascii="Calibri" w:eastAsia="Times New Roman" w:hAnsi="Calibri" w:cs="Calibri"/>
                <w:color w:val="000000"/>
                <w:lang w:eastAsia="es-ES"/>
              </w:rPr>
              <w:t xml:space="preserve"> [mm]</w:t>
            </w:r>
          </w:p>
        </w:tc>
        <w:tc>
          <w:tcPr>
            <w:tcW w:w="591" w:type="pct"/>
            <w:noWrap/>
            <w:hideMark/>
          </w:tcPr>
          <w:p w14:paraId="5757230C" w14:textId="4CD0EB4E"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Fa incrementada</w:t>
            </w:r>
            <w:r w:rsidR="00E1185B">
              <w:rPr>
                <w:rFonts w:ascii="Calibri" w:eastAsia="Times New Roman" w:hAnsi="Calibri" w:cs="Calibri"/>
                <w:color w:val="000000"/>
                <w:lang w:eastAsia="es-ES"/>
              </w:rPr>
              <w:t xml:space="preserve"> [mm]</w:t>
            </w:r>
          </w:p>
        </w:tc>
        <w:tc>
          <w:tcPr>
            <w:tcW w:w="580" w:type="pct"/>
            <w:noWrap/>
            <w:hideMark/>
          </w:tcPr>
          <w:p w14:paraId="44E8631E" w14:textId="623EAF9A"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Ia</w:t>
            </w:r>
            <w:proofErr w:type="spellEnd"/>
            <w:r w:rsidRPr="000B37F2">
              <w:rPr>
                <w:rFonts w:ascii="Calibri" w:eastAsia="Times New Roman" w:hAnsi="Calibri" w:cs="Calibri"/>
                <w:color w:val="000000"/>
                <w:lang w:eastAsia="es-ES"/>
              </w:rPr>
              <w:t xml:space="preserve"> incrementada</w:t>
            </w:r>
            <w:r w:rsidR="00E1185B">
              <w:rPr>
                <w:rFonts w:ascii="Calibri" w:eastAsia="Times New Roman" w:hAnsi="Calibri" w:cs="Calibri"/>
                <w:color w:val="000000"/>
                <w:lang w:eastAsia="es-ES"/>
              </w:rPr>
              <w:t xml:space="preserve"> [mm]</w:t>
            </w:r>
          </w:p>
        </w:tc>
        <w:tc>
          <w:tcPr>
            <w:tcW w:w="347" w:type="pct"/>
            <w:hideMark/>
          </w:tcPr>
          <w:p w14:paraId="222F54FC" w14:textId="77777777" w:rsidR="00CB0307" w:rsidRPr="000B37F2" w:rsidRDefault="00CB0307" w:rsidP="009F1C0B">
            <w:pPr>
              <w:spacing w:after="0"/>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63EFF30D"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711CA59D"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w:t>
            </w:r>
          </w:p>
        </w:tc>
        <w:tc>
          <w:tcPr>
            <w:tcW w:w="602" w:type="pct"/>
            <w:noWrap/>
            <w:hideMark/>
          </w:tcPr>
          <w:p w14:paraId="730A607B"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0.69</w:t>
            </w:r>
          </w:p>
        </w:tc>
        <w:tc>
          <w:tcPr>
            <w:tcW w:w="506" w:type="pct"/>
            <w:noWrap/>
            <w:hideMark/>
          </w:tcPr>
          <w:p w14:paraId="702456FA"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0.69</w:t>
            </w:r>
          </w:p>
        </w:tc>
        <w:tc>
          <w:tcPr>
            <w:tcW w:w="810" w:type="pct"/>
            <w:noWrap/>
            <w:hideMark/>
          </w:tcPr>
          <w:p w14:paraId="3D299E3F" w14:textId="413EA09A"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00A8A03F" w14:textId="06ECB9F9"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428" w:type="pct"/>
            <w:noWrap/>
            <w:hideMark/>
          </w:tcPr>
          <w:p w14:paraId="60183DB1" w14:textId="25F7C6B6"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1D03A0F8" w14:textId="15FC8785"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580" w:type="pct"/>
            <w:noWrap/>
            <w:hideMark/>
          </w:tcPr>
          <w:p w14:paraId="2F431E17"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0.69</w:t>
            </w:r>
          </w:p>
        </w:tc>
        <w:tc>
          <w:tcPr>
            <w:tcW w:w="347" w:type="pct"/>
            <w:hideMark/>
          </w:tcPr>
          <w:p w14:paraId="3CE62396"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645C13FC" w14:textId="77777777" w:rsidTr="0006637E">
        <w:trPr>
          <w:trHeight w:val="315"/>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074C3775"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2</w:t>
            </w:r>
          </w:p>
        </w:tc>
        <w:tc>
          <w:tcPr>
            <w:tcW w:w="602" w:type="pct"/>
            <w:noWrap/>
            <w:hideMark/>
          </w:tcPr>
          <w:p w14:paraId="11F82F0A"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0.76</w:t>
            </w:r>
          </w:p>
        </w:tc>
        <w:tc>
          <w:tcPr>
            <w:tcW w:w="506" w:type="pct"/>
            <w:noWrap/>
            <w:hideMark/>
          </w:tcPr>
          <w:p w14:paraId="79315A90"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1.44</w:t>
            </w:r>
          </w:p>
        </w:tc>
        <w:tc>
          <w:tcPr>
            <w:tcW w:w="810" w:type="pct"/>
            <w:noWrap/>
            <w:hideMark/>
          </w:tcPr>
          <w:p w14:paraId="756C2E89" w14:textId="5D4982E1"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52423115" w14:textId="681F0919"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428" w:type="pct"/>
            <w:noWrap/>
            <w:hideMark/>
          </w:tcPr>
          <w:p w14:paraId="5061E172" w14:textId="494E86F2"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5612C50E" w14:textId="4AB03C95"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580" w:type="pct"/>
            <w:noWrap/>
            <w:hideMark/>
          </w:tcPr>
          <w:p w14:paraId="291E807B"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0.76</w:t>
            </w:r>
          </w:p>
        </w:tc>
        <w:tc>
          <w:tcPr>
            <w:tcW w:w="347" w:type="pct"/>
            <w:hideMark/>
          </w:tcPr>
          <w:p w14:paraId="1233B2B9"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7DA03164"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3B778DE7"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3</w:t>
            </w:r>
          </w:p>
        </w:tc>
        <w:tc>
          <w:tcPr>
            <w:tcW w:w="602" w:type="pct"/>
            <w:noWrap/>
            <w:hideMark/>
          </w:tcPr>
          <w:p w14:paraId="748BAB36"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0.84</w:t>
            </w:r>
          </w:p>
        </w:tc>
        <w:tc>
          <w:tcPr>
            <w:tcW w:w="506" w:type="pct"/>
            <w:noWrap/>
            <w:hideMark/>
          </w:tcPr>
          <w:p w14:paraId="2D341DB8"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2.28</w:t>
            </w:r>
          </w:p>
        </w:tc>
        <w:tc>
          <w:tcPr>
            <w:tcW w:w="810" w:type="pct"/>
            <w:noWrap/>
            <w:hideMark/>
          </w:tcPr>
          <w:p w14:paraId="4364F349" w14:textId="6F5FFC1E"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12D61063" w14:textId="321B8166"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428" w:type="pct"/>
            <w:noWrap/>
            <w:hideMark/>
          </w:tcPr>
          <w:p w14:paraId="393F69C7" w14:textId="046E7B35"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50C9B987" w14:textId="50E7719E"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C29E0">
              <w:rPr>
                <w:rFonts w:ascii="Calibri" w:eastAsia="Times New Roman" w:hAnsi="Calibri" w:cs="Calibri"/>
                <w:lang w:eastAsia="es-ES"/>
              </w:rPr>
              <w:t>0.00</w:t>
            </w:r>
          </w:p>
        </w:tc>
        <w:tc>
          <w:tcPr>
            <w:tcW w:w="580" w:type="pct"/>
            <w:noWrap/>
            <w:hideMark/>
          </w:tcPr>
          <w:p w14:paraId="65DF5FC2"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0.84</w:t>
            </w:r>
          </w:p>
        </w:tc>
        <w:tc>
          <w:tcPr>
            <w:tcW w:w="347" w:type="pct"/>
            <w:hideMark/>
          </w:tcPr>
          <w:p w14:paraId="45698F03"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6272FA43"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0593B83A"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4</w:t>
            </w:r>
          </w:p>
        </w:tc>
        <w:tc>
          <w:tcPr>
            <w:tcW w:w="602" w:type="pct"/>
            <w:noWrap/>
            <w:hideMark/>
          </w:tcPr>
          <w:p w14:paraId="0F0F35F5"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0.95</w:t>
            </w:r>
          </w:p>
        </w:tc>
        <w:tc>
          <w:tcPr>
            <w:tcW w:w="506" w:type="pct"/>
            <w:noWrap/>
            <w:hideMark/>
          </w:tcPr>
          <w:p w14:paraId="5595A3E9"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3.23</w:t>
            </w:r>
          </w:p>
        </w:tc>
        <w:tc>
          <w:tcPr>
            <w:tcW w:w="810" w:type="pct"/>
            <w:noWrap/>
            <w:hideMark/>
          </w:tcPr>
          <w:p w14:paraId="68BE0C6A" w14:textId="5B7E03E6"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5DEF387D" w14:textId="1544E873"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428" w:type="pct"/>
            <w:noWrap/>
            <w:hideMark/>
          </w:tcPr>
          <w:p w14:paraId="3D570886" w14:textId="118D61E2"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4EEED2D9" w14:textId="6C3A750C"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C29E0">
              <w:rPr>
                <w:rFonts w:ascii="Calibri" w:eastAsia="Times New Roman" w:hAnsi="Calibri" w:cs="Calibri"/>
                <w:lang w:eastAsia="es-ES"/>
              </w:rPr>
              <w:t>0.00</w:t>
            </w:r>
          </w:p>
        </w:tc>
        <w:tc>
          <w:tcPr>
            <w:tcW w:w="580" w:type="pct"/>
            <w:noWrap/>
            <w:hideMark/>
          </w:tcPr>
          <w:p w14:paraId="3B1BA453"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0.95</w:t>
            </w:r>
          </w:p>
        </w:tc>
        <w:tc>
          <w:tcPr>
            <w:tcW w:w="347" w:type="pct"/>
            <w:hideMark/>
          </w:tcPr>
          <w:p w14:paraId="2E7BE7A9"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504DC9E9"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6FF7BB32"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5</w:t>
            </w:r>
          </w:p>
        </w:tc>
        <w:tc>
          <w:tcPr>
            <w:tcW w:w="602" w:type="pct"/>
            <w:noWrap/>
            <w:hideMark/>
          </w:tcPr>
          <w:p w14:paraId="0DD56BB9"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1.08</w:t>
            </w:r>
          </w:p>
        </w:tc>
        <w:tc>
          <w:tcPr>
            <w:tcW w:w="506" w:type="pct"/>
            <w:noWrap/>
            <w:hideMark/>
          </w:tcPr>
          <w:p w14:paraId="4F9243BD"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4.31</w:t>
            </w:r>
          </w:p>
        </w:tc>
        <w:tc>
          <w:tcPr>
            <w:tcW w:w="810" w:type="pct"/>
            <w:noWrap/>
            <w:hideMark/>
          </w:tcPr>
          <w:p w14:paraId="393D97F5" w14:textId="1FACF782"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0AFB53DF" w14:textId="0D28B50C"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428" w:type="pct"/>
            <w:noWrap/>
            <w:hideMark/>
          </w:tcPr>
          <w:p w14:paraId="66CD3886" w14:textId="065D66D6"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69FE5474" w14:textId="2EA9CC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C29E0">
              <w:rPr>
                <w:rFonts w:ascii="Calibri" w:eastAsia="Times New Roman" w:hAnsi="Calibri" w:cs="Calibri"/>
                <w:lang w:eastAsia="es-ES"/>
              </w:rPr>
              <w:t>0.00</w:t>
            </w:r>
          </w:p>
        </w:tc>
        <w:tc>
          <w:tcPr>
            <w:tcW w:w="580" w:type="pct"/>
            <w:noWrap/>
            <w:hideMark/>
          </w:tcPr>
          <w:p w14:paraId="5CFAD5EF"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1.08</w:t>
            </w:r>
          </w:p>
        </w:tc>
        <w:tc>
          <w:tcPr>
            <w:tcW w:w="347" w:type="pct"/>
            <w:hideMark/>
          </w:tcPr>
          <w:p w14:paraId="1DEE0BF7"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56F63014"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5347DEEA"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6</w:t>
            </w:r>
          </w:p>
        </w:tc>
        <w:tc>
          <w:tcPr>
            <w:tcW w:w="602" w:type="pct"/>
            <w:noWrap/>
            <w:hideMark/>
          </w:tcPr>
          <w:p w14:paraId="073F86BC"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1.25</w:t>
            </w:r>
          </w:p>
        </w:tc>
        <w:tc>
          <w:tcPr>
            <w:tcW w:w="506" w:type="pct"/>
            <w:noWrap/>
            <w:hideMark/>
          </w:tcPr>
          <w:p w14:paraId="2B2097F7"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5.55</w:t>
            </w:r>
          </w:p>
        </w:tc>
        <w:tc>
          <w:tcPr>
            <w:tcW w:w="810" w:type="pct"/>
            <w:noWrap/>
            <w:hideMark/>
          </w:tcPr>
          <w:p w14:paraId="1C72A504" w14:textId="18FA775D"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75314C76" w14:textId="31BB35A6"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428" w:type="pct"/>
            <w:noWrap/>
            <w:hideMark/>
          </w:tcPr>
          <w:p w14:paraId="7F4F4C0A" w14:textId="5DD413DF"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20252188" w14:textId="4621FEE6"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C29E0">
              <w:rPr>
                <w:rFonts w:ascii="Calibri" w:eastAsia="Times New Roman" w:hAnsi="Calibri" w:cs="Calibri"/>
                <w:lang w:eastAsia="es-ES"/>
              </w:rPr>
              <w:t>0.00</w:t>
            </w:r>
          </w:p>
        </w:tc>
        <w:tc>
          <w:tcPr>
            <w:tcW w:w="580" w:type="pct"/>
            <w:noWrap/>
            <w:hideMark/>
          </w:tcPr>
          <w:p w14:paraId="4B8428A9"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1.25</w:t>
            </w:r>
          </w:p>
        </w:tc>
        <w:tc>
          <w:tcPr>
            <w:tcW w:w="347" w:type="pct"/>
            <w:hideMark/>
          </w:tcPr>
          <w:p w14:paraId="2818B576"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177D6CFA"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3D9F62A8"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7</w:t>
            </w:r>
          </w:p>
        </w:tc>
        <w:tc>
          <w:tcPr>
            <w:tcW w:w="602" w:type="pct"/>
            <w:noWrap/>
            <w:hideMark/>
          </w:tcPr>
          <w:p w14:paraId="26989662"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1.47</w:t>
            </w:r>
          </w:p>
        </w:tc>
        <w:tc>
          <w:tcPr>
            <w:tcW w:w="506" w:type="pct"/>
            <w:noWrap/>
            <w:hideMark/>
          </w:tcPr>
          <w:p w14:paraId="46CDEECA"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7.03</w:t>
            </w:r>
          </w:p>
        </w:tc>
        <w:tc>
          <w:tcPr>
            <w:tcW w:w="810" w:type="pct"/>
            <w:noWrap/>
            <w:hideMark/>
          </w:tcPr>
          <w:p w14:paraId="654E9645" w14:textId="3A2D42D8"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12E7BB92" w14:textId="2C1B944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428" w:type="pct"/>
            <w:noWrap/>
            <w:hideMark/>
          </w:tcPr>
          <w:p w14:paraId="5F139618" w14:textId="598E30DE"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0D72108E" w14:textId="6E1A5B10"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C29E0">
              <w:rPr>
                <w:rFonts w:ascii="Calibri" w:eastAsia="Times New Roman" w:hAnsi="Calibri" w:cs="Calibri"/>
                <w:lang w:eastAsia="es-ES"/>
              </w:rPr>
              <w:t>0.00</w:t>
            </w:r>
          </w:p>
        </w:tc>
        <w:tc>
          <w:tcPr>
            <w:tcW w:w="580" w:type="pct"/>
            <w:noWrap/>
            <w:hideMark/>
          </w:tcPr>
          <w:p w14:paraId="6BF1D866"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1.47</w:t>
            </w:r>
          </w:p>
        </w:tc>
        <w:tc>
          <w:tcPr>
            <w:tcW w:w="347" w:type="pct"/>
            <w:hideMark/>
          </w:tcPr>
          <w:p w14:paraId="38079F77"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4EAF1469"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41CA7701"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8</w:t>
            </w:r>
          </w:p>
        </w:tc>
        <w:tc>
          <w:tcPr>
            <w:tcW w:w="602" w:type="pct"/>
            <w:noWrap/>
            <w:hideMark/>
          </w:tcPr>
          <w:p w14:paraId="0F444672"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1.79</w:t>
            </w:r>
          </w:p>
        </w:tc>
        <w:tc>
          <w:tcPr>
            <w:tcW w:w="506" w:type="pct"/>
            <w:noWrap/>
            <w:hideMark/>
          </w:tcPr>
          <w:p w14:paraId="494F382A"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8.81</w:t>
            </w:r>
          </w:p>
        </w:tc>
        <w:tc>
          <w:tcPr>
            <w:tcW w:w="810" w:type="pct"/>
            <w:noWrap/>
            <w:hideMark/>
          </w:tcPr>
          <w:p w14:paraId="7F2A784C" w14:textId="06AB6BC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1B560209" w14:textId="01CD18B1"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428" w:type="pct"/>
            <w:noWrap/>
            <w:hideMark/>
          </w:tcPr>
          <w:p w14:paraId="4D98C1A6" w14:textId="085548D3"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7849E7D9" w14:textId="466CA18F"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C29E0">
              <w:rPr>
                <w:rFonts w:ascii="Calibri" w:eastAsia="Times New Roman" w:hAnsi="Calibri" w:cs="Calibri"/>
                <w:lang w:eastAsia="es-ES"/>
              </w:rPr>
              <w:t>0.00</w:t>
            </w:r>
          </w:p>
        </w:tc>
        <w:tc>
          <w:tcPr>
            <w:tcW w:w="580" w:type="pct"/>
            <w:noWrap/>
            <w:hideMark/>
          </w:tcPr>
          <w:p w14:paraId="46507B46"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1.79</w:t>
            </w:r>
          </w:p>
        </w:tc>
        <w:tc>
          <w:tcPr>
            <w:tcW w:w="347" w:type="pct"/>
            <w:hideMark/>
          </w:tcPr>
          <w:p w14:paraId="1896079F"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30CAC209"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2DAEDC15"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9</w:t>
            </w:r>
          </w:p>
        </w:tc>
        <w:tc>
          <w:tcPr>
            <w:tcW w:w="602" w:type="pct"/>
            <w:noWrap/>
            <w:hideMark/>
          </w:tcPr>
          <w:p w14:paraId="283DE699"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2.27</w:t>
            </w:r>
          </w:p>
        </w:tc>
        <w:tc>
          <w:tcPr>
            <w:tcW w:w="506" w:type="pct"/>
            <w:noWrap/>
            <w:hideMark/>
          </w:tcPr>
          <w:p w14:paraId="69C454AB"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11.09</w:t>
            </w:r>
          </w:p>
        </w:tc>
        <w:tc>
          <w:tcPr>
            <w:tcW w:w="810" w:type="pct"/>
            <w:noWrap/>
            <w:hideMark/>
          </w:tcPr>
          <w:p w14:paraId="2BF12333" w14:textId="6BE1C95A"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801" w:type="pct"/>
            <w:noWrap/>
            <w:hideMark/>
          </w:tcPr>
          <w:p w14:paraId="5CE037C3" w14:textId="29929398"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w:t>
            </w:r>
            <w:r>
              <w:rPr>
                <w:rFonts w:ascii="Calibri" w:eastAsia="Times New Roman" w:hAnsi="Calibri" w:cs="Calibri"/>
                <w:lang w:eastAsia="es-ES"/>
              </w:rPr>
              <w:t>.00</w:t>
            </w:r>
          </w:p>
        </w:tc>
        <w:tc>
          <w:tcPr>
            <w:tcW w:w="428" w:type="pct"/>
            <w:noWrap/>
            <w:hideMark/>
          </w:tcPr>
          <w:p w14:paraId="20C824AF" w14:textId="4336362A"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7C29E0">
              <w:rPr>
                <w:rFonts w:ascii="Calibri" w:eastAsia="Times New Roman" w:hAnsi="Calibri" w:cs="Calibri"/>
                <w:lang w:eastAsia="es-ES"/>
              </w:rPr>
              <w:t>0.00</w:t>
            </w:r>
          </w:p>
        </w:tc>
        <w:tc>
          <w:tcPr>
            <w:tcW w:w="591" w:type="pct"/>
            <w:noWrap/>
            <w:hideMark/>
          </w:tcPr>
          <w:p w14:paraId="3934162E" w14:textId="5C30FBED"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C29E0">
              <w:rPr>
                <w:rFonts w:ascii="Calibri" w:eastAsia="Times New Roman" w:hAnsi="Calibri" w:cs="Calibri"/>
                <w:lang w:eastAsia="es-ES"/>
              </w:rPr>
              <w:t>0.00</w:t>
            </w:r>
          </w:p>
        </w:tc>
        <w:tc>
          <w:tcPr>
            <w:tcW w:w="580" w:type="pct"/>
            <w:noWrap/>
            <w:hideMark/>
          </w:tcPr>
          <w:p w14:paraId="1E43BCED"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2.27</w:t>
            </w:r>
          </w:p>
        </w:tc>
        <w:tc>
          <w:tcPr>
            <w:tcW w:w="347" w:type="pct"/>
            <w:hideMark/>
          </w:tcPr>
          <w:p w14:paraId="27B39E40"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1A182B5C"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6D82A35E"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10</w:t>
            </w:r>
          </w:p>
        </w:tc>
        <w:tc>
          <w:tcPr>
            <w:tcW w:w="602" w:type="pct"/>
            <w:noWrap/>
            <w:hideMark/>
          </w:tcPr>
          <w:p w14:paraId="47C22DA8"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3.11</w:t>
            </w:r>
          </w:p>
        </w:tc>
        <w:tc>
          <w:tcPr>
            <w:tcW w:w="506" w:type="pct"/>
            <w:noWrap/>
            <w:hideMark/>
          </w:tcPr>
          <w:p w14:paraId="7F5E5E12"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14.20</w:t>
            </w:r>
          </w:p>
        </w:tc>
        <w:tc>
          <w:tcPr>
            <w:tcW w:w="810" w:type="pct"/>
            <w:noWrap/>
            <w:hideMark/>
          </w:tcPr>
          <w:p w14:paraId="624BC2C9"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0.10</w:t>
            </w:r>
          </w:p>
        </w:tc>
        <w:tc>
          <w:tcPr>
            <w:tcW w:w="801" w:type="pct"/>
            <w:noWrap/>
            <w:hideMark/>
          </w:tcPr>
          <w:p w14:paraId="0F7C88BE"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0.10</w:t>
            </w:r>
          </w:p>
        </w:tc>
        <w:tc>
          <w:tcPr>
            <w:tcW w:w="428" w:type="pct"/>
            <w:noWrap/>
            <w:hideMark/>
          </w:tcPr>
          <w:p w14:paraId="37968DD5"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2.414</w:t>
            </w:r>
          </w:p>
        </w:tc>
        <w:tc>
          <w:tcPr>
            <w:tcW w:w="591" w:type="pct"/>
            <w:noWrap/>
            <w:hideMark/>
          </w:tcPr>
          <w:p w14:paraId="25CBEFAF"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2.414</w:t>
            </w:r>
          </w:p>
        </w:tc>
        <w:tc>
          <w:tcPr>
            <w:tcW w:w="580" w:type="pct"/>
            <w:noWrap/>
            <w:hideMark/>
          </w:tcPr>
          <w:p w14:paraId="1BB6D51B"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0.59</w:t>
            </w:r>
          </w:p>
        </w:tc>
        <w:tc>
          <w:tcPr>
            <w:tcW w:w="347" w:type="pct"/>
            <w:hideMark/>
          </w:tcPr>
          <w:p w14:paraId="501A400E"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395D076D"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2C442CD5"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11</w:t>
            </w:r>
          </w:p>
        </w:tc>
        <w:tc>
          <w:tcPr>
            <w:tcW w:w="602" w:type="pct"/>
            <w:noWrap/>
            <w:hideMark/>
          </w:tcPr>
          <w:p w14:paraId="4E78BB00"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5.00</w:t>
            </w:r>
          </w:p>
        </w:tc>
        <w:tc>
          <w:tcPr>
            <w:tcW w:w="506" w:type="pct"/>
            <w:noWrap/>
            <w:hideMark/>
          </w:tcPr>
          <w:p w14:paraId="08AABDC1"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19.20</w:t>
            </w:r>
          </w:p>
        </w:tc>
        <w:tc>
          <w:tcPr>
            <w:tcW w:w="810" w:type="pct"/>
            <w:noWrap/>
            <w:hideMark/>
          </w:tcPr>
          <w:p w14:paraId="193E44EC"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0.75</w:t>
            </w:r>
          </w:p>
        </w:tc>
        <w:tc>
          <w:tcPr>
            <w:tcW w:w="801" w:type="pct"/>
            <w:noWrap/>
            <w:hideMark/>
          </w:tcPr>
          <w:p w14:paraId="04E6C0DE"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0.86</w:t>
            </w:r>
          </w:p>
        </w:tc>
        <w:tc>
          <w:tcPr>
            <w:tcW w:w="428" w:type="pct"/>
            <w:noWrap/>
            <w:hideMark/>
          </w:tcPr>
          <w:p w14:paraId="2381C1CB"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6.658</w:t>
            </w:r>
          </w:p>
        </w:tc>
        <w:tc>
          <w:tcPr>
            <w:tcW w:w="591" w:type="pct"/>
            <w:noWrap/>
            <w:hideMark/>
          </w:tcPr>
          <w:p w14:paraId="43F4449D"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4.244</w:t>
            </w:r>
          </w:p>
        </w:tc>
        <w:tc>
          <w:tcPr>
            <w:tcW w:w="580" w:type="pct"/>
            <w:noWrap/>
            <w:hideMark/>
          </w:tcPr>
          <w:p w14:paraId="0CF919E6"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4B633E62"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4C8B27D3"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40F2A190"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12</w:t>
            </w:r>
          </w:p>
        </w:tc>
        <w:tc>
          <w:tcPr>
            <w:tcW w:w="602" w:type="pct"/>
            <w:noWrap/>
            <w:hideMark/>
          </w:tcPr>
          <w:p w14:paraId="372CD74C"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21.59</w:t>
            </w:r>
          </w:p>
        </w:tc>
        <w:tc>
          <w:tcPr>
            <w:tcW w:w="506" w:type="pct"/>
            <w:noWrap/>
            <w:hideMark/>
          </w:tcPr>
          <w:p w14:paraId="4E4C4B1C"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40.79</w:t>
            </w:r>
          </w:p>
        </w:tc>
        <w:tc>
          <w:tcPr>
            <w:tcW w:w="810" w:type="pct"/>
            <w:noWrap/>
            <w:hideMark/>
          </w:tcPr>
          <w:p w14:paraId="5FEA5C78"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8.82</w:t>
            </w:r>
          </w:p>
        </w:tc>
        <w:tc>
          <w:tcPr>
            <w:tcW w:w="801" w:type="pct"/>
            <w:noWrap/>
            <w:hideMark/>
          </w:tcPr>
          <w:p w14:paraId="3CEA45A1"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9.68</w:t>
            </w:r>
          </w:p>
        </w:tc>
        <w:tc>
          <w:tcPr>
            <w:tcW w:w="428" w:type="pct"/>
            <w:noWrap/>
            <w:hideMark/>
          </w:tcPr>
          <w:p w14:paraId="027E09C2"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19.425</w:t>
            </w:r>
          </w:p>
        </w:tc>
        <w:tc>
          <w:tcPr>
            <w:tcW w:w="591" w:type="pct"/>
            <w:noWrap/>
            <w:hideMark/>
          </w:tcPr>
          <w:p w14:paraId="384909E7"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12.767</w:t>
            </w:r>
          </w:p>
        </w:tc>
        <w:tc>
          <w:tcPr>
            <w:tcW w:w="580" w:type="pct"/>
            <w:noWrap/>
            <w:hideMark/>
          </w:tcPr>
          <w:p w14:paraId="650DC620"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5C7696FC"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126672BE"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1183A12C"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13</w:t>
            </w:r>
          </w:p>
        </w:tc>
        <w:tc>
          <w:tcPr>
            <w:tcW w:w="602" w:type="pct"/>
            <w:noWrap/>
            <w:hideMark/>
          </w:tcPr>
          <w:p w14:paraId="01CACE75"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7.39</w:t>
            </w:r>
          </w:p>
        </w:tc>
        <w:tc>
          <w:tcPr>
            <w:tcW w:w="506" w:type="pct"/>
            <w:noWrap/>
            <w:hideMark/>
          </w:tcPr>
          <w:p w14:paraId="5C5F1E31"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48.18</w:t>
            </w:r>
          </w:p>
        </w:tc>
        <w:tc>
          <w:tcPr>
            <w:tcW w:w="810" w:type="pct"/>
            <w:noWrap/>
            <w:hideMark/>
          </w:tcPr>
          <w:p w14:paraId="481626C7"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4.35</w:t>
            </w:r>
          </w:p>
        </w:tc>
        <w:tc>
          <w:tcPr>
            <w:tcW w:w="801" w:type="pct"/>
            <w:noWrap/>
            <w:hideMark/>
          </w:tcPr>
          <w:p w14:paraId="14DA7D22"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14.03</w:t>
            </w:r>
          </w:p>
        </w:tc>
        <w:tc>
          <w:tcPr>
            <w:tcW w:w="428" w:type="pct"/>
            <w:noWrap/>
            <w:hideMark/>
          </w:tcPr>
          <w:p w14:paraId="1CFF36DA"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22.461</w:t>
            </w:r>
          </w:p>
        </w:tc>
        <w:tc>
          <w:tcPr>
            <w:tcW w:w="591" w:type="pct"/>
            <w:noWrap/>
            <w:hideMark/>
          </w:tcPr>
          <w:p w14:paraId="05E81733"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3.036</w:t>
            </w:r>
          </w:p>
        </w:tc>
        <w:tc>
          <w:tcPr>
            <w:tcW w:w="580" w:type="pct"/>
            <w:noWrap/>
            <w:hideMark/>
          </w:tcPr>
          <w:p w14:paraId="33CEB660"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1C375938"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7579BA74"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7F4C9BBE"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14</w:t>
            </w:r>
          </w:p>
        </w:tc>
        <w:tc>
          <w:tcPr>
            <w:tcW w:w="602" w:type="pct"/>
            <w:noWrap/>
            <w:hideMark/>
          </w:tcPr>
          <w:p w14:paraId="38FFB51F"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3.83</w:t>
            </w:r>
          </w:p>
        </w:tc>
        <w:tc>
          <w:tcPr>
            <w:tcW w:w="506" w:type="pct"/>
            <w:noWrap/>
            <w:hideMark/>
          </w:tcPr>
          <w:p w14:paraId="44D42BB8"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52.00</w:t>
            </w:r>
          </w:p>
        </w:tc>
        <w:tc>
          <w:tcPr>
            <w:tcW w:w="810" w:type="pct"/>
            <w:noWrap/>
            <w:hideMark/>
          </w:tcPr>
          <w:p w14:paraId="1A9E1A4C"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2.43</w:t>
            </w:r>
          </w:p>
        </w:tc>
        <w:tc>
          <w:tcPr>
            <w:tcW w:w="801" w:type="pct"/>
            <w:noWrap/>
            <w:hideMark/>
          </w:tcPr>
          <w:p w14:paraId="3E639107"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16.47</w:t>
            </w:r>
          </w:p>
        </w:tc>
        <w:tc>
          <w:tcPr>
            <w:tcW w:w="428" w:type="pct"/>
            <w:noWrap/>
            <w:hideMark/>
          </w:tcPr>
          <w:p w14:paraId="0CBF94F5"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23.854</w:t>
            </w:r>
          </w:p>
        </w:tc>
        <w:tc>
          <w:tcPr>
            <w:tcW w:w="591" w:type="pct"/>
            <w:noWrap/>
            <w:hideMark/>
          </w:tcPr>
          <w:p w14:paraId="2CC2458F"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1.393</w:t>
            </w:r>
          </w:p>
        </w:tc>
        <w:tc>
          <w:tcPr>
            <w:tcW w:w="580" w:type="pct"/>
            <w:noWrap/>
            <w:hideMark/>
          </w:tcPr>
          <w:p w14:paraId="33F34E86"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181840C6"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5B5AE482"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59F2DBC4"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15</w:t>
            </w:r>
          </w:p>
        </w:tc>
        <w:tc>
          <w:tcPr>
            <w:tcW w:w="602" w:type="pct"/>
            <w:noWrap/>
            <w:hideMark/>
          </w:tcPr>
          <w:p w14:paraId="54E5D022"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2.63</w:t>
            </w:r>
          </w:p>
        </w:tc>
        <w:tc>
          <w:tcPr>
            <w:tcW w:w="506" w:type="pct"/>
            <w:noWrap/>
            <w:hideMark/>
          </w:tcPr>
          <w:p w14:paraId="0F6E91B4"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54.63</w:t>
            </w:r>
          </w:p>
        </w:tc>
        <w:tc>
          <w:tcPr>
            <w:tcW w:w="810" w:type="pct"/>
            <w:noWrap/>
            <w:hideMark/>
          </w:tcPr>
          <w:p w14:paraId="1FD868B4"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1.73</w:t>
            </w:r>
          </w:p>
        </w:tc>
        <w:tc>
          <w:tcPr>
            <w:tcW w:w="801" w:type="pct"/>
            <w:noWrap/>
            <w:hideMark/>
          </w:tcPr>
          <w:p w14:paraId="4C3591B7"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18.20</w:t>
            </w:r>
          </w:p>
        </w:tc>
        <w:tc>
          <w:tcPr>
            <w:tcW w:w="428" w:type="pct"/>
            <w:noWrap/>
            <w:hideMark/>
          </w:tcPr>
          <w:p w14:paraId="3E23E888"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24.750</w:t>
            </w:r>
          </w:p>
        </w:tc>
        <w:tc>
          <w:tcPr>
            <w:tcW w:w="591" w:type="pct"/>
            <w:noWrap/>
            <w:hideMark/>
          </w:tcPr>
          <w:p w14:paraId="029C7517"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0.896</w:t>
            </w:r>
          </w:p>
        </w:tc>
        <w:tc>
          <w:tcPr>
            <w:tcW w:w="580" w:type="pct"/>
            <w:noWrap/>
            <w:hideMark/>
          </w:tcPr>
          <w:p w14:paraId="47449200"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2CA1EF02"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7D939794"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48FD45B0"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16</w:t>
            </w:r>
          </w:p>
        </w:tc>
        <w:tc>
          <w:tcPr>
            <w:tcW w:w="602" w:type="pct"/>
            <w:noWrap/>
            <w:hideMark/>
          </w:tcPr>
          <w:p w14:paraId="37675172"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2.00</w:t>
            </w:r>
          </w:p>
        </w:tc>
        <w:tc>
          <w:tcPr>
            <w:tcW w:w="506" w:type="pct"/>
            <w:noWrap/>
            <w:hideMark/>
          </w:tcPr>
          <w:p w14:paraId="11AC5A75"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56.63</w:t>
            </w:r>
          </w:p>
        </w:tc>
        <w:tc>
          <w:tcPr>
            <w:tcW w:w="810" w:type="pct"/>
            <w:noWrap/>
            <w:hideMark/>
          </w:tcPr>
          <w:p w14:paraId="1C16FE64"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1.35</w:t>
            </w:r>
          </w:p>
        </w:tc>
        <w:tc>
          <w:tcPr>
            <w:tcW w:w="801" w:type="pct"/>
            <w:noWrap/>
            <w:hideMark/>
          </w:tcPr>
          <w:p w14:paraId="392A0B89"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19.55</w:t>
            </w:r>
          </w:p>
        </w:tc>
        <w:tc>
          <w:tcPr>
            <w:tcW w:w="428" w:type="pct"/>
            <w:noWrap/>
            <w:hideMark/>
          </w:tcPr>
          <w:p w14:paraId="1D094C01"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25.402</w:t>
            </w:r>
          </w:p>
        </w:tc>
        <w:tc>
          <w:tcPr>
            <w:tcW w:w="591" w:type="pct"/>
            <w:noWrap/>
            <w:hideMark/>
          </w:tcPr>
          <w:p w14:paraId="08B595E9"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0.652</w:t>
            </w:r>
          </w:p>
        </w:tc>
        <w:tc>
          <w:tcPr>
            <w:tcW w:w="580" w:type="pct"/>
            <w:noWrap/>
            <w:hideMark/>
          </w:tcPr>
          <w:p w14:paraId="3944D36D"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206FD6E3"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5B234305"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222B1628"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17</w:t>
            </w:r>
          </w:p>
        </w:tc>
        <w:tc>
          <w:tcPr>
            <w:tcW w:w="602" w:type="pct"/>
            <w:noWrap/>
            <w:hideMark/>
          </w:tcPr>
          <w:p w14:paraId="69FDCD14"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1.62</w:t>
            </w:r>
          </w:p>
        </w:tc>
        <w:tc>
          <w:tcPr>
            <w:tcW w:w="506" w:type="pct"/>
            <w:noWrap/>
            <w:hideMark/>
          </w:tcPr>
          <w:p w14:paraId="48B15C38"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58.25</w:t>
            </w:r>
          </w:p>
        </w:tc>
        <w:tc>
          <w:tcPr>
            <w:tcW w:w="810" w:type="pct"/>
            <w:noWrap/>
            <w:hideMark/>
          </w:tcPr>
          <w:p w14:paraId="572BB605"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1.11</w:t>
            </w:r>
          </w:p>
        </w:tc>
        <w:tc>
          <w:tcPr>
            <w:tcW w:w="801" w:type="pct"/>
            <w:noWrap/>
            <w:hideMark/>
          </w:tcPr>
          <w:p w14:paraId="42F2CA50"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20.66</w:t>
            </w:r>
          </w:p>
        </w:tc>
        <w:tc>
          <w:tcPr>
            <w:tcW w:w="428" w:type="pct"/>
            <w:noWrap/>
            <w:hideMark/>
          </w:tcPr>
          <w:p w14:paraId="7748397F"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25.910</w:t>
            </w:r>
          </w:p>
        </w:tc>
        <w:tc>
          <w:tcPr>
            <w:tcW w:w="591" w:type="pct"/>
            <w:noWrap/>
            <w:hideMark/>
          </w:tcPr>
          <w:p w14:paraId="28D2C68F"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0.508</w:t>
            </w:r>
          </w:p>
        </w:tc>
        <w:tc>
          <w:tcPr>
            <w:tcW w:w="580" w:type="pct"/>
            <w:noWrap/>
            <w:hideMark/>
          </w:tcPr>
          <w:p w14:paraId="39181485"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6BD81179"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553E9106"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72CEFE97"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18</w:t>
            </w:r>
          </w:p>
        </w:tc>
        <w:tc>
          <w:tcPr>
            <w:tcW w:w="602" w:type="pct"/>
            <w:noWrap/>
            <w:hideMark/>
          </w:tcPr>
          <w:p w14:paraId="0A09D6A7"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1.35</w:t>
            </w:r>
          </w:p>
        </w:tc>
        <w:tc>
          <w:tcPr>
            <w:tcW w:w="506" w:type="pct"/>
            <w:noWrap/>
            <w:hideMark/>
          </w:tcPr>
          <w:p w14:paraId="367C7872"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59.60</w:t>
            </w:r>
          </w:p>
        </w:tc>
        <w:tc>
          <w:tcPr>
            <w:tcW w:w="810" w:type="pct"/>
            <w:noWrap/>
            <w:hideMark/>
          </w:tcPr>
          <w:p w14:paraId="60257498"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0.94</w:t>
            </w:r>
          </w:p>
        </w:tc>
        <w:tc>
          <w:tcPr>
            <w:tcW w:w="801" w:type="pct"/>
            <w:noWrap/>
            <w:hideMark/>
          </w:tcPr>
          <w:p w14:paraId="17F6DA7D"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21.59</w:t>
            </w:r>
          </w:p>
        </w:tc>
        <w:tc>
          <w:tcPr>
            <w:tcW w:w="428" w:type="pct"/>
            <w:noWrap/>
            <w:hideMark/>
          </w:tcPr>
          <w:p w14:paraId="7428BD22"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26.323</w:t>
            </w:r>
          </w:p>
        </w:tc>
        <w:tc>
          <w:tcPr>
            <w:tcW w:w="591" w:type="pct"/>
            <w:noWrap/>
            <w:hideMark/>
          </w:tcPr>
          <w:p w14:paraId="59ECA561"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0.413</w:t>
            </w:r>
          </w:p>
        </w:tc>
        <w:tc>
          <w:tcPr>
            <w:tcW w:w="580" w:type="pct"/>
            <w:noWrap/>
            <w:hideMark/>
          </w:tcPr>
          <w:p w14:paraId="669166F5"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7327B458"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5C95F6CE"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5C4E7329"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19</w:t>
            </w:r>
          </w:p>
        </w:tc>
        <w:tc>
          <w:tcPr>
            <w:tcW w:w="602" w:type="pct"/>
            <w:noWrap/>
            <w:hideMark/>
          </w:tcPr>
          <w:p w14:paraId="48A4DFE2"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1.16</w:t>
            </w:r>
          </w:p>
        </w:tc>
        <w:tc>
          <w:tcPr>
            <w:tcW w:w="506" w:type="pct"/>
            <w:noWrap/>
            <w:hideMark/>
          </w:tcPr>
          <w:p w14:paraId="782DC1D5"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60.75</w:t>
            </w:r>
          </w:p>
        </w:tc>
        <w:tc>
          <w:tcPr>
            <w:tcW w:w="810" w:type="pct"/>
            <w:noWrap/>
            <w:hideMark/>
          </w:tcPr>
          <w:p w14:paraId="0E71F554"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0.81</w:t>
            </w:r>
          </w:p>
        </w:tc>
        <w:tc>
          <w:tcPr>
            <w:tcW w:w="801" w:type="pct"/>
            <w:noWrap/>
            <w:hideMark/>
          </w:tcPr>
          <w:p w14:paraId="44DD4F30"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22.40</w:t>
            </w:r>
          </w:p>
        </w:tc>
        <w:tc>
          <w:tcPr>
            <w:tcW w:w="428" w:type="pct"/>
            <w:noWrap/>
            <w:hideMark/>
          </w:tcPr>
          <w:p w14:paraId="7933BCB3"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26.668</w:t>
            </w:r>
          </w:p>
        </w:tc>
        <w:tc>
          <w:tcPr>
            <w:tcW w:w="591" w:type="pct"/>
            <w:noWrap/>
            <w:hideMark/>
          </w:tcPr>
          <w:p w14:paraId="50DB1E2E"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0.345</w:t>
            </w:r>
          </w:p>
        </w:tc>
        <w:tc>
          <w:tcPr>
            <w:tcW w:w="580" w:type="pct"/>
            <w:noWrap/>
            <w:hideMark/>
          </w:tcPr>
          <w:p w14:paraId="0121ADFF"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041CB69A"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111A7FB4"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002A1F67"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20</w:t>
            </w:r>
          </w:p>
        </w:tc>
        <w:tc>
          <w:tcPr>
            <w:tcW w:w="602" w:type="pct"/>
            <w:noWrap/>
            <w:hideMark/>
          </w:tcPr>
          <w:p w14:paraId="6B036F7B"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1.01</w:t>
            </w:r>
          </w:p>
        </w:tc>
        <w:tc>
          <w:tcPr>
            <w:tcW w:w="506" w:type="pct"/>
            <w:noWrap/>
            <w:hideMark/>
          </w:tcPr>
          <w:p w14:paraId="7DD8C34F"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61.76</w:t>
            </w:r>
          </w:p>
        </w:tc>
        <w:tc>
          <w:tcPr>
            <w:tcW w:w="810" w:type="pct"/>
            <w:noWrap/>
            <w:hideMark/>
          </w:tcPr>
          <w:p w14:paraId="7FC99F10"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0.71</w:t>
            </w:r>
          </w:p>
        </w:tc>
        <w:tc>
          <w:tcPr>
            <w:tcW w:w="801" w:type="pct"/>
            <w:noWrap/>
            <w:hideMark/>
          </w:tcPr>
          <w:p w14:paraId="74E82245"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23.12</w:t>
            </w:r>
          </w:p>
        </w:tc>
        <w:tc>
          <w:tcPr>
            <w:tcW w:w="428" w:type="pct"/>
            <w:noWrap/>
            <w:hideMark/>
          </w:tcPr>
          <w:p w14:paraId="08779BD8"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26.963</w:t>
            </w:r>
          </w:p>
        </w:tc>
        <w:tc>
          <w:tcPr>
            <w:tcW w:w="591" w:type="pct"/>
            <w:noWrap/>
            <w:hideMark/>
          </w:tcPr>
          <w:p w14:paraId="6FA25ACC"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0.295</w:t>
            </w:r>
          </w:p>
        </w:tc>
        <w:tc>
          <w:tcPr>
            <w:tcW w:w="580" w:type="pct"/>
            <w:noWrap/>
            <w:hideMark/>
          </w:tcPr>
          <w:p w14:paraId="42824031"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19E569DA"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0FFE2310"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40A1D603"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21</w:t>
            </w:r>
          </w:p>
        </w:tc>
        <w:tc>
          <w:tcPr>
            <w:tcW w:w="602" w:type="pct"/>
            <w:noWrap/>
            <w:hideMark/>
          </w:tcPr>
          <w:p w14:paraId="1B9BFEB8"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0.89</w:t>
            </w:r>
          </w:p>
        </w:tc>
        <w:tc>
          <w:tcPr>
            <w:tcW w:w="506" w:type="pct"/>
            <w:noWrap/>
            <w:hideMark/>
          </w:tcPr>
          <w:p w14:paraId="4A879336"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62.65</w:t>
            </w:r>
          </w:p>
        </w:tc>
        <w:tc>
          <w:tcPr>
            <w:tcW w:w="810" w:type="pct"/>
            <w:noWrap/>
            <w:hideMark/>
          </w:tcPr>
          <w:p w14:paraId="4E276B90"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0.64</w:t>
            </w:r>
          </w:p>
        </w:tc>
        <w:tc>
          <w:tcPr>
            <w:tcW w:w="801" w:type="pct"/>
            <w:noWrap/>
            <w:hideMark/>
          </w:tcPr>
          <w:p w14:paraId="59565132"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23.75</w:t>
            </w:r>
          </w:p>
        </w:tc>
        <w:tc>
          <w:tcPr>
            <w:tcW w:w="428" w:type="pct"/>
            <w:noWrap/>
            <w:hideMark/>
          </w:tcPr>
          <w:p w14:paraId="5F75DBDB"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27.220</w:t>
            </w:r>
          </w:p>
        </w:tc>
        <w:tc>
          <w:tcPr>
            <w:tcW w:w="591" w:type="pct"/>
            <w:noWrap/>
            <w:hideMark/>
          </w:tcPr>
          <w:p w14:paraId="47804197"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0.256</w:t>
            </w:r>
          </w:p>
        </w:tc>
        <w:tc>
          <w:tcPr>
            <w:tcW w:w="580" w:type="pct"/>
            <w:noWrap/>
            <w:hideMark/>
          </w:tcPr>
          <w:p w14:paraId="1E612050"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0F216A77"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0DBC3D3B" w14:textId="77777777" w:rsidTr="0006637E">
        <w:trPr>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2393C966"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22</w:t>
            </w:r>
          </w:p>
        </w:tc>
        <w:tc>
          <w:tcPr>
            <w:tcW w:w="602" w:type="pct"/>
            <w:noWrap/>
            <w:hideMark/>
          </w:tcPr>
          <w:p w14:paraId="77A20473"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0.80</w:t>
            </w:r>
          </w:p>
        </w:tc>
        <w:tc>
          <w:tcPr>
            <w:tcW w:w="506" w:type="pct"/>
            <w:noWrap/>
            <w:hideMark/>
          </w:tcPr>
          <w:p w14:paraId="1D91AB09"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63.45</w:t>
            </w:r>
          </w:p>
        </w:tc>
        <w:tc>
          <w:tcPr>
            <w:tcW w:w="810" w:type="pct"/>
            <w:noWrap/>
            <w:hideMark/>
          </w:tcPr>
          <w:p w14:paraId="785B4A76"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0.57</w:t>
            </w:r>
          </w:p>
        </w:tc>
        <w:tc>
          <w:tcPr>
            <w:tcW w:w="801" w:type="pct"/>
            <w:noWrap/>
            <w:hideMark/>
          </w:tcPr>
          <w:p w14:paraId="61449B09"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24.32</w:t>
            </w:r>
          </w:p>
        </w:tc>
        <w:tc>
          <w:tcPr>
            <w:tcW w:w="428" w:type="pct"/>
            <w:noWrap/>
            <w:hideMark/>
          </w:tcPr>
          <w:p w14:paraId="1FFC8003"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27.445</w:t>
            </w:r>
          </w:p>
        </w:tc>
        <w:tc>
          <w:tcPr>
            <w:tcW w:w="591" w:type="pct"/>
            <w:noWrap/>
            <w:hideMark/>
          </w:tcPr>
          <w:p w14:paraId="34C7C177"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0.226</w:t>
            </w:r>
          </w:p>
        </w:tc>
        <w:tc>
          <w:tcPr>
            <w:tcW w:w="580" w:type="pct"/>
            <w:noWrap/>
            <w:hideMark/>
          </w:tcPr>
          <w:p w14:paraId="6E55CBEB"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6C7CE078" w14:textId="77777777" w:rsidR="00E1185B" w:rsidRPr="000B37F2"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0B37F2" w14:paraId="3773F15F" w14:textId="77777777" w:rsidTr="0006637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0985A7A0"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lastRenderedPageBreak/>
              <w:t>23</w:t>
            </w:r>
          </w:p>
        </w:tc>
        <w:tc>
          <w:tcPr>
            <w:tcW w:w="602" w:type="pct"/>
            <w:noWrap/>
            <w:hideMark/>
          </w:tcPr>
          <w:p w14:paraId="677C5886"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0.72</w:t>
            </w:r>
          </w:p>
        </w:tc>
        <w:tc>
          <w:tcPr>
            <w:tcW w:w="506" w:type="pct"/>
            <w:noWrap/>
            <w:hideMark/>
          </w:tcPr>
          <w:p w14:paraId="285CFDC0"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64.17</w:t>
            </w:r>
          </w:p>
        </w:tc>
        <w:tc>
          <w:tcPr>
            <w:tcW w:w="810" w:type="pct"/>
            <w:noWrap/>
            <w:hideMark/>
          </w:tcPr>
          <w:p w14:paraId="127F65E6"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0.52</w:t>
            </w:r>
          </w:p>
        </w:tc>
        <w:tc>
          <w:tcPr>
            <w:tcW w:w="801" w:type="pct"/>
            <w:noWrap/>
            <w:hideMark/>
          </w:tcPr>
          <w:p w14:paraId="3C74F668"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24.84</w:t>
            </w:r>
          </w:p>
        </w:tc>
        <w:tc>
          <w:tcPr>
            <w:tcW w:w="428" w:type="pct"/>
            <w:noWrap/>
            <w:hideMark/>
          </w:tcPr>
          <w:p w14:paraId="6E1DC30E" w14:textId="77777777" w:rsidR="00E1185B" w:rsidRPr="00E1185B"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27.646</w:t>
            </w:r>
          </w:p>
        </w:tc>
        <w:tc>
          <w:tcPr>
            <w:tcW w:w="591" w:type="pct"/>
            <w:noWrap/>
            <w:hideMark/>
          </w:tcPr>
          <w:p w14:paraId="06D0D0AC"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0.201</w:t>
            </w:r>
          </w:p>
        </w:tc>
        <w:tc>
          <w:tcPr>
            <w:tcW w:w="580" w:type="pct"/>
            <w:noWrap/>
            <w:hideMark/>
          </w:tcPr>
          <w:p w14:paraId="13E20F35" w14:textId="77777777" w:rsidR="00E1185B" w:rsidRPr="000B37F2" w:rsidRDefault="00E1185B" w:rsidP="0006637E">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626E2AFC" w14:textId="77777777" w:rsidR="00E1185B" w:rsidRPr="000B37F2"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06637E" w:rsidRPr="000B37F2" w14:paraId="0B3001D8" w14:textId="77777777" w:rsidTr="0006637E">
        <w:trPr>
          <w:trHeight w:val="315"/>
          <w:jc w:val="center"/>
        </w:trPr>
        <w:tc>
          <w:tcPr>
            <w:cnfStyle w:val="001000000000" w:firstRow="0" w:lastRow="0" w:firstColumn="1" w:lastColumn="0" w:oddVBand="0" w:evenVBand="0" w:oddHBand="0" w:evenHBand="0" w:firstRowFirstColumn="0" w:firstRowLastColumn="0" w:lastRowFirstColumn="0" w:lastRowLastColumn="0"/>
            <w:tcW w:w="336" w:type="pct"/>
            <w:hideMark/>
          </w:tcPr>
          <w:p w14:paraId="75FF8B98" w14:textId="77777777" w:rsidR="00E1185B" w:rsidRPr="000B37F2" w:rsidRDefault="00E1185B" w:rsidP="00E1185B">
            <w:pPr>
              <w:spacing w:after="0"/>
              <w:jc w:val="center"/>
              <w:rPr>
                <w:rFonts w:ascii="Calibri" w:eastAsia="Times New Roman" w:hAnsi="Calibri" w:cs="Calibri"/>
                <w:color w:val="000000"/>
                <w:lang w:eastAsia="es-ES"/>
              </w:rPr>
            </w:pPr>
            <w:r w:rsidRPr="000B37F2">
              <w:rPr>
                <w:rFonts w:ascii="Calibri" w:eastAsia="Times New Roman" w:hAnsi="Calibri" w:cs="Calibri"/>
                <w:color w:val="000000"/>
                <w:lang w:eastAsia="es-ES"/>
              </w:rPr>
              <w:t>24</w:t>
            </w:r>
          </w:p>
        </w:tc>
        <w:tc>
          <w:tcPr>
            <w:tcW w:w="602" w:type="pct"/>
            <w:noWrap/>
            <w:hideMark/>
          </w:tcPr>
          <w:p w14:paraId="679B4E5D"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0.65</w:t>
            </w:r>
          </w:p>
        </w:tc>
        <w:tc>
          <w:tcPr>
            <w:tcW w:w="506" w:type="pct"/>
            <w:noWrap/>
            <w:hideMark/>
          </w:tcPr>
          <w:p w14:paraId="4C1A2146"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64.82</w:t>
            </w:r>
          </w:p>
        </w:tc>
        <w:tc>
          <w:tcPr>
            <w:tcW w:w="810" w:type="pct"/>
            <w:noWrap/>
            <w:hideMark/>
          </w:tcPr>
          <w:p w14:paraId="217B4BF4"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0.47</w:t>
            </w:r>
          </w:p>
        </w:tc>
        <w:tc>
          <w:tcPr>
            <w:tcW w:w="801" w:type="pct"/>
            <w:noWrap/>
            <w:hideMark/>
          </w:tcPr>
          <w:p w14:paraId="121D9B19"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25.32</w:t>
            </w:r>
          </w:p>
        </w:tc>
        <w:tc>
          <w:tcPr>
            <w:tcW w:w="428" w:type="pct"/>
            <w:noWrap/>
            <w:hideMark/>
          </w:tcPr>
          <w:p w14:paraId="14D3BE30" w14:textId="77777777" w:rsidR="00E1185B" w:rsidRPr="00E1185B"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27.826</w:t>
            </w:r>
          </w:p>
        </w:tc>
        <w:tc>
          <w:tcPr>
            <w:tcW w:w="591" w:type="pct"/>
            <w:noWrap/>
            <w:hideMark/>
          </w:tcPr>
          <w:p w14:paraId="1A340271"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0.180</w:t>
            </w:r>
          </w:p>
        </w:tc>
        <w:tc>
          <w:tcPr>
            <w:tcW w:w="580" w:type="pct"/>
            <w:noWrap/>
            <w:hideMark/>
          </w:tcPr>
          <w:p w14:paraId="584E7C12" w14:textId="77777777" w:rsidR="00E1185B" w:rsidRPr="000B37F2" w:rsidRDefault="00E1185B" w:rsidP="0006637E">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0.00</w:t>
            </w:r>
          </w:p>
        </w:tc>
        <w:tc>
          <w:tcPr>
            <w:tcW w:w="347" w:type="pct"/>
            <w:hideMark/>
          </w:tcPr>
          <w:p w14:paraId="55FAA245" w14:textId="77777777" w:rsidR="00E1185B" w:rsidRPr="000B37F2" w:rsidRDefault="00E1185B" w:rsidP="00E1185B">
            <w:pPr>
              <w:keepNext/>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bl>
    <w:p w14:paraId="4BC3679A" w14:textId="46FB0531" w:rsidR="00CB0307" w:rsidRDefault="00E1185B" w:rsidP="00E1185B">
      <w:pPr>
        <w:pStyle w:val="Descripcin"/>
      </w:pPr>
      <w:bookmarkStart w:id="275" w:name="_Toc99969446"/>
      <w:r>
        <w:t xml:space="preserve">Tabla </w:t>
      </w:r>
      <w:fldSimple w:instr=" SEQ Tabla \* ARABIC ">
        <w:r w:rsidR="004F2F11">
          <w:rPr>
            <w:noProof/>
          </w:rPr>
          <w:t>20</w:t>
        </w:r>
      </w:fldSimple>
      <w:r>
        <w:t>. Pérdidas de precipitación según el Método de los Bloques Alternos.</w:t>
      </w:r>
      <w:bookmarkEnd w:id="275"/>
    </w:p>
    <w:p w14:paraId="226A5843" w14:textId="2274D62D" w:rsidR="00CB0307" w:rsidRDefault="00CB0307" w:rsidP="00CB0307"/>
    <w:p w14:paraId="7749495F" w14:textId="77777777" w:rsidR="00B8524C" w:rsidRDefault="00B8524C" w:rsidP="00CB0307"/>
    <w:p w14:paraId="64C8C998" w14:textId="6519DF73" w:rsidR="00CB0307" w:rsidRDefault="00CB0307" w:rsidP="00CB0307">
      <w:pPr>
        <w:rPr>
          <w:b/>
          <w:bCs/>
        </w:rPr>
      </w:pPr>
      <w:r w:rsidRPr="00784336">
        <w:rPr>
          <w:b/>
          <w:bCs/>
        </w:rPr>
        <w:t>Partiendo de las precipitaciones del método alternativo propuesto:</w:t>
      </w:r>
    </w:p>
    <w:p w14:paraId="2C9E310B" w14:textId="77777777" w:rsidR="00E1185B" w:rsidRPr="00784336" w:rsidRDefault="00E1185B" w:rsidP="00CB0307">
      <w:pPr>
        <w:rPr>
          <w:b/>
          <w:bCs/>
        </w:rPr>
      </w:pPr>
    </w:p>
    <w:tbl>
      <w:tblPr>
        <w:tblStyle w:val="Tablanormal5"/>
        <w:tblW w:w="5000" w:type="pct"/>
        <w:tblLook w:val="04A0" w:firstRow="1" w:lastRow="0" w:firstColumn="1" w:lastColumn="0" w:noHBand="0" w:noVBand="1"/>
      </w:tblPr>
      <w:tblGrid>
        <w:gridCol w:w="662"/>
        <w:gridCol w:w="1187"/>
        <w:gridCol w:w="998"/>
        <w:gridCol w:w="1574"/>
        <w:gridCol w:w="1581"/>
        <w:gridCol w:w="818"/>
        <w:gridCol w:w="1166"/>
        <w:gridCol w:w="1144"/>
        <w:gridCol w:w="218"/>
      </w:tblGrid>
      <w:tr w:rsidR="0006637E" w:rsidRPr="00784336" w14:paraId="5AEC4AFB" w14:textId="77777777" w:rsidTr="0006637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2" w:type="pct"/>
            <w:noWrap/>
            <w:hideMark/>
          </w:tcPr>
          <w:p w14:paraId="0621C270" w14:textId="56330AC0" w:rsidR="00E1185B" w:rsidRPr="00784336" w:rsidRDefault="00E1185B" w:rsidP="00E1185B">
            <w:pPr>
              <w:spacing w:after="0"/>
              <w:rPr>
                <w:rFonts w:ascii="Calibri" w:eastAsia="Times New Roman" w:hAnsi="Calibri" w:cs="Calibri"/>
                <w:color w:val="000000"/>
                <w:lang w:eastAsia="es-ES"/>
              </w:rPr>
            </w:pPr>
            <w:r w:rsidRPr="000B37F2">
              <w:rPr>
                <w:rFonts w:ascii="Calibri" w:eastAsia="Times New Roman" w:hAnsi="Calibri" w:cs="Calibri"/>
                <w:color w:val="000000"/>
                <w:lang w:eastAsia="es-ES"/>
              </w:rPr>
              <w:t>Tiempo (h)</w:t>
            </w:r>
          </w:p>
        </w:tc>
        <w:tc>
          <w:tcPr>
            <w:tcW w:w="641" w:type="pct"/>
            <w:noWrap/>
            <w:hideMark/>
          </w:tcPr>
          <w:p w14:paraId="582CEA40" w14:textId="5DB2AC8B"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w:t>
            </w:r>
            <w:proofErr w:type="spellStart"/>
            <w:r w:rsidRPr="000B37F2">
              <w:rPr>
                <w:rFonts w:ascii="Calibri" w:eastAsia="Times New Roman" w:hAnsi="Calibri" w:cs="Calibri"/>
                <w:color w:val="000000"/>
                <w:lang w:eastAsia="es-ES"/>
              </w:rPr>
              <w:t>increment</w:t>
            </w:r>
            <w:proofErr w:type="spellEnd"/>
            <w:r>
              <w:rPr>
                <w:rFonts w:ascii="Calibri" w:eastAsia="Times New Roman" w:hAnsi="Calibri" w:cs="Calibri"/>
                <w:color w:val="000000"/>
                <w:lang w:eastAsia="es-ES"/>
              </w:rPr>
              <w:t xml:space="preserve"> [mm]</w:t>
            </w:r>
          </w:p>
        </w:tc>
        <w:tc>
          <w:tcPr>
            <w:tcW w:w="524" w:type="pct"/>
            <w:noWrap/>
            <w:hideMark/>
          </w:tcPr>
          <w:p w14:paraId="4E236F7E" w14:textId="1FEE48BB"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w:t>
            </w:r>
            <w:proofErr w:type="spellStart"/>
            <w:r w:rsidRPr="000B37F2">
              <w:rPr>
                <w:rFonts w:ascii="Calibri" w:eastAsia="Times New Roman" w:hAnsi="Calibri" w:cs="Calibri"/>
                <w:color w:val="000000"/>
                <w:lang w:eastAsia="es-ES"/>
              </w:rPr>
              <w:t>acum</w:t>
            </w:r>
            <w:proofErr w:type="spellEnd"/>
            <w:r>
              <w:rPr>
                <w:rFonts w:ascii="Calibri" w:eastAsia="Times New Roman" w:hAnsi="Calibri" w:cs="Calibri"/>
                <w:color w:val="000000"/>
                <w:lang w:eastAsia="es-ES"/>
              </w:rPr>
              <w:t xml:space="preserve"> [mm]</w:t>
            </w:r>
          </w:p>
        </w:tc>
        <w:tc>
          <w:tcPr>
            <w:tcW w:w="867" w:type="pct"/>
            <w:noWrap/>
            <w:hideMark/>
          </w:tcPr>
          <w:p w14:paraId="4079113C" w14:textId="2CD9CF13"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w:t>
            </w:r>
            <w:proofErr w:type="spellStart"/>
            <w:r w:rsidRPr="000B37F2">
              <w:rPr>
                <w:rFonts w:ascii="Calibri" w:eastAsia="Times New Roman" w:hAnsi="Calibri" w:cs="Calibri"/>
                <w:color w:val="000000"/>
                <w:lang w:eastAsia="es-ES"/>
              </w:rPr>
              <w:t>efect</w:t>
            </w:r>
            <w:proofErr w:type="spellEnd"/>
            <w:r w:rsidRPr="000B37F2">
              <w:rPr>
                <w:rFonts w:ascii="Calibri" w:eastAsia="Times New Roman" w:hAnsi="Calibri" w:cs="Calibri"/>
                <w:color w:val="000000"/>
                <w:lang w:eastAsia="es-ES"/>
              </w:rPr>
              <w:t xml:space="preserve"> incrementada</w:t>
            </w:r>
            <w:r>
              <w:rPr>
                <w:rFonts w:ascii="Calibri" w:eastAsia="Times New Roman" w:hAnsi="Calibri" w:cs="Calibri"/>
                <w:color w:val="000000"/>
                <w:lang w:eastAsia="es-ES"/>
              </w:rPr>
              <w:t xml:space="preserve"> [mm]</w:t>
            </w:r>
          </w:p>
        </w:tc>
        <w:tc>
          <w:tcPr>
            <w:tcW w:w="865" w:type="pct"/>
            <w:noWrap/>
            <w:hideMark/>
          </w:tcPr>
          <w:p w14:paraId="7F970A2D" w14:textId="7310C54D"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Precip</w:t>
            </w:r>
            <w:proofErr w:type="spellEnd"/>
            <w:r w:rsidR="0006637E">
              <w:rPr>
                <w:rFonts w:ascii="Calibri" w:eastAsia="Times New Roman" w:hAnsi="Calibri" w:cs="Calibri"/>
                <w:color w:val="000000"/>
                <w:lang w:eastAsia="es-ES"/>
              </w:rPr>
              <w:t>.</w:t>
            </w:r>
            <w:r w:rsidRPr="000B37F2">
              <w:rPr>
                <w:rFonts w:ascii="Calibri" w:eastAsia="Times New Roman" w:hAnsi="Calibri" w:cs="Calibri"/>
                <w:color w:val="000000"/>
                <w:lang w:eastAsia="es-ES"/>
              </w:rPr>
              <w:t xml:space="preserve"> efectiva acumulada</w:t>
            </w:r>
            <w:r>
              <w:rPr>
                <w:rFonts w:ascii="Calibri" w:eastAsia="Times New Roman" w:hAnsi="Calibri" w:cs="Calibri"/>
                <w:color w:val="000000"/>
                <w:lang w:eastAsia="es-ES"/>
              </w:rPr>
              <w:t xml:space="preserve"> [mm]</w:t>
            </w:r>
          </w:p>
        </w:tc>
        <w:tc>
          <w:tcPr>
            <w:tcW w:w="428" w:type="pct"/>
            <w:noWrap/>
            <w:hideMark/>
          </w:tcPr>
          <w:p w14:paraId="606E6951" w14:textId="2D290638"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 xml:space="preserve">Fa </w:t>
            </w:r>
            <w:proofErr w:type="spellStart"/>
            <w:r w:rsidRPr="000B37F2">
              <w:rPr>
                <w:rFonts w:ascii="Calibri" w:eastAsia="Times New Roman" w:hAnsi="Calibri" w:cs="Calibri"/>
                <w:color w:val="000000"/>
                <w:lang w:eastAsia="es-ES"/>
              </w:rPr>
              <w:t>acum</w:t>
            </w:r>
            <w:proofErr w:type="spellEnd"/>
            <w:r>
              <w:rPr>
                <w:rFonts w:ascii="Calibri" w:eastAsia="Times New Roman" w:hAnsi="Calibri" w:cs="Calibri"/>
                <w:color w:val="000000"/>
                <w:lang w:eastAsia="es-ES"/>
              </w:rPr>
              <w:t xml:space="preserve"> [mm]</w:t>
            </w:r>
          </w:p>
        </w:tc>
        <w:tc>
          <w:tcPr>
            <w:tcW w:w="635" w:type="pct"/>
            <w:noWrap/>
            <w:hideMark/>
          </w:tcPr>
          <w:p w14:paraId="06CB23C4" w14:textId="7E5671C0"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37F2">
              <w:rPr>
                <w:rFonts w:ascii="Calibri" w:eastAsia="Times New Roman" w:hAnsi="Calibri" w:cs="Calibri"/>
                <w:color w:val="000000"/>
                <w:lang w:eastAsia="es-ES"/>
              </w:rPr>
              <w:t>Fa incrementada</w:t>
            </w:r>
            <w:r>
              <w:rPr>
                <w:rFonts w:ascii="Calibri" w:eastAsia="Times New Roman" w:hAnsi="Calibri" w:cs="Calibri"/>
                <w:color w:val="000000"/>
                <w:lang w:eastAsia="es-ES"/>
              </w:rPr>
              <w:t xml:space="preserve"> [mm]</w:t>
            </w:r>
          </w:p>
        </w:tc>
        <w:tc>
          <w:tcPr>
            <w:tcW w:w="622" w:type="pct"/>
            <w:noWrap/>
            <w:hideMark/>
          </w:tcPr>
          <w:p w14:paraId="3A27D9CA" w14:textId="7DC55985"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sidRPr="000B37F2">
              <w:rPr>
                <w:rFonts w:ascii="Calibri" w:eastAsia="Times New Roman" w:hAnsi="Calibri" w:cs="Calibri"/>
                <w:color w:val="000000"/>
                <w:lang w:eastAsia="es-ES"/>
              </w:rPr>
              <w:t>Ia</w:t>
            </w:r>
            <w:proofErr w:type="spellEnd"/>
            <w:r w:rsidRPr="000B37F2">
              <w:rPr>
                <w:rFonts w:ascii="Calibri" w:eastAsia="Times New Roman" w:hAnsi="Calibri" w:cs="Calibri"/>
                <w:color w:val="000000"/>
                <w:lang w:eastAsia="es-ES"/>
              </w:rPr>
              <w:t xml:space="preserve"> incrementada</w:t>
            </w:r>
            <w:r>
              <w:rPr>
                <w:rFonts w:ascii="Calibri" w:eastAsia="Times New Roman" w:hAnsi="Calibri" w:cs="Calibri"/>
                <w:color w:val="000000"/>
                <w:lang w:eastAsia="es-ES"/>
              </w:rPr>
              <w:t xml:space="preserve"> [mm]</w:t>
            </w:r>
          </w:p>
        </w:tc>
        <w:tc>
          <w:tcPr>
            <w:tcW w:w="77" w:type="pct"/>
            <w:hideMark/>
          </w:tcPr>
          <w:p w14:paraId="25DAEE14" w14:textId="77777777" w:rsidR="00E1185B" w:rsidRPr="00784336" w:rsidRDefault="00E1185B" w:rsidP="00E1185B">
            <w:pPr>
              <w:spacing w:after="0"/>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5649F5E3"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36057798"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w:t>
            </w:r>
          </w:p>
        </w:tc>
        <w:tc>
          <w:tcPr>
            <w:tcW w:w="641" w:type="pct"/>
            <w:noWrap/>
            <w:hideMark/>
          </w:tcPr>
          <w:p w14:paraId="0AC9D817"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524" w:type="pct"/>
            <w:noWrap/>
            <w:hideMark/>
          </w:tcPr>
          <w:p w14:paraId="7C73A3F9"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867" w:type="pct"/>
            <w:noWrap/>
            <w:hideMark/>
          </w:tcPr>
          <w:p w14:paraId="7B667B71"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0.00</w:t>
            </w:r>
          </w:p>
        </w:tc>
        <w:tc>
          <w:tcPr>
            <w:tcW w:w="865" w:type="pct"/>
            <w:noWrap/>
            <w:hideMark/>
          </w:tcPr>
          <w:p w14:paraId="259AA526"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0.00</w:t>
            </w:r>
          </w:p>
        </w:tc>
        <w:tc>
          <w:tcPr>
            <w:tcW w:w="428" w:type="pct"/>
            <w:noWrap/>
            <w:hideMark/>
          </w:tcPr>
          <w:p w14:paraId="38BE6976"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635" w:type="pct"/>
            <w:noWrap/>
            <w:hideMark/>
          </w:tcPr>
          <w:p w14:paraId="7BE0B8B8"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622" w:type="pct"/>
            <w:noWrap/>
            <w:hideMark/>
          </w:tcPr>
          <w:p w14:paraId="771B5769"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6EF55EFD"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7D94B046" w14:textId="77777777" w:rsidTr="0006637E">
        <w:trPr>
          <w:trHeight w:val="315"/>
        </w:trPr>
        <w:tc>
          <w:tcPr>
            <w:cnfStyle w:val="001000000000" w:firstRow="0" w:lastRow="0" w:firstColumn="1" w:lastColumn="0" w:oddVBand="0" w:evenVBand="0" w:oddHBand="0" w:evenHBand="0" w:firstRowFirstColumn="0" w:firstRowLastColumn="0" w:lastRowFirstColumn="0" w:lastRowLastColumn="0"/>
            <w:tcW w:w="342" w:type="pct"/>
            <w:hideMark/>
          </w:tcPr>
          <w:p w14:paraId="6E6AE78B"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2</w:t>
            </w:r>
          </w:p>
        </w:tc>
        <w:tc>
          <w:tcPr>
            <w:tcW w:w="641" w:type="pct"/>
            <w:noWrap/>
            <w:hideMark/>
          </w:tcPr>
          <w:p w14:paraId="1641B6C9"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6.14</w:t>
            </w:r>
          </w:p>
        </w:tc>
        <w:tc>
          <w:tcPr>
            <w:tcW w:w="524" w:type="pct"/>
            <w:noWrap/>
            <w:hideMark/>
          </w:tcPr>
          <w:p w14:paraId="720DF716"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6.14</w:t>
            </w:r>
          </w:p>
        </w:tc>
        <w:tc>
          <w:tcPr>
            <w:tcW w:w="867" w:type="pct"/>
            <w:noWrap/>
            <w:hideMark/>
          </w:tcPr>
          <w:p w14:paraId="1CCCFE6E"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0.00</w:t>
            </w:r>
          </w:p>
        </w:tc>
        <w:tc>
          <w:tcPr>
            <w:tcW w:w="865" w:type="pct"/>
            <w:noWrap/>
            <w:hideMark/>
          </w:tcPr>
          <w:p w14:paraId="7F498A1D"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0.00</w:t>
            </w:r>
          </w:p>
        </w:tc>
        <w:tc>
          <w:tcPr>
            <w:tcW w:w="428" w:type="pct"/>
            <w:noWrap/>
            <w:hideMark/>
          </w:tcPr>
          <w:p w14:paraId="434477AA"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635" w:type="pct"/>
            <w:noWrap/>
            <w:hideMark/>
          </w:tcPr>
          <w:p w14:paraId="34AF9BC9"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622" w:type="pct"/>
            <w:noWrap/>
            <w:hideMark/>
          </w:tcPr>
          <w:p w14:paraId="4FF83E7E"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6.14</w:t>
            </w:r>
          </w:p>
        </w:tc>
        <w:tc>
          <w:tcPr>
            <w:tcW w:w="77" w:type="pct"/>
            <w:hideMark/>
          </w:tcPr>
          <w:p w14:paraId="018244C3"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67D8FFE6"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4C3B598D"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3</w:t>
            </w:r>
          </w:p>
        </w:tc>
        <w:tc>
          <w:tcPr>
            <w:tcW w:w="641" w:type="pct"/>
            <w:noWrap/>
            <w:hideMark/>
          </w:tcPr>
          <w:p w14:paraId="1BE75FCD"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8.60</w:t>
            </w:r>
          </w:p>
        </w:tc>
        <w:tc>
          <w:tcPr>
            <w:tcW w:w="524" w:type="pct"/>
            <w:noWrap/>
            <w:hideMark/>
          </w:tcPr>
          <w:p w14:paraId="1652EC54"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14.74</w:t>
            </w:r>
          </w:p>
        </w:tc>
        <w:tc>
          <w:tcPr>
            <w:tcW w:w="867" w:type="pct"/>
            <w:noWrap/>
            <w:hideMark/>
          </w:tcPr>
          <w:p w14:paraId="0641167B"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0.15</w:t>
            </w:r>
          </w:p>
        </w:tc>
        <w:tc>
          <w:tcPr>
            <w:tcW w:w="865" w:type="pct"/>
            <w:noWrap/>
            <w:hideMark/>
          </w:tcPr>
          <w:p w14:paraId="0A08167F"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0.15</w:t>
            </w:r>
          </w:p>
        </w:tc>
        <w:tc>
          <w:tcPr>
            <w:tcW w:w="428" w:type="pct"/>
            <w:noWrap/>
            <w:hideMark/>
          </w:tcPr>
          <w:p w14:paraId="7353C73F"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2.91</w:t>
            </w:r>
          </w:p>
        </w:tc>
        <w:tc>
          <w:tcPr>
            <w:tcW w:w="635" w:type="pct"/>
            <w:noWrap/>
            <w:hideMark/>
          </w:tcPr>
          <w:p w14:paraId="700FB62B"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2.91</w:t>
            </w:r>
          </w:p>
        </w:tc>
        <w:tc>
          <w:tcPr>
            <w:tcW w:w="622" w:type="pct"/>
            <w:noWrap/>
            <w:hideMark/>
          </w:tcPr>
          <w:p w14:paraId="25CC7A3F"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5.54</w:t>
            </w:r>
          </w:p>
        </w:tc>
        <w:tc>
          <w:tcPr>
            <w:tcW w:w="77" w:type="pct"/>
            <w:hideMark/>
          </w:tcPr>
          <w:p w14:paraId="307A88A5"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5F360D04"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0ADE1238"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4</w:t>
            </w:r>
          </w:p>
        </w:tc>
        <w:tc>
          <w:tcPr>
            <w:tcW w:w="641" w:type="pct"/>
            <w:noWrap/>
            <w:hideMark/>
          </w:tcPr>
          <w:p w14:paraId="046DA4E5"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7.83</w:t>
            </w:r>
          </w:p>
        </w:tc>
        <w:tc>
          <w:tcPr>
            <w:tcW w:w="524" w:type="pct"/>
            <w:noWrap/>
            <w:hideMark/>
          </w:tcPr>
          <w:p w14:paraId="7D5BA1A8"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22.57</w:t>
            </w:r>
          </w:p>
        </w:tc>
        <w:tc>
          <w:tcPr>
            <w:tcW w:w="867" w:type="pct"/>
            <w:noWrap/>
            <w:hideMark/>
          </w:tcPr>
          <w:p w14:paraId="3F559A46"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1.56</w:t>
            </w:r>
          </w:p>
        </w:tc>
        <w:tc>
          <w:tcPr>
            <w:tcW w:w="865" w:type="pct"/>
            <w:noWrap/>
            <w:hideMark/>
          </w:tcPr>
          <w:p w14:paraId="520C4D2A"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1.71</w:t>
            </w:r>
          </w:p>
        </w:tc>
        <w:tc>
          <w:tcPr>
            <w:tcW w:w="428" w:type="pct"/>
            <w:noWrap/>
            <w:hideMark/>
          </w:tcPr>
          <w:p w14:paraId="3CF92704"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9.17</w:t>
            </w:r>
          </w:p>
        </w:tc>
        <w:tc>
          <w:tcPr>
            <w:tcW w:w="635" w:type="pct"/>
            <w:noWrap/>
            <w:hideMark/>
          </w:tcPr>
          <w:p w14:paraId="3D5A875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6.27</w:t>
            </w:r>
          </w:p>
        </w:tc>
        <w:tc>
          <w:tcPr>
            <w:tcW w:w="622" w:type="pct"/>
            <w:noWrap/>
            <w:hideMark/>
          </w:tcPr>
          <w:p w14:paraId="5507DC7E"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29A2A238"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66CD0532"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379E4804"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5</w:t>
            </w:r>
          </w:p>
        </w:tc>
        <w:tc>
          <w:tcPr>
            <w:tcW w:w="641" w:type="pct"/>
            <w:noWrap/>
            <w:hideMark/>
          </w:tcPr>
          <w:p w14:paraId="4E3D9B11"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10.33</w:t>
            </w:r>
          </w:p>
        </w:tc>
        <w:tc>
          <w:tcPr>
            <w:tcW w:w="524" w:type="pct"/>
            <w:noWrap/>
            <w:hideMark/>
          </w:tcPr>
          <w:p w14:paraId="2C72BE4F"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32.89</w:t>
            </w:r>
          </w:p>
        </w:tc>
        <w:tc>
          <w:tcPr>
            <w:tcW w:w="867" w:type="pct"/>
            <w:noWrap/>
            <w:hideMark/>
          </w:tcPr>
          <w:p w14:paraId="48FB9C17"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3.94</w:t>
            </w:r>
          </w:p>
        </w:tc>
        <w:tc>
          <w:tcPr>
            <w:tcW w:w="865" w:type="pct"/>
            <w:noWrap/>
            <w:hideMark/>
          </w:tcPr>
          <w:p w14:paraId="779FEB74"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5.65</w:t>
            </w:r>
          </w:p>
        </w:tc>
        <w:tc>
          <w:tcPr>
            <w:tcW w:w="428" w:type="pct"/>
            <w:noWrap/>
            <w:hideMark/>
          </w:tcPr>
          <w:p w14:paraId="4D18BDD2"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15.56</w:t>
            </w:r>
          </w:p>
        </w:tc>
        <w:tc>
          <w:tcPr>
            <w:tcW w:w="635" w:type="pct"/>
            <w:noWrap/>
            <w:hideMark/>
          </w:tcPr>
          <w:p w14:paraId="493704B8"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6.39</w:t>
            </w:r>
          </w:p>
        </w:tc>
        <w:tc>
          <w:tcPr>
            <w:tcW w:w="622" w:type="pct"/>
            <w:noWrap/>
            <w:hideMark/>
          </w:tcPr>
          <w:p w14:paraId="5EBCE21B"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0F3B08CB"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794A62F0"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624D4ADE"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6</w:t>
            </w:r>
          </w:p>
        </w:tc>
        <w:tc>
          <w:tcPr>
            <w:tcW w:w="641" w:type="pct"/>
            <w:noWrap/>
            <w:hideMark/>
          </w:tcPr>
          <w:p w14:paraId="4A3E2294"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5.87</w:t>
            </w:r>
          </w:p>
        </w:tc>
        <w:tc>
          <w:tcPr>
            <w:tcW w:w="524" w:type="pct"/>
            <w:noWrap/>
            <w:hideMark/>
          </w:tcPr>
          <w:p w14:paraId="4CC1723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38.76</w:t>
            </w:r>
          </w:p>
        </w:tc>
        <w:tc>
          <w:tcPr>
            <w:tcW w:w="867" w:type="pct"/>
            <w:noWrap/>
            <w:hideMark/>
          </w:tcPr>
          <w:p w14:paraId="34486C45"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2.93</w:t>
            </w:r>
          </w:p>
        </w:tc>
        <w:tc>
          <w:tcPr>
            <w:tcW w:w="865" w:type="pct"/>
            <w:noWrap/>
            <w:hideMark/>
          </w:tcPr>
          <w:p w14:paraId="596E724D"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8.58</w:t>
            </w:r>
          </w:p>
        </w:tc>
        <w:tc>
          <w:tcPr>
            <w:tcW w:w="428" w:type="pct"/>
            <w:noWrap/>
            <w:hideMark/>
          </w:tcPr>
          <w:p w14:paraId="7D23C8A3"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18.50</w:t>
            </w:r>
          </w:p>
        </w:tc>
        <w:tc>
          <w:tcPr>
            <w:tcW w:w="635" w:type="pct"/>
            <w:noWrap/>
            <w:hideMark/>
          </w:tcPr>
          <w:p w14:paraId="60D51F28"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2.94</w:t>
            </w:r>
          </w:p>
        </w:tc>
        <w:tc>
          <w:tcPr>
            <w:tcW w:w="622" w:type="pct"/>
            <w:noWrap/>
            <w:hideMark/>
          </w:tcPr>
          <w:p w14:paraId="6B192ACE"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3F8C028B"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272CB78B"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35C2863A"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7</w:t>
            </w:r>
          </w:p>
        </w:tc>
        <w:tc>
          <w:tcPr>
            <w:tcW w:w="641" w:type="pct"/>
            <w:noWrap/>
            <w:hideMark/>
          </w:tcPr>
          <w:p w14:paraId="02A42E6C"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2.50</w:t>
            </w:r>
          </w:p>
        </w:tc>
        <w:tc>
          <w:tcPr>
            <w:tcW w:w="524" w:type="pct"/>
            <w:noWrap/>
            <w:hideMark/>
          </w:tcPr>
          <w:p w14:paraId="6F95A66B"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41.27</w:t>
            </w:r>
          </w:p>
        </w:tc>
        <w:tc>
          <w:tcPr>
            <w:tcW w:w="867" w:type="pct"/>
            <w:noWrap/>
            <w:hideMark/>
          </w:tcPr>
          <w:p w14:paraId="5B1E5820"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1.37</w:t>
            </w:r>
          </w:p>
        </w:tc>
        <w:tc>
          <w:tcPr>
            <w:tcW w:w="865" w:type="pct"/>
            <w:noWrap/>
            <w:hideMark/>
          </w:tcPr>
          <w:p w14:paraId="36279AC4"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9.95</w:t>
            </w:r>
          </w:p>
        </w:tc>
        <w:tc>
          <w:tcPr>
            <w:tcW w:w="428" w:type="pct"/>
            <w:noWrap/>
            <w:hideMark/>
          </w:tcPr>
          <w:p w14:paraId="2869348F"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19.64</w:t>
            </w:r>
          </w:p>
        </w:tc>
        <w:tc>
          <w:tcPr>
            <w:tcW w:w="635" w:type="pct"/>
            <w:noWrap/>
            <w:hideMark/>
          </w:tcPr>
          <w:p w14:paraId="6712263E"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1.13</w:t>
            </w:r>
          </w:p>
        </w:tc>
        <w:tc>
          <w:tcPr>
            <w:tcW w:w="622" w:type="pct"/>
            <w:noWrap/>
            <w:hideMark/>
          </w:tcPr>
          <w:p w14:paraId="3E51FFA0"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6AC87490"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2F20F8C3"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798A1374"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8</w:t>
            </w:r>
          </w:p>
        </w:tc>
        <w:tc>
          <w:tcPr>
            <w:tcW w:w="641" w:type="pct"/>
            <w:noWrap/>
            <w:hideMark/>
          </w:tcPr>
          <w:p w14:paraId="41193FA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1.77</w:t>
            </w:r>
          </w:p>
        </w:tc>
        <w:tc>
          <w:tcPr>
            <w:tcW w:w="524" w:type="pct"/>
            <w:noWrap/>
            <w:hideMark/>
          </w:tcPr>
          <w:p w14:paraId="00ACB77A"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43.04</w:t>
            </w:r>
          </w:p>
        </w:tc>
        <w:tc>
          <w:tcPr>
            <w:tcW w:w="867" w:type="pct"/>
            <w:noWrap/>
            <w:hideMark/>
          </w:tcPr>
          <w:p w14:paraId="7D077ECF"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1.01</w:t>
            </w:r>
          </w:p>
        </w:tc>
        <w:tc>
          <w:tcPr>
            <w:tcW w:w="865" w:type="pct"/>
            <w:noWrap/>
            <w:hideMark/>
          </w:tcPr>
          <w:p w14:paraId="2398D3F2"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10.95</w:t>
            </w:r>
          </w:p>
        </w:tc>
        <w:tc>
          <w:tcPr>
            <w:tcW w:w="428" w:type="pct"/>
            <w:noWrap/>
            <w:hideMark/>
          </w:tcPr>
          <w:p w14:paraId="3907BCF6"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20.40</w:t>
            </w:r>
          </w:p>
        </w:tc>
        <w:tc>
          <w:tcPr>
            <w:tcW w:w="635" w:type="pct"/>
            <w:noWrap/>
            <w:hideMark/>
          </w:tcPr>
          <w:p w14:paraId="78E8FF3B"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0.77</w:t>
            </w:r>
          </w:p>
        </w:tc>
        <w:tc>
          <w:tcPr>
            <w:tcW w:w="622" w:type="pct"/>
            <w:noWrap/>
            <w:hideMark/>
          </w:tcPr>
          <w:p w14:paraId="1D9480C8"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651D465B"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218783FA"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1EF4134E"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9</w:t>
            </w:r>
          </w:p>
        </w:tc>
        <w:tc>
          <w:tcPr>
            <w:tcW w:w="641" w:type="pct"/>
            <w:noWrap/>
            <w:hideMark/>
          </w:tcPr>
          <w:p w14:paraId="14954F3C"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0.77</w:t>
            </w:r>
          </w:p>
        </w:tc>
        <w:tc>
          <w:tcPr>
            <w:tcW w:w="524" w:type="pct"/>
            <w:noWrap/>
            <w:hideMark/>
          </w:tcPr>
          <w:p w14:paraId="3F0D779B"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43.81</w:t>
            </w:r>
          </w:p>
        </w:tc>
        <w:tc>
          <w:tcPr>
            <w:tcW w:w="867" w:type="pct"/>
            <w:noWrap/>
            <w:hideMark/>
          </w:tcPr>
          <w:p w14:paraId="02B241BD"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0.45</w:t>
            </w:r>
          </w:p>
        </w:tc>
        <w:tc>
          <w:tcPr>
            <w:tcW w:w="865" w:type="pct"/>
            <w:noWrap/>
            <w:hideMark/>
          </w:tcPr>
          <w:p w14:paraId="0B90ADA1"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11.40</w:t>
            </w:r>
          </w:p>
        </w:tc>
        <w:tc>
          <w:tcPr>
            <w:tcW w:w="428" w:type="pct"/>
            <w:noWrap/>
            <w:hideMark/>
          </w:tcPr>
          <w:p w14:paraId="4861B549"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20.73</w:t>
            </w:r>
          </w:p>
        </w:tc>
        <w:tc>
          <w:tcPr>
            <w:tcW w:w="635" w:type="pct"/>
            <w:noWrap/>
            <w:hideMark/>
          </w:tcPr>
          <w:p w14:paraId="67747A0A"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0.32</w:t>
            </w:r>
          </w:p>
        </w:tc>
        <w:tc>
          <w:tcPr>
            <w:tcW w:w="622" w:type="pct"/>
            <w:noWrap/>
            <w:hideMark/>
          </w:tcPr>
          <w:p w14:paraId="7A7ABBF4"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5189762D"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5F169DDB"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66DEC950"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10</w:t>
            </w:r>
          </w:p>
        </w:tc>
        <w:tc>
          <w:tcPr>
            <w:tcW w:w="641" w:type="pct"/>
            <w:noWrap/>
            <w:hideMark/>
          </w:tcPr>
          <w:p w14:paraId="0BDDE472"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1.27</w:t>
            </w:r>
          </w:p>
        </w:tc>
        <w:tc>
          <w:tcPr>
            <w:tcW w:w="524" w:type="pct"/>
            <w:noWrap/>
            <w:hideMark/>
          </w:tcPr>
          <w:p w14:paraId="5A91AFD8"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45.09</w:t>
            </w:r>
          </w:p>
        </w:tc>
        <w:tc>
          <w:tcPr>
            <w:tcW w:w="867" w:type="pct"/>
            <w:noWrap/>
            <w:hideMark/>
          </w:tcPr>
          <w:p w14:paraId="2213E7C8"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0.75</w:t>
            </w:r>
          </w:p>
        </w:tc>
        <w:tc>
          <w:tcPr>
            <w:tcW w:w="865" w:type="pct"/>
            <w:noWrap/>
            <w:hideMark/>
          </w:tcPr>
          <w:p w14:paraId="70AFB639"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12.15</w:t>
            </w:r>
          </w:p>
        </w:tc>
        <w:tc>
          <w:tcPr>
            <w:tcW w:w="428" w:type="pct"/>
            <w:noWrap/>
            <w:hideMark/>
          </w:tcPr>
          <w:p w14:paraId="1FEEAF5B"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21.251</w:t>
            </w:r>
          </w:p>
        </w:tc>
        <w:tc>
          <w:tcPr>
            <w:tcW w:w="635" w:type="pct"/>
            <w:noWrap/>
            <w:hideMark/>
          </w:tcPr>
          <w:p w14:paraId="22C9F945"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0.523</w:t>
            </w:r>
          </w:p>
        </w:tc>
        <w:tc>
          <w:tcPr>
            <w:tcW w:w="622" w:type="pct"/>
            <w:noWrap/>
            <w:hideMark/>
          </w:tcPr>
          <w:p w14:paraId="396CA349"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17C0EB7B"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7BD6D870"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01B2C20A"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11</w:t>
            </w:r>
          </w:p>
        </w:tc>
        <w:tc>
          <w:tcPr>
            <w:tcW w:w="641" w:type="pct"/>
            <w:noWrap/>
            <w:hideMark/>
          </w:tcPr>
          <w:p w14:paraId="41CAA730"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0.05</w:t>
            </w:r>
          </w:p>
        </w:tc>
        <w:tc>
          <w:tcPr>
            <w:tcW w:w="524" w:type="pct"/>
            <w:noWrap/>
            <w:hideMark/>
          </w:tcPr>
          <w:p w14:paraId="167CC711"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45.13</w:t>
            </w:r>
          </w:p>
        </w:tc>
        <w:tc>
          <w:tcPr>
            <w:tcW w:w="867" w:type="pct"/>
            <w:noWrap/>
            <w:hideMark/>
          </w:tcPr>
          <w:p w14:paraId="4BED8D80"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0.03</w:t>
            </w:r>
          </w:p>
        </w:tc>
        <w:tc>
          <w:tcPr>
            <w:tcW w:w="865" w:type="pct"/>
            <w:noWrap/>
            <w:hideMark/>
          </w:tcPr>
          <w:p w14:paraId="735A356C"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12.18</w:t>
            </w:r>
          </w:p>
        </w:tc>
        <w:tc>
          <w:tcPr>
            <w:tcW w:w="428" w:type="pct"/>
            <w:noWrap/>
            <w:hideMark/>
          </w:tcPr>
          <w:p w14:paraId="66C06CD7"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21.270</w:t>
            </w:r>
          </w:p>
        </w:tc>
        <w:tc>
          <w:tcPr>
            <w:tcW w:w="635" w:type="pct"/>
            <w:noWrap/>
            <w:hideMark/>
          </w:tcPr>
          <w:p w14:paraId="7F1C50A3"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0.018</w:t>
            </w:r>
          </w:p>
        </w:tc>
        <w:tc>
          <w:tcPr>
            <w:tcW w:w="622" w:type="pct"/>
            <w:noWrap/>
            <w:hideMark/>
          </w:tcPr>
          <w:p w14:paraId="7C4E89ED"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6C0E4E18"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53D71EBA"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7C3A4C47"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12</w:t>
            </w:r>
          </w:p>
        </w:tc>
        <w:tc>
          <w:tcPr>
            <w:tcW w:w="641" w:type="pct"/>
            <w:noWrap/>
            <w:hideMark/>
          </w:tcPr>
          <w:p w14:paraId="638D28EA"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0.27</w:t>
            </w:r>
          </w:p>
        </w:tc>
        <w:tc>
          <w:tcPr>
            <w:tcW w:w="524" w:type="pct"/>
            <w:noWrap/>
            <w:hideMark/>
          </w:tcPr>
          <w:p w14:paraId="39679337"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45.41</w:t>
            </w:r>
          </w:p>
        </w:tc>
        <w:tc>
          <w:tcPr>
            <w:tcW w:w="867" w:type="pct"/>
            <w:noWrap/>
            <w:hideMark/>
          </w:tcPr>
          <w:p w14:paraId="558788A2"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0.16</w:t>
            </w:r>
          </w:p>
        </w:tc>
        <w:tc>
          <w:tcPr>
            <w:tcW w:w="865" w:type="pct"/>
            <w:noWrap/>
            <w:hideMark/>
          </w:tcPr>
          <w:p w14:paraId="4B919F05"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12.34</w:t>
            </w:r>
          </w:p>
        </w:tc>
        <w:tc>
          <w:tcPr>
            <w:tcW w:w="428" w:type="pct"/>
            <w:noWrap/>
            <w:hideMark/>
          </w:tcPr>
          <w:p w14:paraId="2C8E596F"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21.380</w:t>
            </w:r>
          </w:p>
        </w:tc>
        <w:tc>
          <w:tcPr>
            <w:tcW w:w="635" w:type="pct"/>
            <w:noWrap/>
            <w:hideMark/>
          </w:tcPr>
          <w:p w14:paraId="6C09D043"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0.110</w:t>
            </w:r>
          </w:p>
        </w:tc>
        <w:tc>
          <w:tcPr>
            <w:tcW w:w="622" w:type="pct"/>
            <w:noWrap/>
            <w:hideMark/>
          </w:tcPr>
          <w:p w14:paraId="4F878B7B"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1DFED251"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2D71F968"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7EC2B356"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13</w:t>
            </w:r>
          </w:p>
        </w:tc>
        <w:tc>
          <w:tcPr>
            <w:tcW w:w="641" w:type="pct"/>
            <w:noWrap/>
            <w:hideMark/>
          </w:tcPr>
          <w:p w14:paraId="0E66EE6B"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1.18</w:t>
            </w:r>
          </w:p>
        </w:tc>
        <w:tc>
          <w:tcPr>
            <w:tcW w:w="524" w:type="pct"/>
            <w:noWrap/>
            <w:hideMark/>
          </w:tcPr>
          <w:p w14:paraId="1DD5423C"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46.59</w:t>
            </w:r>
          </w:p>
        </w:tc>
        <w:tc>
          <w:tcPr>
            <w:tcW w:w="867" w:type="pct"/>
            <w:noWrap/>
            <w:hideMark/>
          </w:tcPr>
          <w:p w14:paraId="195AB697"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0.71</w:t>
            </w:r>
          </w:p>
        </w:tc>
        <w:tc>
          <w:tcPr>
            <w:tcW w:w="865" w:type="pct"/>
            <w:noWrap/>
            <w:hideMark/>
          </w:tcPr>
          <w:p w14:paraId="481B7A93"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13.06</w:t>
            </w:r>
          </w:p>
        </w:tc>
        <w:tc>
          <w:tcPr>
            <w:tcW w:w="428" w:type="pct"/>
            <w:noWrap/>
            <w:hideMark/>
          </w:tcPr>
          <w:p w14:paraId="613A2A53"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21.849</w:t>
            </w:r>
          </w:p>
        </w:tc>
        <w:tc>
          <w:tcPr>
            <w:tcW w:w="635" w:type="pct"/>
            <w:noWrap/>
            <w:hideMark/>
          </w:tcPr>
          <w:p w14:paraId="0F769297"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0.469</w:t>
            </w:r>
          </w:p>
        </w:tc>
        <w:tc>
          <w:tcPr>
            <w:tcW w:w="622" w:type="pct"/>
            <w:noWrap/>
            <w:hideMark/>
          </w:tcPr>
          <w:p w14:paraId="52E25590"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4FF963AE"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7CBF5A9E"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0879D38A"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14</w:t>
            </w:r>
          </w:p>
        </w:tc>
        <w:tc>
          <w:tcPr>
            <w:tcW w:w="641" w:type="pct"/>
            <w:noWrap/>
            <w:hideMark/>
          </w:tcPr>
          <w:p w14:paraId="44B516EB"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1.64</w:t>
            </w:r>
          </w:p>
        </w:tc>
        <w:tc>
          <w:tcPr>
            <w:tcW w:w="524" w:type="pct"/>
            <w:noWrap/>
            <w:hideMark/>
          </w:tcPr>
          <w:p w14:paraId="723D21A4"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48.23</w:t>
            </w:r>
          </w:p>
        </w:tc>
        <w:tc>
          <w:tcPr>
            <w:tcW w:w="867" w:type="pct"/>
            <w:noWrap/>
            <w:hideMark/>
          </w:tcPr>
          <w:p w14:paraId="2E407C7A"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1.01</w:t>
            </w:r>
          </w:p>
        </w:tc>
        <w:tc>
          <w:tcPr>
            <w:tcW w:w="865" w:type="pct"/>
            <w:noWrap/>
            <w:hideMark/>
          </w:tcPr>
          <w:p w14:paraId="7AF41D5F"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14.06</w:t>
            </w:r>
          </w:p>
        </w:tc>
        <w:tc>
          <w:tcPr>
            <w:tcW w:w="428" w:type="pct"/>
            <w:noWrap/>
            <w:hideMark/>
          </w:tcPr>
          <w:p w14:paraId="0217C98A"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22.480</w:t>
            </w:r>
          </w:p>
        </w:tc>
        <w:tc>
          <w:tcPr>
            <w:tcW w:w="635" w:type="pct"/>
            <w:noWrap/>
            <w:hideMark/>
          </w:tcPr>
          <w:p w14:paraId="659B68B4"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0.631</w:t>
            </w:r>
          </w:p>
        </w:tc>
        <w:tc>
          <w:tcPr>
            <w:tcW w:w="622" w:type="pct"/>
            <w:noWrap/>
            <w:hideMark/>
          </w:tcPr>
          <w:p w14:paraId="160CBCBA"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01B0F54E"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3BD2450C"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540462D3"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15</w:t>
            </w:r>
          </w:p>
        </w:tc>
        <w:tc>
          <w:tcPr>
            <w:tcW w:w="641" w:type="pct"/>
            <w:noWrap/>
            <w:hideMark/>
          </w:tcPr>
          <w:p w14:paraId="47501A22"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3.69</w:t>
            </w:r>
          </w:p>
        </w:tc>
        <w:tc>
          <w:tcPr>
            <w:tcW w:w="524" w:type="pct"/>
            <w:noWrap/>
            <w:hideMark/>
          </w:tcPr>
          <w:p w14:paraId="67077041"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51.91</w:t>
            </w:r>
          </w:p>
        </w:tc>
        <w:tc>
          <w:tcPr>
            <w:tcW w:w="867" w:type="pct"/>
            <w:noWrap/>
            <w:hideMark/>
          </w:tcPr>
          <w:p w14:paraId="236A48A7"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2.34</w:t>
            </w:r>
          </w:p>
        </w:tc>
        <w:tc>
          <w:tcPr>
            <w:tcW w:w="865" w:type="pct"/>
            <w:noWrap/>
            <w:hideMark/>
          </w:tcPr>
          <w:p w14:paraId="3F71FCBE"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16.41</w:t>
            </w:r>
          </w:p>
        </w:tc>
        <w:tc>
          <w:tcPr>
            <w:tcW w:w="428" w:type="pct"/>
            <w:noWrap/>
            <w:hideMark/>
          </w:tcPr>
          <w:p w14:paraId="12F9E935"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23.822</w:t>
            </w:r>
          </w:p>
        </w:tc>
        <w:tc>
          <w:tcPr>
            <w:tcW w:w="635" w:type="pct"/>
            <w:noWrap/>
            <w:hideMark/>
          </w:tcPr>
          <w:p w14:paraId="1874441D"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1.342</w:t>
            </w:r>
          </w:p>
        </w:tc>
        <w:tc>
          <w:tcPr>
            <w:tcW w:w="622" w:type="pct"/>
            <w:noWrap/>
            <w:hideMark/>
          </w:tcPr>
          <w:p w14:paraId="3F65C64E"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3E7579E6"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3C0FC727"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0CAFA4B2"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16</w:t>
            </w:r>
          </w:p>
        </w:tc>
        <w:tc>
          <w:tcPr>
            <w:tcW w:w="641" w:type="pct"/>
            <w:noWrap/>
            <w:hideMark/>
          </w:tcPr>
          <w:p w14:paraId="494DF124"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3.55</w:t>
            </w:r>
          </w:p>
        </w:tc>
        <w:tc>
          <w:tcPr>
            <w:tcW w:w="524" w:type="pct"/>
            <w:noWrap/>
            <w:hideMark/>
          </w:tcPr>
          <w:p w14:paraId="4E28DFEC"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55.46</w:t>
            </w:r>
          </w:p>
        </w:tc>
        <w:tc>
          <w:tcPr>
            <w:tcW w:w="867" w:type="pct"/>
            <w:noWrap/>
            <w:hideMark/>
          </w:tcPr>
          <w:p w14:paraId="11234584"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2.35</w:t>
            </w:r>
          </w:p>
        </w:tc>
        <w:tc>
          <w:tcPr>
            <w:tcW w:w="865" w:type="pct"/>
            <w:noWrap/>
            <w:hideMark/>
          </w:tcPr>
          <w:p w14:paraId="112E9832"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18.75</w:t>
            </w:r>
          </w:p>
        </w:tc>
        <w:tc>
          <w:tcPr>
            <w:tcW w:w="428" w:type="pct"/>
            <w:noWrap/>
            <w:hideMark/>
          </w:tcPr>
          <w:p w14:paraId="43917554"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25.024</w:t>
            </w:r>
          </w:p>
        </w:tc>
        <w:tc>
          <w:tcPr>
            <w:tcW w:w="635" w:type="pct"/>
            <w:noWrap/>
            <w:hideMark/>
          </w:tcPr>
          <w:p w14:paraId="3E4EF613"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1.201</w:t>
            </w:r>
          </w:p>
        </w:tc>
        <w:tc>
          <w:tcPr>
            <w:tcW w:w="622" w:type="pct"/>
            <w:noWrap/>
            <w:hideMark/>
          </w:tcPr>
          <w:p w14:paraId="76431994"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07394B70"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14C78E0C"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4457F73D"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17</w:t>
            </w:r>
          </w:p>
        </w:tc>
        <w:tc>
          <w:tcPr>
            <w:tcW w:w="641" w:type="pct"/>
            <w:noWrap/>
            <w:hideMark/>
          </w:tcPr>
          <w:p w14:paraId="7DB4B15A"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1.68</w:t>
            </w:r>
          </w:p>
        </w:tc>
        <w:tc>
          <w:tcPr>
            <w:tcW w:w="524" w:type="pct"/>
            <w:noWrap/>
            <w:hideMark/>
          </w:tcPr>
          <w:p w14:paraId="1804D3DE"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57.14</w:t>
            </w:r>
          </w:p>
        </w:tc>
        <w:tc>
          <w:tcPr>
            <w:tcW w:w="867" w:type="pct"/>
            <w:noWrap/>
            <w:hideMark/>
          </w:tcPr>
          <w:p w14:paraId="0C409D08"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1.14</w:t>
            </w:r>
          </w:p>
        </w:tc>
        <w:tc>
          <w:tcPr>
            <w:tcW w:w="865" w:type="pct"/>
            <w:noWrap/>
            <w:hideMark/>
          </w:tcPr>
          <w:p w14:paraId="25D4E3EB"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19.90</w:t>
            </w:r>
          </w:p>
        </w:tc>
        <w:tc>
          <w:tcPr>
            <w:tcW w:w="428" w:type="pct"/>
            <w:noWrap/>
            <w:hideMark/>
          </w:tcPr>
          <w:p w14:paraId="7338880F"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25.565</w:t>
            </w:r>
          </w:p>
        </w:tc>
        <w:tc>
          <w:tcPr>
            <w:tcW w:w="635" w:type="pct"/>
            <w:noWrap/>
            <w:hideMark/>
          </w:tcPr>
          <w:p w14:paraId="5AC8918C"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0.541</w:t>
            </w:r>
          </w:p>
        </w:tc>
        <w:tc>
          <w:tcPr>
            <w:tcW w:w="622" w:type="pct"/>
            <w:noWrap/>
            <w:hideMark/>
          </w:tcPr>
          <w:p w14:paraId="5B84897D"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069B7441"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435E6B79"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46A1312F"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18</w:t>
            </w:r>
          </w:p>
        </w:tc>
        <w:tc>
          <w:tcPr>
            <w:tcW w:w="641" w:type="pct"/>
            <w:noWrap/>
            <w:hideMark/>
          </w:tcPr>
          <w:p w14:paraId="30E8B536"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2.64</w:t>
            </w:r>
          </w:p>
        </w:tc>
        <w:tc>
          <w:tcPr>
            <w:tcW w:w="524" w:type="pct"/>
            <w:noWrap/>
            <w:hideMark/>
          </w:tcPr>
          <w:p w14:paraId="6A7CA9F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59.78</w:t>
            </w:r>
          </w:p>
        </w:tc>
        <w:tc>
          <w:tcPr>
            <w:tcW w:w="867" w:type="pct"/>
            <w:noWrap/>
            <w:hideMark/>
          </w:tcPr>
          <w:p w14:paraId="4B9232CA"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1.82</w:t>
            </w:r>
          </w:p>
        </w:tc>
        <w:tc>
          <w:tcPr>
            <w:tcW w:w="865" w:type="pct"/>
            <w:noWrap/>
            <w:hideMark/>
          </w:tcPr>
          <w:p w14:paraId="42B34E18"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21.72</w:t>
            </w:r>
          </w:p>
        </w:tc>
        <w:tc>
          <w:tcPr>
            <w:tcW w:w="428" w:type="pct"/>
            <w:noWrap/>
            <w:hideMark/>
          </w:tcPr>
          <w:p w14:paraId="73C7B8F8"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26.378</w:t>
            </w:r>
          </w:p>
        </w:tc>
        <w:tc>
          <w:tcPr>
            <w:tcW w:w="635" w:type="pct"/>
            <w:noWrap/>
            <w:hideMark/>
          </w:tcPr>
          <w:p w14:paraId="50100285"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0.814</w:t>
            </w:r>
          </w:p>
        </w:tc>
        <w:tc>
          <w:tcPr>
            <w:tcW w:w="622" w:type="pct"/>
            <w:noWrap/>
            <w:hideMark/>
          </w:tcPr>
          <w:p w14:paraId="113D8F0C"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01A573F7"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52603800"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184DE943"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19</w:t>
            </w:r>
          </w:p>
        </w:tc>
        <w:tc>
          <w:tcPr>
            <w:tcW w:w="641" w:type="pct"/>
            <w:noWrap/>
            <w:hideMark/>
          </w:tcPr>
          <w:p w14:paraId="7FFA6848"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2.41</w:t>
            </w:r>
          </w:p>
        </w:tc>
        <w:tc>
          <w:tcPr>
            <w:tcW w:w="524" w:type="pct"/>
            <w:noWrap/>
            <w:hideMark/>
          </w:tcPr>
          <w:p w14:paraId="447F9428"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62.19</w:t>
            </w:r>
          </w:p>
        </w:tc>
        <w:tc>
          <w:tcPr>
            <w:tcW w:w="867" w:type="pct"/>
            <w:noWrap/>
            <w:hideMark/>
          </w:tcPr>
          <w:p w14:paraId="6D63A210"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1.70</w:t>
            </w:r>
          </w:p>
        </w:tc>
        <w:tc>
          <w:tcPr>
            <w:tcW w:w="865" w:type="pct"/>
            <w:noWrap/>
            <w:hideMark/>
          </w:tcPr>
          <w:p w14:paraId="224D305B"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23.42</w:t>
            </w:r>
          </w:p>
        </w:tc>
        <w:tc>
          <w:tcPr>
            <w:tcW w:w="428" w:type="pct"/>
            <w:noWrap/>
            <w:hideMark/>
          </w:tcPr>
          <w:p w14:paraId="0644E64F"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27.088</w:t>
            </w:r>
          </w:p>
        </w:tc>
        <w:tc>
          <w:tcPr>
            <w:tcW w:w="635" w:type="pct"/>
            <w:noWrap/>
            <w:hideMark/>
          </w:tcPr>
          <w:p w14:paraId="1C44109C"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0.709</w:t>
            </w:r>
          </w:p>
        </w:tc>
        <w:tc>
          <w:tcPr>
            <w:tcW w:w="622" w:type="pct"/>
            <w:noWrap/>
            <w:hideMark/>
          </w:tcPr>
          <w:p w14:paraId="7A3DF514"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35EFFA40"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22C62F83"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50512E2B"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20</w:t>
            </w:r>
          </w:p>
        </w:tc>
        <w:tc>
          <w:tcPr>
            <w:tcW w:w="641" w:type="pct"/>
            <w:noWrap/>
            <w:hideMark/>
          </w:tcPr>
          <w:p w14:paraId="5564FD1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3.59</w:t>
            </w:r>
          </w:p>
        </w:tc>
        <w:tc>
          <w:tcPr>
            <w:tcW w:w="524" w:type="pct"/>
            <w:noWrap/>
            <w:hideMark/>
          </w:tcPr>
          <w:p w14:paraId="1E4F250B"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65.79</w:t>
            </w:r>
          </w:p>
        </w:tc>
        <w:tc>
          <w:tcPr>
            <w:tcW w:w="867" w:type="pct"/>
            <w:noWrap/>
            <w:hideMark/>
          </w:tcPr>
          <w:p w14:paraId="5D4CD2DD"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2.59</w:t>
            </w:r>
          </w:p>
        </w:tc>
        <w:tc>
          <w:tcPr>
            <w:tcW w:w="865" w:type="pct"/>
            <w:noWrap/>
            <w:hideMark/>
          </w:tcPr>
          <w:p w14:paraId="67424724"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26.02</w:t>
            </w:r>
          </w:p>
        </w:tc>
        <w:tc>
          <w:tcPr>
            <w:tcW w:w="428" w:type="pct"/>
            <w:noWrap/>
            <w:hideMark/>
          </w:tcPr>
          <w:p w14:paraId="74B02EA1"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28.088</w:t>
            </w:r>
          </w:p>
        </w:tc>
        <w:tc>
          <w:tcPr>
            <w:tcW w:w="635" w:type="pct"/>
            <w:noWrap/>
            <w:hideMark/>
          </w:tcPr>
          <w:p w14:paraId="25F9CEA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1.001</w:t>
            </w:r>
          </w:p>
        </w:tc>
        <w:tc>
          <w:tcPr>
            <w:tcW w:w="622" w:type="pct"/>
            <w:noWrap/>
            <w:hideMark/>
          </w:tcPr>
          <w:p w14:paraId="7B7A83CF"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261F888C"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64CC96E9"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28198776"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21</w:t>
            </w:r>
          </w:p>
        </w:tc>
        <w:tc>
          <w:tcPr>
            <w:tcW w:w="641" w:type="pct"/>
            <w:noWrap/>
            <w:hideMark/>
          </w:tcPr>
          <w:p w14:paraId="766E8FA8"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1.77</w:t>
            </w:r>
          </w:p>
        </w:tc>
        <w:tc>
          <w:tcPr>
            <w:tcW w:w="524" w:type="pct"/>
            <w:noWrap/>
            <w:hideMark/>
          </w:tcPr>
          <w:p w14:paraId="0A8A1F6A"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67.56</w:t>
            </w:r>
          </w:p>
        </w:tc>
        <w:tc>
          <w:tcPr>
            <w:tcW w:w="867" w:type="pct"/>
            <w:noWrap/>
            <w:hideMark/>
          </w:tcPr>
          <w:p w14:paraId="6FE3D0E4"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1.30</w:t>
            </w:r>
          </w:p>
        </w:tc>
        <w:tc>
          <w:tcPr>
            <w:tcW w:w="865" w:type="pct"/>
            <w:noWrap/>
            <w:hideMark/>
          </w:tcPr>
          <w:p w14:paraId="11D19B30"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27.32</w:t>
            </w:r>
          </w:p>
        </w:tc>
        <w:tc>
          <w:tcPr>
            <w:tcW w:w="428" w:type="pct"/>
            <w:noWrap/>
            <w:hideMark/>
          </w:tcPr>
          <w:p w14:paraId="313B4AB1"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28.559</w:t>
            </w:r>
          </w:p>
        </w:tc>
        <w:tc>
          <w:tcPr>
            <w:tcW w:w="635" w:type="pct"/>
            <w:noWrap/>
            <w:hideMark/>
          </w:tcPr>
          <w:p w14:paraId="4AAD425D"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0.471</w:t>
            </w:r>
          </w:p>
        </w:tc>
        <w:tc>
          <w:tcPr>
            <w:tcW w:w="622" w:type="pct"/>
            <w:noWrap/>
            <w:hideMark/>
          </w:tcPr>
          <w:p w14:paraId="73D7D05C"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39614CD0"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77D99638" w14:textId="77777777" w:rsidTr="0006637E">
        <w:trPr>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17C65033"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22</w:t>
            </w:r>
          </w:p>
        </w:tc>
        <w:tc>
          <w:tcPr>
            <w:tcW w:w="641" w:type="pct"/>
            <w:noWrap/>
            <w:hideMark/>
          </w:tcPr>
          <w:p w14:paraId="2DFF690E"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0.45</w:t>
            </w:r>
          </w:p>
        </w:tc>
        <w:tc>
          <w:tcPr>
            <w:tcW w:w="524" w:type="pct"/>
            <w:noWrap/>
            <w:hideMark/>
          </w:tcPr>
          <w:p w14:paraId="3A6DFE3A"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68.02</w:t>
            </w:r>
          </w:p>
        </w:tc>
        <w:tc>
          <w:tcPr>
            <w:tcW w:w="867" w:type="pct"/>
            <w:noWrap/>
            <w:hideMark/>
          </w:tcPr>
          <w:p w14:paraId="28BEBD21"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0.34</w:t>
            </w:r>
          </w:p>
        </w:tc>
        <w:tc>
          <w:tcPr>
            <w:tcW w:w="865" w:type="pct"/>
            <w:noWrap/>
            <w:hideMark/>
          </w:tcPr>
          <w:p w14:paraId="386A6E76"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27.66</w:t>
            </w:r>
          </w:p>
        </w:tc>
        <w:tc>
          <w:tcPr>
            <w:tcW w:w="428" w:type="pct"/>
            <w:noWrap/>
            <w:hideMark/>
          </w:tcPr>
          <w:p w14:paraId="661C65AE"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28.677</w:t>
            </w:r>
          </w:p>
        </w:tc>
        <w:tc>
          <w:tcPr>
            <w:tcW w:w="635" w:type="pct"/>
            <w:noWrap/>
            <w:hideMark/>
          </w:tcPr>
          <w:p w14:paraId="6A75A29E"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0.118</w:t>
            </w:r>
          </w:p>
        </w:tc>
        <w:tc>
          <w:tcPr>
            <w:tcW w:w="622" w:type="pct"/>
            <w:noWrap/>
            <w:hideMark/>
          </w:tcPr>
          <w:p w14:paraId="3DEC8282"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3557796A" w14:textId="77777777" w:rsidR="00E1185B" w:rsidRPr="00784336" w:rsidRDefault="00E1185B" w:rsidP="00E1185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r w:rsidR="0006637E" w:rsidRPr="00784336" w14:paraId="015CD9DB" w14:textId="77777777" w:rsidTr="000663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 w:type="pct"/>
            <w:hideMark/>
          </w:tcPr>
          <w:p w14:paraId="7164E3D1"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lastRenderedPageBreak/>
              <w:t>23</w:t>
            </w:r>
          </w:p>
        </w:tc>
        <w:tc>
          <w:tcPr>
            <w:tcW w:w="641" w:type="pct"/>
            <w:noWrap/>
            <w:hideMark/>
          </w:tcPr>
          <w:p w14:paraId="4684C455"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0.68</w:t>
            </w:r>
          </w:p>
        </w:tc>
        <w:tc>
          <w:tcPr>
            <w:tcW w:w="524" w:type="pct"/>
            <w:noWrap/>
            <w:hideMark/>
          </w:tcPr>
          <w:p w14:paraId="6E6CD102"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68.70</w:t>
            </w:r>
          </w:p>
        </w:tc>
        <w:tc>
          <w:tcPr>
            <w:tcW w:w="867" w:type="pct"/>
            <w:noWrap/>
            <w:hideMark/>
          </w:tcPr>
          <w:p w14:paraId="5F9B3BA7"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0.51</w:t>
            </w:r>
          </w:p>
        </w:tc>
        <w:tc>
          <w:tcPr>
            <w:tcW w:w="865" w:type="pct"/>
            <w:noWrap/>
            <w:hideMark/>
          </w:tcPr>
          <w:p w14:paraId="614C4E4E" w14:textId="77777777" w:rsidR="00E1185B" w:rsidRPr="00E1185B"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28.16</w:t>
            </w:r>
          </w:p>
        </w:tc>
        <w:tc>
          <w:tcPr>
            <w:tcW w:w="428" w:type="pct"/>
            <w:noWrap/>
            <w:hideMark/>
          </w:tcPr>
          <w:p w14:paraId="476501F8"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28.853</w:t>
            </w:r>
          </w:p>
        </w:tc>
        <w:tc>
          <w:tcPr>
            <w:tcW w:w="635" w:type="pct"/>
            <w:noWrap/>
            <w:hideMark/>
          </w:tcPr>
          <w:p w14:paraId="090955B2"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0.176</w:t>
            </w:r>
          </w:p>
        </w:tc>
        <w:tc>
          <w:tcPr>
            <w:tcW w:w="622" w:type="pct"/>
            <w:noWrap/>
            <w:hideMark/>
          </w:tcPr>
          <w:p w14:paraId="462955E5" w14:textId="77777777" w:rsidR="00E1185B" w:rsidRPr="00784336" w:rsidRDefault="00E1185B" w:rsidP="00E1185B">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3AD10FED" w14:textId="77777777" w:rsidR="00E1185B" w:rsidRPr="00784336" w:rsidRDefault="00E1185B" w:rsidP="00E1185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s-ES"/>
              </w:rPr>
            </w:pPr>
          </w:p>
        </w:tc>
      </w:tr>
      <w:tr w:rsidR="00E1185B" w:rsidRPr="00784336" w14:paraId="39C5863E" w14:textId="77777777" w:rsidTr="0006637E">
        <w:trPr>
          <w:trHeight w:val="315"/>
        </w:trPr>
        <w:tc>
          <w:tcPr>
            <w:cnfStyle w:val="001000000000" w:firstRow="0" w:lastRow="0" w:firstColumn="1" w:lastColumn="0" w:oddVBand="0" w:evenVBand="0" w:oddHBand="0" w:evenHBand="0" w:firstRowFirstColumn="0" w:firstRowLastColumn="0" w:lastRowFirstColumn="0" w:lastRowLastColumn="0"/>
            <w:tcW w:w="342" w:type="pct"/>
            <w:hideMark/>
          </w:tcPr>
          <w:p w14:paraId="621E6978" w14:textId="77777777" w:rsidR="00E1185B" w:rsidRPr="00784336" w:rsidRDefault="00E1185B" w:rsidP="00E1185B">
            <w:pPr>
              <w:spacing w:after="0"/>
              <w:jc w:val="center"/>
              <w:rPr>
                <w:rFonts w:ascii="Calibri" w:eastAsia="Times New Roman" w:hAnsi="Calibri" w:cs="Calibri"/>
                <w:color w:val="000000"/>
                <w:lang w:eastAsia="es-ES"/>
              </w:rPr>
            </w:pPr>
            <w:r w:rsidRPr="00784336">
              <w:rPr>
                <w:rFonts w:ascii="Calibri" w:eastAsia="Times New Roman" w:hAnsi="Calibri" w:cs="Calibri"/>
                <w:color w:val="000000"/>
                <w:lang w:eastAsia="es-ES"/>
              </w:rPr>
              <w:t>24</w:t>
            </w:r>
          </w:p>
        </w:tc>
        <w:tc>
          <w:tcPr>
            <w:tcW w:w="641" w:type="pct"/>
            <w:noWrap/>
            <w:hideMark/>
          </w:tcPr>
          <w:p w14:paraId="43C1024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0.05</w:t>
            </w:r>
          </w:p>
        </w:tc>
        <w:tc>
          <w:tcPr>
            <w:tcW w:w="524" w:type="pct"/>
            <w:noWrap/>
            <w:hideMark/>
          </w:tcPr>
          <w:p w14:paraId="5E8223E1"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68.74</w:t>
            </w:r>
          </w:p>
        </w:tc>
        <w:tc>
          <w:tcPr>
            <w:tcW w:w="867" w:type="pct"/>
            <w:noWrap/>
            <w:hideMark/>
          </w:tcPr>
          <w:p w14:paraId="41A75BC2"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0.03</w:t>
            </w:r>
          </w:p>
        </w:tc>
        <w:tc>
          <w:tcPr>
            <w:tcW w:w="865" w:type="pct"/>
            <w:noWrap/>
            <w:hideMark/>
          </w:tcPr>
          <w:p w14:paraId="4C780654" w14:textId="77777777" w:rsidR="00E1185B" w:rsidRPr="00E1185B"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E1185B">
              <w:rPr>
                <w:rFonts w:ascii="Calibri" w:eastAsia="Times New Roman" w:hAnsi="Calibri" w:cs="Calibri"/>
                <w:lang w:eastAsia="es-ES"/>
              </w:rPr>
              <w:t>28.20</w:t>
            </w:r>
          </w:p>
        </w:tc>
        <w:tc>
          <w:tcPr>
            <w:tcW w:w="428" w:type="pct"/>
            <w:noWrap/>
            <w:hideMark/>
          </w:tcPr>
          <w:p w14:paraId="3397B116"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28.865</w:t>
            </w:r>
          </w:p>
        </w:tc>
        <w:tc>
          <w:tcPr>
            <w:tcW w:w="635" w:type="pct"/>
            <w:noWrap/>
            <w:hideMark/>
          </w:tcPr>
          <w:p w14:paraId="5D717A66"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0.012</w:t>
            </w:r>
          </w:p>
        </w:tc>
        <w:tc>
          <w:tcPr>
            <w:tcW w:w="622" w:type="pct"/>
            <w:noWrap/>
            <w:hideMark/>
          </w:tcPr>
          <w:p w14:paraId="657179FD" w14:textId="77777777" w:rsidR="00E1185B" w:rsidRPr="00784336" w:rsidRDefault="00E1185B" w:rsidP="00E1185B">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784336">
              <w:rPr>
                <w:rFonts w:ascii="Calibri" w:eastAsia="Times New Roman" w:hAnsi="Calibri" w:cs="Calibri"/>
                <w:color w:val="000000"/>
                <w:lang w:eastAsia="es-ES"/>
              </w:rPr>
              <w:t>0.00</w:t>
            </w:r>
          </w:p>
        </w:tc>
        <w:tc>
          <w:tcPr>
            <w:tcW w:w="77" w:type="pct"/>
            <w:hideMark/>
          </w:tcPr>
          <w:p w14:paraId="4D61BE12" w14:textId="77777777" w:rsidR="00E1185B" w:rsidRPr="00784336" w:rsidRDefault="00E1185B" w:rsidP="00E1185B">
            <w:pPr>
              <w:keepNext/>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s-ES"/>
              </w:rPr>
            </w:pPr>
          </w:p>
        </w:tc>
      </w:tr>
    </w:tbl>
    <w:p w14:paraId="69BBB9DC" w14:textId="0814BD02" w:rsidR="00CB0307" w:rsidRDefault="00E1185B" w:rsidP="00E1185B">
      <w:pPr>
        <w:pStyle w:val="Descripcin"/>
      </w:pPr>
      <w:bookmarkStart w:id="276" w:name="_Toc99969447"/>
      <w:r>
        <w:t xml:space="preserve">Tabla </w:t>
      </w:r>
      <w:fldSimple w:instr=" SEQ Tabla \* ARABIC ">
        <w:r w:rsidR="004F2F11">
          <w:rPr>
            <w:noProof/>
          </w:rPr>
          <w:t>21</w:t>
        </w:r>
      </w:fldSimple>
      <w:r>
        <w:t>. Pérdidas de precipitación según el Método Alternativo</w:t>
      </w:r>
      <w:bookmarkEnd w:id="276"/>
    </w:p>
    <w:p w14:paraId="6CBD5C51" w14:textId="0D087747" w:rsidR="00B8524C" w:rsidRDefault="00EC2F33">
      <w:pPr>
        <w:widowControl/>
        <w:tabs>
          <w:tab w:val="clear" w:pos="8789"/>
        </w:tabs>
        <w:spacing w:before="0" w:after="200" w:line="276" w:lineRule="auto"/>
        <w:jc w:val="left"/>
        <w:rPr>
          <w:lang w:val="es-ES_tradnl"/>
        </w:rPr>
      </w:pPr>
      <w:r>
        <w:rPr>
          <w:lang w:val="es-ES_tradnl"/>
        </w:rPr>
        <w:br w:type="page"/>
      </w:r>
    </w:p>
    <w:p w14:paraId="394D48B9" w14:textId="420436B0" w:rsidR="007C3A9A" w:rsidRDefault="007C3A9A" w:rsidP="00B8524C">
      <w:pPr>
        <w:pStyle w:val="Ttulo1"/>
        <w:jc w:val="center"/>
        <w:rPr>
          <w:lang w:val="es-ES_tradnl"/>
        </w:rPr>
      </w:pPr>
      <w:bookmarkStart w:id="277" w:name="_Toc99969421"/>
      <w:r>
        <w:rPr>
          <w:lang w:val="es-ES_tradnl"/>
        </w:rPr>
        <w:lastRenderedPageBreak/>
        <w:t>Anexo 3: Tabla de valores del Método SCS para hidrogramas.</w:t>
      </w:r>
      <w:bookmarkEnd w:id="277"/>
    </w:p>
    <w:p w14:paraId="36B2DB4D" w14:textId="08277C8D" w:rsidR="007C3A9A" w:rsidRDefault="007C3A9A" w:rsidP="007C3A9A">
      <w:pPr>
        <w:rPr>
          <w:lang w:val="es-ES_tradnl" w:eastAsia="es-ES"/>
        </w:rPr>
      </w:pPr>
    </w:p>
    <w:p w14:paraId="6DE1E6FD" w14:textId="1A918A75" w:rsidR="007C3A9A" w:rsidRDefault="007C3A9A" w:rsidP="007C3A9A">
      <w:pPr>
        <w:rPr>
          <w:lang w:val="es-ES_tradnl" w:eastAsia="es-ES"/>
        </w:rPr>
      </w:pPr>
      <w:r>
        <w:rPr>
          <w:lang w:val="es-ES_tradnl" w:eastAsia="es-ES"/>
        </w:rPr>
        <w:t>Se presenta la tabla de valores necesaria para elaborar un hidrograma con el Método SCS. El valor de cada celda es multiplicado por el Tiempo pico (</w:t>
      </w:r>
      <w:proofErr w:type="spellStart"/>
      <w:r>
        <w:rPr>
          <w:lang w:val="es-ES_tradnl" w:eastAsia="es-ES"/>
        </w:rPr>
        <w:t>Tp</w:t>
      </w:r>
      <w:proofErr w:type="spellEnd"/>
      <w:r>
        <w:rPr>
          <w:lang w:val="es-ES_tradnl" w:eastAsia="es-ES"/>
        </w:rPr>
        <w:t>) y el Caudal punta (</w:t>
      </w:r>
      <w:proofErr w:type="spellStart"/>
      <w:r>
        <w:rPr>
          <w:lang w:val="es-ES_tradnl" w:eastAsia="es-ES"/>
        </w:rPr>
        <w:t>Qp</w:t>
      </w:r>
      <w:proofErr w:type="spellEnd"/>
      <w:r>
        <w:rPr>
          <w:lang w:val="es-ES_tradnl" w:eastAsia="es-ES"/>
        </w:rPr>
        <w:t>) para poder sacar la distribución descrita por el hidrograma en el episodio.</w:t>
      </w:r>
    </w:p>
    <w:p w14:paraId="5C7973A2" w14:textId="77777777" w:rsidR="00B8524C" w:rsidRDefault="00B8524C" w:rsidP="007C3A9A">
      <w:pPr>
        <w:rPr>
          <w:lang w:val="es-ES_tradnl" w:eastAsia="es-ES"/>
        </w:rPr>
      </w:pPr>
    </w:p>
    <w:p w14:paraId="34D018D2" w14:textId="4A4AD02D" w:rsidR="007C3A9A" w:rsidRDefault="007C3A9A" w:rsidP="007C3A9A">
      <w:pPr>
        <w:rPr>
          <w:lang w:val="es-ES_tradnl" w:eastAsia="es-ES"/>
        </w:rPr>
      </w:pPr>
    </w:p>
    <w:tbl>
      <w:tblPr>
        <w:tblStyle w:val="Tablanormal5"/>
        <w:tblW w:w="2432" w:type="dxa"/>
        <w:jc w:val="center"/>
        <w:tblLook w:val="04A0" w:firstRow="1" w:lastRow="0" w:firstColumn="1" w:lastColumn="0" w:noHBand="0" w:noVBand="1"/>
      </w:tblPr>
      <w:tblGrid>
        <w:gridCol w:w="1216"/>
        <w:gridCol w:w="1216"/>
      </w:tblGrid>
      <w:tr w:rsidR="00DD6BE6" w:rsidRPr="00DD6BE6" w14:paraId="329B3E0D" w14:textId="77777777" w:rsidTr="00DD6BE6">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100" w:firstRow="0" w:lastRow="0" w:firstColumn="1" w:lastColumn="0" w:oddVBand="0" w:evenVBand="0" w:oddHBand="0" w:evenHBand="0" w:firstRowFirstColumn="1" w:firstRowLastColumn="0" w:lastRowFirstColumn="0" w:lastRowLastColumn="0"/>
            <w:tcW w:w="1216" w:type="dxa"/>
            <w:noWrap/>
            <w:hideMark/>
          </w:tcPr>
          <w:p w14:paraId="18899D53" w14:textId="77777777" w:rsidR="00DD6BE6" w:rsidRPr="00DD6BE6" w:rsidRDefault="00DD6BE6" w:rsidP="00DD6BE6">
            <w:pPr>
              <w:widowControl/>
              <w:tabs>
                <w:tab w:val="clear" w:pos="8789"/>
              </w:tabs>
              <w:spacing w:before="0" w:after="0"/>
              <w:jc w:val="left"/>
              <w:rPr>
                <w:rFonts w:ascii="Calibri" w:eastAsia="Times New Roman" w:hAnsi="Calibri" w:cs="Calibri"/>
                <w:b/>
                <w:bCs/>
                <w:color w:val="404040"/>
                <w:spacing w:val="0"/>
                <w:sz w:val="24"/>
                <w:szCs w:val="24"/>
                <w:lang w:eastAsia="es-ES"/>
              </w:rPr>
            </w:pPr>
            <w:r w:rsidRPr="00DD6BE6">
              <w:rPr>
                <w:rFonts w:ascii="Calibri" w:eastAsia="Times New Roman" w:hAnsi="Calibri" w:cs="Calibri"/>
                <w:b/>
                <w:bCs/>
                <w:color w:val="404040"/>
                <w:spacing w:val="0"/>
                <w:sz w:val="24"/>
                <w:szCs w:val="24"/>
                <w:lang w:eastAsia="es-ES"/>
              </w:rPr>
              <w:t>t/</w:t>
            </w:r>
            <w:proofErr w:type="spellStart"/>
            <w:r w:rsidRPr="00DD6BE6">
              <w:rPr>
                <w:rFonts w:ascii="Calibri" w:eastAsia="Times New Roman" w:hAnsi="Calibri" w:cs="Calibri"/>
                <w:b/>
                <w:bCs/>
                <w:color w:val="404040"/>
                <w:spacing w:val="0"/>
                <w:sz w:val="24"/>
                <w:szCs w:val="24"/>
                <w:lang w:eastAsia="es-ES"/>
              </w:rPr>
              <w:t>Tp</w:t>
            </w:r>
            <w:proofErr w:type="spellEnd"/>
          </w:p>
        </w:tc>
        <w:tc>
          <w:tcPr>
            <w:tcW w:w="1216" w:type="dxa"/>
            <w:noWrap/>
            <w:hideMark/>
          </w:tcPr>
          <w:p w14:paraId="72654880" w14:textId="77777777" w:rsidR="00DD6BE6" w:rsidRPr="00DD6BE6" w:rsidRDefault="00DD6BE6" w:rsidP="00DD6BE6">
            <w:pPr>
              <w:widowControl/>
              <w:tabs>
                <w:tab w:val="clear" w:pos="8789"/>
              </w:tabs>
              <w:spacing w:before="0"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404040"/>
                <w:spacing w:val="0"/>
                <w:sz w:val="24"/>
                <w:szCs w:val="24"/>
                <w:lang w:eastAsia="es-ES"/>
              </w:rPr>
            </w:pPr>
            <w:r w:rsidRPr="00DD6BE6">
              <w:rPr>
                <w:rFonts w:ascii="Calibri" w:eastAsia="Times New Roman" w:hAnsi="Calibri" w:cs="Calibri"/>
                <w:b/>
                <w:bCs/>
                <w:color w:val="404040"/>
                <w:spacing w:val="0"/>
                <w:sz w:val="24"/>
                <w:szCs w:val="24"/>
                <w:lang w:eastAsia="es-ES"/>
              </w:rPr>
              <w:t>Q/</w:t>
            </w:r>
            <w:proofErr w:type="spellStart"/>
            <w:r w:rsidRPr="00DD6BE6">
              <w:rPr>
                <w:rFonts w:ascii="Calibri" w:eastAsia="Times New Roman" w:hAnsi="Calibri" w:cs="Calibri"/>
                <w:b/>
                <w:bCs/>
                <w:color w:val="404040"/>
                <w:spacing w:val="0"/>
                <w:sz w:val="24"/>
                <w:szCs w:val="24"/>
                <w:lang w:eastAsia="es-ES"/>
              </w:rPr>
              <w:t>Qp</w:t>
            </w:r>
            <w:proofErr w:type="spellEnd"/>
          </w:p>
        </w:tc>
      </w:tr>
      <w:tr w:rsidR="00DD6BE6" w:rsidRPr="00DD6BE6" w14:paraId="34C84E30"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08A853C4"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w:t>
            </w:r>
          </w:p>
        </w:tc>
        <w:tc>
          <w:tcPr>
            <w:tcW w:w="1216" w:type="dxa"/>
            <w:noWrap/>
            <w:hideMark/>
          </w:tcPr>
          <w:p w14:paraId="3CA22DEA"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w:t>
            </w:r>
          </w:p>
        </w:tc>
      </w:tr>
      <w:tr w:rsidR="00DD6BE6" w:rsidRPr="00DD6BE6" w14:paraId="321652D2"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036C5BA9"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0.1</w:t>
            </w:r>
          </w:p>
        </w:tc>
        <w:tc>
          <w:tcPr>
            <w:tcW w:w="1216" w:type="dxa"/>
            <w:noWrap/>
            <w:hideMark/>
          </w:tcPr>
          <w:p w14:paraId="6F051C29"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0.015</w:t>
            </w:r>
          </w:p>
        </w:tc>
      </w:tr>
      <w:tr w:rsidR="00DD6BE6" w:rsidRPr="00DD6BE6" w14:paraId="6BFB6188"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1D741AEF"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0.2</w:t>
            </w:r>
          </w:p>
        </w:tc>
        <w:tc>
          <w:tcPr>
            <w:tcW w:w="1216" w:type="dxa"/>
            <w:noWrap/>
            <w:hideMark/>
          </w:tcPr>
          <w:p w14:paraId="0A39F1BC"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0.075</w:t>
            </w:r>
          </w:p>
        </w:tc>
      </w:tr>
      <w:tr w:rsidR="00DD6BE6" w:rsidRPr="00DD6BE6" w14:paraId="5F8C0D0D"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25D98D01"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0.3</w:t>
            </w:r>
          </w:p>
        </w:tc>
        <w:tc>
          <w:tcPr>
            <w:tcW w:w="1216" w:type="dxa"/>
            <w:noWrap/>
            <w:hideMark/>
          </w:tcPr>
          <w:p w14:paraId="260316BD"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0.16</w:t>
            </w:r>
          </w:p>
        </w:tc>
      </w:tr>
      <w:tr w:rsidR="00DD6BE6" w:rsidRPr="00DD6BE6" w14:paraId="2C76F06A"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1ADD9500"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0.4</w:t>
            </w:r>
          </w:p>
        </w:tc>
        <w:tc>
          <w:tcPr>
            <w:tcW w:w="1216" w:type="dxa"/>
            <w:noWrap/>
            <w:hideMark/>
          </w:tcPr>
          <w:p w14:paraId="41A9DC58"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0.28</w:t>
            </w:r>
          </w:p>
        </w:tc>
      </w:tr>
      <w:tr w:rsidR="00DD6BE6" w:rsidRPr="00DD6BE6" w14:paraId="04B0320C"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69F1E12E"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0.5</w:t>
            </w:r>
          </w:p>
        </w:tc>
        <w:tc>
          <w:tcPr>
            <w:tcW w:w="1216" w:type="dxa"/>
            <w:noWrap/>
            <w:hideMark/>
          </w:tcPr>
          <w:p w14:paraId="7F589745"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0.43</w:t>
            </w:r>
          </w:p>
        </w:tc>
      </w:tr>
      <w:tr w:rsidR="00DD6BE6" w:rsidRPr="00DD6BE6" w14:paraId="35DE2E7E"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67CB320"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0.6</w:t>
            </w:r>
          </w:p>
        </w:tc>
        <w:tc>
          <w:tcPr>
            <w:tcW w:w="1216" w:type="dxa"/>
            <w:noWrap/>
            <w:hideMark/>
          </w:tcPr>
          <w:p w14:paraId="28F0B861"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0.6</w:t>
            </w:r>
          </w:p>
        </w:tc>
      </w:tr>
      <w:tr w:rsidR="00DD6BE6" w:rsidRPr="00DD6BE6" w14:paraId="791360EC"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27AA55AB"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0.7</w:t>
            </w:r>
          </w:p>
        </w:tc>
        <w:tc>
          <w:tcPr>
            <w:tcW w:w="1216" w:type="dxa"/>
            <w:noWrap/>
            <w:hideMark/>
          </w:tcPr>
          <w:p w14:paraId="4CA535F2"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0.77</w:t>
            </w:r>
          </w:p>
        </w:tc>
      </w:tr>
      <w:tr w:rsidR="00DD6BE6" w:rsidRPr="00DD6BE6" w14:paraId="5A4FD332"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77A4008"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0.8</w:t>
            </w:r>
          </w:p>
        </w:tc>
        <w:tc>
          <w:tcPr>
            <w:tcW w:w="1216" w:type="dxa"/>
            <w:noWrap/>
            <w:hideMark/>
          </w:tcPr>
          <w:p w14:paraId="27F76E51"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0.89</w:t>
            </w:r>
          </w:p>
        </w:tc>
      </w:tr>
      <w:tr w:rsidR="00DD6BE6" w:rsidRPr="00DD6BE6" w14:paraId="3D400525"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436600BA"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0.9</w:t>
            </w:r>
          </w:p>
        </w:tc>
        <w:tc>
          <w:tcPr>
            <w:tcW w:w="1216" w:type="dxa"/>
            <w:noWrap/>
            <w:hideMark/>
          </w:tcPr>
          <w:p w14:paraId="3B36B810"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0.97</w:t>
            </w:r>
          </w:p>
        </w:tc>
      </w:tr>
      <w:tr w:rsidR="00DD6BE6" w:rsidRPr="00DD6BE6" w14:paraId="3EEBC7C7"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5C123348"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w:t>
            </w:r>
          </w:p>
        </w:tc>
        <w:tc>
          <w:tcPr>
            <w:tcW w:w="1216" w:type="dxa"/>
            <w:noWrap/>
            <w:hideMark/>
          </w:tcPr>
          <w:p w14:paraId="41463F00"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w:t>
            </w:r>
          </w:p>
        </w:tc>
      </w:tr>
      <w:tr w:rsidR="00DD6BE6" w:rsidRPr="00DD6BE6" w14:paraId="570AA17A"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65C02E5"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1.1</w:t>
            </w:r>
          </w:p>
        </w:tc>
        <w:tc>
          <w:tcPr>
            <w:tcW w:w="1216" w:type="dxa"/>
            <w:noWrap/>
            <w:hideMark/>
          </w:tcPr>
          <w:p w14:paraId="42E7F0B8"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0.98</w:t>
            </w:r>
          </w:p>
        </w:tc>
      </w:tr>
      <w:tr w:rsidR="00DD6BE6" w:rsidRPr="00DD6BE6" w14:paraId="7F1C0FFE"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4DE1AEF8"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1.2</w:t>
            </w:r>
          </w:p>
        </w:tc>
        <w:tc>
          <w:tcPr>
            <w:tcW w:w="1216" w:type="dxa"/>
            <w:noWrap/>
            <w:hideMark/>
          </w:tcPr>
          <w:p w14:paraId="66023E47"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0.92</w:t>
            </w:r>
          </w:p>
        </w:tc>
      </w:tr>
      <w:tr w:rsidR="00DD6BE6" w:rsidRPr="00DD6BE6" w14:paraId="6B486F2A"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29E7A2F"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1.3</w:t>
            </w:r>
          </w:p>
        </w:tc>
        <w:tc>
          <w:tcPr>
            <w:tcW w:w="1216" w:type="dxa"/>
            <w:noWrap/>
            <w:hideMark/>
          </w:tcPr>
          <w:p w14:paraId="44C2411B"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0.84</w:t>
            </w:r>
          </w:p>
        </w:tc>
      </w:tr>
      <w:tr w:rsidR="00DD6BE6" w:rsidRPr="00DD6BE6" w14:paraId="31FFC3DE"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54DD8D9A"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1.4</w:t>
            </w:r>
          </w:p>
        </w:tc>
        <w:tc>
          <w:tcPr>
            <w:tcW w:w="1216" w:type="dxa"/>
            <w:noWrap/>
            <w:hideMark/>
          </w:tcPr>
          <w:p w14:paraId="528E23C9"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0.75</w:t>
            </w:r>
          </w:p>
        </w:tc>
      </w:tr>
      <w:tr w:rsidR="00DD6BE6" w:rsidRPr="00DD6BE6" w14:paraId="447B3109"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3C09DA10"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1.5</w:t>
            </w:r>
          </w:p>
        </w:tc>
        <w:tc>
          <w:tcPr>
            <w:tcW w:w="1216" w:type="dxa"/>
            <w:noWrap/>
            <w:hideMark/>
          </w:tcPr>
          <w:p w14:paraId="60FF7D6A"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0.65</w:t>
            </w:r>
          </w:p>
        </w:tc>
      </w:tr>
      <w:tr w:rsidR="00DD6BE6" w:rsidRPr="00DD6BE6" w14:paraId="589E5DF8"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451504D4"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1.6</w:t>
            </w:r>
          </w:p>
        </w:tc>
        <w:tc>
          <w:tcPr>
            <w:tcW w:w="1216" w:type="dxa"/>
            <w:noWrap/>
            <w:hideMark/>
          </w:tcPr>
          <w:p w14:paraId="52671BB2"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0.57</w:t>
            </w:r>
          </w:p>
        </w:tc>
      </w:tr>
      <w:tr w:rsidR="00DD6BE6" w:rsidRPr="00DD6BE6" w14:paraId="3E141608"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4E87D8EC"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1.8</w:t>
            </w:r>
          </w:p>
        </w:tc>
        <w:tc>
          <w:tcPr>
            <w:tcW w:w="1216" w:type="dxa"/>
            <w:noWrap/>
            <w:hideMark/>
          </w:tcPr>
          <w:p w14:paraId="4C99A9CE"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0.43</w:t>
            </w:r>
          </w:p>
        </w:tc>
      </w:tr>
      <w:tr w:rsidR="00DD6BE6" w:rsidRPr="00DD6BE6" w14:paraId="04F0034D"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239E14B6"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2</w:t>
            </w:r>
          </w:p>
        </w:tc>
        <w:tc>
          <w:tcPr>
            <w:tcW w:w="1216" w:type="dxa"/>
            <w:noWrap/>
            <w:hideMark/>
          </w:tcPr>
          <w:p w14:paraId="028D61DD"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0.32</w:t>
            </w:r>
          </w:p>
        </w:tc>
      </w:tr>
      <w:tr w:rsidR="00DD6BE6" w:rsidRPr="00DD6BE6" w14:paraId="53F50AB3"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06BB544E"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2.2</w:t>
            </w:r>
          </w:p>
        </w:tc>
        <w:tc>
          <w:tcPr>
            <w:tcW w:w="1216" w:type="dxa"/>
            <w:noWrap/>
            <w:hideMark/>
          </w:tcPr>
          <w:p w14:paraId="5B9DE8B3"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0.24</w:t>
            </w:r>
          </w:p>
        </w:tc>
      </w:tr>
      <w:tr w:rsidR="00DD6BE6" w:rsidRPr="00DD6BE6" w14:paraId="53020A54"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AA848A5"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2.4</w:t>
            </w:r>
          </w:p>
        </w:tc>
        <w:tc>
          <w:tcPr>
            <w:tcW w:w="1216" w:type="dxa"/>
            <w:noWrap/>
            <w:hideMark/>
          </w:tcPr>
          <w:p w14:paraId="24F7D70E"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0.18</w:t>
            </w:r>
          </w:p>
        </w:tc>
      </w:tr>
      <w:tr w:rsidR="00DD6BE6" w:rsidRPr="00DD6BE6" w14:paraId="08209F80"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105314FB"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2.6</w:t>
            </w:r>
          </w:p>
        </w:tc>
        <w:tc>
          <w:tcPr>
            <w:tcW w:w="1216" w:type="dxa"/>
            <w:noWrap/>
            <w:hideMark/>
          </w:tcPr>
          <w:p w14:paraId="5E589A34"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0.13</w:t>
            </w:r>
          </w:p>
        </w:tc>
      </w:tr>
      <w:tr w:rsidR="00DD6BE6" w:rsidRPr="00DD6BE6" w14:paraId="7693ECF9"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6693A679"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2.8</w:t>
            </w:r>
          </w:p>
        </w:tc>
        <w:tc>
          <w:tcPr>
            <w:tcW w:w="1216" w:type="dxa"/>
            <w:noWrap/>
            <w:hideMark/>
          </w:tcPr>
          <w:p w14:paraId="496659E8"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0.098</w:t>
            </w:r>
          </w:p>
        </w:tc>
      </w:tr>
      <w:tr w:rsidR="00DD6BE6" w:rsidRPr="00DD6BE6" w14:paraId="051C8295"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23F7088A"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3</w:t>
            </w:r>
          </w:p>
        </w:tc>
        <w:tc>
          <w:tcPr>
            <w:tcW w:w="1216" w:type="dxa"/>
            <w:noWrap/>
            <w:hideMark/>
          </w:tcPr>
          <w:p w14:paraId="570F682E"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0.075</w:t>
            </w:r>
          </w:p>
        </w:tc>
      </w:tr>
      <w:tr w:rsidR="00DD6BE6" w:rsidRPr="00DD6BE6" w14:paraId="0C44699C"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31CA47C0"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3.5</w:t>
            </w:r>
          </w:p>
        </w:tc>
        <w:tc>
          <w:tcPr>
            <w:tcW w:w="1216" w:type="dxa"/>
            <w:noWrap/>
            <w:hideMark/>
          </w:tcPr>
          <w:p w14:paraId="382F5E60"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0.036</w:t>
            </w:r>
          </w:p>
        </w:tc>
      </w:tr>
      <w:tr w:rsidR="00DD6BE6" w:rsidRPr="00DD6BE6" w14:paraId="20E3F3D5" w14:textId="77777777" w:rsidTr="00DD6BE6">
        <w:trPr>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37944C41"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4</w:t>
            </w:r>
          </w:p>
        </w:tc>
        <w:tc>
          <w:tcPr>
            <w:tcW w:w="1216" w:type="dxa"/>
            <w:noWrap/>
            <w:hideMark/>
          </w:tcPr>
          <w:p w14:paraId="4F3E377F" w14:textId="77777777" w:rsidR="00DD6BE6" w:rsidRPr="00DD6BE6" w:rsidRDefault="00DD6BE6" w:rsidP="00DD6BE6">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0.018</w:t>
            </w:r>
          </w:p>
        </w:tc>
      </w:tr>
      <w:tr w:rsidR="00DD6BE6" w:rsidRPr="00DD6BE6" w14:paraId="473D6A54" w14:textId="77777777" w:rsidTr="00DD6B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640DED0C"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4.5</w:t>
            </w:r>
          </w:p>
        </w:tc>
        <w:tc>
          <w:tcPr>
            <w:tcW w:w="1216" w:type="dxa"/>
            <w:noWrap/>
            <w:hideMark/>
          </w:tcPr>
          <w:p w14:paraId="054BC7D2" w14:textId="77777777" w:rsidR="00DD6BE6" w:rsidRPr="00DD6BE6" w:rsidRDefault="00DD6BE6" w:rsidP="00DD6BE6">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0.009</w:t>
            </w:r>
          </w:p>
        </w:tc>
      </w:tr>
      <w:tr w:rsidR="00DD6BE6" w:rsidRPr="00DD6BE6" w14:paraId="2F39ABC5" w14:textId="77777777" w:rsidTr="00DD6BE6">
        <w:trPr>
          <w:trHeight w:val="315"/>
          <w:jc w:val="center"/>
        </w:trPr>
        <w:tc>
          <w:tcPr>
            <w:cnfStyle w:val="001000000000" w:firstRow="0" w:lastRow="0" w:firstColumn="1" w:lastColumn="0" w:oddVBand="0" w:evenVBand="0" w:oddHBand="0" w:evenHBand="0" w:firstRowFirstColumn="0" w:firstRowLastColumn="0" w:lastRowFirstColumn="0" w:lastRowLastColumn="0"/>
            <w:tcW w:w="1216" w:type="dxa"/>
            <w:noWrap/>
            <w:hideMark/>
          </w:tcPr>
          <w:p w14:paraId="1A24E458" w14:textId="77777777" w:rsidR="00DD6BE6" w:rsidRPr="00DD6BE6" w:rsidRDefault="00DD6BE6" w:rsidP="00DD6BE6">
            <w:pPr>
              <w:widowControl/>
              <w:tabs>
                <w:tab w:val="clear" w:pos="8789"/>
              </w:tabs>
              <w:spacing w:before="0" w:after="0"/>
              <w:jc w:val="right"/>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5</w:t>
            </w:r>
          </w:p>
        </w:tc>
        <w:tc>
          <w:tcPr>
            <w:tcW w:w="1216" w:type="dxa"/>
            <w:noWrap/>
            <w:hideMark/>
          </w:tcPr>
          <w:p w14:paraId="1458D6EB" w14:textId="77777777" w:rsidR="00DD6BE6" w:rsidRPr="00DD6BE6" w:rsidRDefault="00DD6BE6" w:rsidP="00DD6BE6">
            <w:pPr>
              <w:keepNext/>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spacing w:val="0"/>
                <w:lang w:eastAsia="es-ES"/>
              </w:rPr>
            </w:pPr>
            <w:r w:rsidRPr="00DD6BE6">
              <w:rPr>
                <w:rFonts w:ascii="Calibri" w:eastAsia="Times New Roman" w:hAnsi="Calibri" w:cs="Calibri"/>
                <w:color w:val="404040"/>
                <w:spacing w:val="0"/>
                <w:lang w:eastAsia="es-ES"/>
              </w:rPr>
              <w:t>0.004</w:t>
            </w:r>
          </w:p>
        </w:tc>
      </w:tr>
    </w:tbl>
    <w:p w14:paraId="5903A695" w14:textId="3BC61978" w:rsidR="00D805C9" w:rsidRDefault="00DD6BE6" w:rsidP="00D805C9">
      <w:pPr>
        <w:pStyle w:val="Descripcin"/>
      </w:pPr>
      <w:bookmarkStart w:id="278" w:name="_Toc99969448"/>
      <w:r>
        <w:t xml:space="preserve">Tabla </w:t>
      </w:r>
      <w:fldSimple w:instr=" SEQ Tabla \* ARABIC ">
        <w:r w:rsidR="004F2F11">
          <w:rPr>
            <w:noProof/>
          </w:rPr>
          <w:t>22</w:t>
        </w:r>
      </w:fldSimple>
      <w:r>
        <w:t>. Diagrama de valores para el Método SCS</w:t>
      </w:r>
      <w:bookmarkEnd w:id="278"/>
    </w:p>
    <w:p w14:paraId="5E9A3445" w14:textId="6BAEA052" w:rsidR="00D805C9" w:rsidRDefault="00D805C9" w:rsidP="00D805C9"/>
    <w:p w14:paraId="25495E01" w14:textId="7C210280" w:rsidR="00D805C9" w:rsidRDefault="00B8524C" w:rsidP="00B8524C">
      <w:pPr>
        <w:pStyle w:val="Ttulo1"/>
        <w:jc w:val="center"/>
        <w:rPr>
          <w:lang w:val="es-ES_tradnl"/>
        </w:rPr>
      </w:pPr>
      <w:r>
        <w:rPr>
          <w:lang w:val="es-ES_tradnl"/>
        </w:rPr>
        <w:t xml:space="preserve"> </w:t>
      </w:r>
      <w:bookmarkStart w:id="279" w:name="_Toc99969422"/>
      <w:r w:rsidR="00D805C9" w:rsidRPr="00D805C9">
        <w:rPr>
          <w:lang w:val="es-ES_tradnl"/>
        </w:rPr>
        <w:t>Anexo</w:t>
      </w:r>
      <w:r w:rsidR="00D805C9">
        <w:rPr>
          <w:lang w:val="es-ES_tradnl"/>
        </w:rPr>
        <w:t xml:space="preserve"> 4: Resultados de la calibración del método de Green-</w:t>
      </w:r>
      <w:proofErr w:type="spellStart"/>
      <w:r w:rsidR="00D805C9">
        <w:rPr>
          <w:lang w:val="es-ES_tradnl"/>
        </w:rPr>
        <w:t>Ampt</w:t>
      </w:r>
      <w:proofErr w:type="spellEnd"/>
      <w:r w:rsidR="00D805C9">
        <w:rPr>
          <w:lang w:val="es-ES_tradnl"/>
        </w:rPr>
        <w:t>.</w:t>
      </w:r>
      <w:bookmarkEnd w:id="279"/>
    </w:p>
    <w:p w14:paraId="5B3035FE" w14:textId="522F15F5" w:rsidR="00D805C9" w:rsidRDefault="00D805C9" w:rsidP="00D805C9">
      <w:pPr>
        <w:rPr>
          <w:lang w:val="es-ES_tradnl" w:eastAsia="es-ES"/>
        </w:rPr>
      </w:pPr>
    </w:p>
    <w:p w14:paraId="736A43F9" w14:textId="77777777" w:rsidR="00D805C9" w:rsidRPr="00D805C9" w:rsidRDefault="00D805C9" w:rsidP="00D805C9">
      <w:pPr>
        <w:rPr>
          <w:lang w:val="es-ES_tradnl" w:eastAsia="es-ES"/>
        </w:rPr>
      </w:pPr>
    </w:p>
    <w:p w14:paraId="77322EEB" w14:textId="4A387A40" w:rsidR="00D805C9" w:rsidRDefault="003953BE" w:rsidP="00D805C9">
      <w:r>
        <w:t xml:space="preserve">Para calibrar las condiciones del suelo de modo que tuviesen un resultado coherente con los datos históricos de caudal se ha optado por balancear el peso de ponderación entre los dos tipos de suelo caracterizados en </w:t>
      </w:r>
      <w:r w:rsidR="00904141">
        <w:t xml:space="preserve">la </w:t>
      </w:r>
      <w:r>
        <w:t xml:space="preserve">cuenca: Arcillas Arenosas y Margas Arcillosas. </w:t>
      </w:r>
    </w:p>
    <w:p w14:paraId="0CEFD46B" w14:textId="38F036C8" w:rsidR="003953BE" w:rsidRDefault="003953BE" w:rsidP="00D805C9"/>
    <w:p w14:paraId="727261CE" w14:textId="5E73E66A" w:rsidR="003953BE" w:rsidRDefault="00AB03E3" w:rsidP="00D805C9">
      <w:r>
        <w:t xml:space="preserve">Pese a que los resultados del Magna 50 </w:t>
      </w:r>
      <w:sdt>
        <w:sdtPr>
          <w:id w:val="1381828809"/>
          <w:citation/>
        </w:sdtPr>
        <w:sdtEndPr/>
        <w:sdtContent>
          <w:r>
            <w:fldChar w:fldCharType="begin"/>
          </w:r>
          <w:r>
            <w:instrText xml:space="preserve"> CITATION Ins \l 3082 </w:instrText>
          </w:r>
          <w:r>
            <w:fldChar w:fldCharType="separate"/>
          </w:r>
          <w:r w:rsidR="004F2F11" w:rsidRPr="004F2F11">
            <w:rPr>
              <w:noProof/>
            </w:rPr>
            <w:t>[7]</w:t>
          </w:r>
          <w:r>
            <w:fldChar w:fldCharType="end"/>
          </w:r>
        </w:sdtContent>
      </w:sdt>
      <w:r>
        <w:t xml:space="preserve"> reflejaban una presencia mayor de Margas Arcillosas, se ha tratado de ponderar hacia las Arcillas Arenosas en un intento de converger los resultados con la realidad de caudales históricos. Pese a ello, la diferencia con estos resultados ha sido evidente tanto en términos de Qt como en la duración de la </w:t>
      </w:r>
      <w:r w:rsidR="00904141">
        <w:t>lluvia y</w:t>
      </w:r>
      <w:r>
        <w:t xml:space="preserve"> por tanto de </w:t>
      </w:r>
      <w:proofErr w:type="spellStart"/>
      <w:r>
        <w:t>Tp</w:t>
      </w:r>
      <w:proofErr w:type="spellEnd"/>
      <w:r>
        <w:t>.</w:t>
      </w:r>
    </w:p>
    <w:p w14:paraId="345C32F5" w14:textId="361C2FAB" w:rsidR="00AB03E3" w:rsidRDefault="00AB03E3" w:rsidP="00D805C9"/>
    <w:p w14:paraId="725D8A1C" w14:textId="1B0961A5" w:rsidR="00AB03E3" w:rsidRDefault="00AB03E3" w:rsidP="00D805C9"/>
    <w:tbl>
      <w:tblPr>
        <w:tblStyle w:val="Tablanormal5"/>
        <w:tblW w:w="5000" w:type="pct"/>
        <w:tblLook w:val="04A0" w:firstRow="1" w:lastRow="0" w:firstColumn="1" w:lastColumn="0" w:noHBand="0" w:noVBand="1"/>
      </w:tblPr>
      <w:tblGrid>
        <w:gridCol w:w="1000"/>
        <w:gridCol w:w="1583"/>
        <w:gridCol w:w="1442"/>
        <w:gridCol w:w="1584"/>
        <w:gridCol w:w="1315"/>
        <w:gridCol w:w="1489"/>
        <w:gridCol w:w="935"/>
      </w:tblGrid>
      <w:tr w:rsidR="00753E61" w:rsidRPr="00753E61" w14:paraId="3687B1E5" w14:textId="77777777" w:rsidTr="00753E6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06" w:type="pct"/>
            <w:hideMark/>
          </w:tcPr>
          <w:p w14:paraId="503AC581"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Tiempo (h)</w:t>
            </w:r>
          </w:p>
        </w:tc>
        <w:tc>
          <w:tcPr>
            <w:tcW w:w="1627" w:type="pct"/>
            <w:gridSpan w:val="2"/>
            <w:hideMark/>
          </w:tcPr>
          <w:p w14:paraId="79B7C29F" w14:textId="77777777" w:rsidR="00753E61" w:rsidRPr="00753E61" w:rsidRDefault="00753E61" w:rsidP="00753E61">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95% de Arcillas Arenosas</w:t>
            </w:r>
          </w:p>
        </w:tc>
        <w:tc>
          <w:tcPr>
            <w:tcW w:w="1560" w:type="pct"/>
            <w:gridSpan w:val="2"/>
            <w:hideMark/>
          </w:tcPr>
          <w:p w14:paraId="19B24905" w14:textId="77777777" w:rsidR="00753E61" w:rsidRPr="00753E61" w:rsidRDefault="00753E61" w:rsidP="00753E61">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90% de Arcillas Arenosas</w:t>
            </w:r>
          </w:p>
        </w:tc>
        <w:tc>
          <w:tcPr>
            <w:tcW w:w="1307" w:type="pct"/>
            <w:gridSpan w:val="2"/>
            <w:hideMark/>
          </w:tcPr>
          <w:p w14:paraId="67A81703" w14:textId="77777777" w:rsidR="00753E61" w:rsidRPr="00753E61" w:rsidRDefault="00753E61" w:rsidP="00753E61">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80% Arcillas Arenosas</w:t>
            </w:r>
          </w:p>
        </w:tc>
      </w:tr>
      <w:tr w:rsidR="00753E61" w:rsidRPr="00753E61" w14:paraId="7953FE1A"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0EC075F0"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 </w:t>
            </w:r>
          </w:p>
        </w:tc>
        <w:tc>
          <w:tcPr>
            <w:tcW w:w="852" w:type="pct"/>
            <w:hideMark/>
          </w:tcPr>
          <w:p w14:paraId="08792034"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Bloques Alternos</w:t>
            </w:r>
          </w:p>
        </w:tc>
        <w:tc>
          <w:tcPr>
            <w:tcW w:w="776" w:type="pct"/>
            <w:hideMark/>
          </w:tcPr>
          <w:p w14:paraId="29D51E38"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SCS-CN</w:t>
            </w:r>
          </w:p>
        </w:tc>
        <w:tc>
          <w:tcPr>
            <w:tcW w:w="852" w:type="pct"/>
            <w:hideMark/>
          </w:tcPr>
          <w:p w14:paraId="6FF50E14"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Bloques Alternos</w:t>
            </w:r>
          </w:p>
        </w:tc>
        <w:tc>
          <w:tcPr>
            <w:tcW w:w="708" w:type="pct"/>
            <w:hideMark/>
          </w:tcPr>
          <w:p w14:paraId="2729F6E6"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SCS-CN</w:t>
            </w:r>
          </w:p>
        </w:tc>
        <w:tc>
          <w:tcPr>
            <w:tcW w:w="801" w:type="pct"/>
            <w:hideMark/>
          </w:tcPr>
          <w:p w14:paraId="0FF1A31C"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Bloques Alternos</w:t>
            </w:r>
          </w:p>
        </w:tc>
        <w:tc>
          <w:tcPr>
            <w:tcW w:w="506" w:type="pct"/>
            <w:hideMark/>
          </w:tcPr>
          <w:p w14:paraId="440B1C93"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SCS-CN</w:t>
            </w:r>
          </w:p>
        </w:tc>
      </w:tr>
      <w:tr w:rsidR="00753E61" w:rsidRPr="00753E61" w14:paraId="0A541569"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26482F52"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3A4C2AA4"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170CA4DB"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5B1D1FC7"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0758F44E"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7AA11419"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108CF307"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243B9FA0"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56C603A8"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2</w:t>
            </w:r>
          </w:p>
        </w:tc>
        <w:tc>
          <w:tcPr>
            <w:tcW w:w="852" w:type="pct"/>
            <w:noWrap/>
            <w:hideMark/>
          </w:tcPr>
          <w:p w14:paraId="05872BD0"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2DA86DA1"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318293A1"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79664EAB"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64E4E56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3C40FD21"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333214B6"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1E677F4A"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3</w:t>
            </w:r>
          </w:p>
        </w:tc>
        <w:tc>
          <w:tcPr>
            <w:tcW w:w="852" w:type="pct"/>
            <w:noWrap/>
            <w:hideMark/>
          </w:tcPr>
          <w:p w14:paraId="038AFC46"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shd w:val="clear" w:color="auto" w:fill="FFC000"/>
            <w:noWrap/>
            <w:hideMark/>
          </w:tcPr>
          <w:p w14:paraId="05FCBA5D"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4B86265A"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747A16BF"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0AC7853E"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234F45B6"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28F7728F"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2351496F"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4</w:t>
            </w:r>
          </w:p>
        </w:tc>
        <w:tc>
          <w:tcPr>
            <w:tcW w:w="852" w:type="pct"/>
            <w:noWrap/>
            <w:hideMark/>
          </w:tcPr>
          <w:p w14:paraId="007AED76"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shd w:val="clear" w:color="auto" w:fill="FFC000"/>
            <w:noWrap/>
            <w:hideMark/>
          </w:tcPr>
          <w:p w14:paraId="06F47BF2"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6C43AF9B"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shd w:val="clear" w:color="auto" w:fill="FFC000"/>
            <w:noWrap/>
            <w:hideMark/>
          </w:tcPr>
          <w:p w14:paraId="7BB4B797"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01" w:type="pct"/>
            <w:noWrap/>
            <w:hideMark/>
          </w:tcPr>
          <w:p w14:paraId="5EF4223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56D0F297"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203F1036"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37F29A69"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5</w:t>
            </w:r>
          </w:p>
        </w:tc>
        <w:tc>
          <w:tcPr>
            <w:tcW w:w="852" w:type="pct"/>
            <w:noWrap/>
            <w:hideMark/>
          </w:tcPr>
          <w:p w14:paraId="711A8C67"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shd w:val="clear" w:color="auto" w:fill="FFC000"/>
            <w:noWrap/>
            <w:hideMark/>
          </w:tcPr>
          <w:p w14:paraId="22893897"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054CC55C"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shd w:val="clear" w:color="auto" w:fill="FFC000"/>
            <w:noWrap/>
            <w:hideMark/>
          </w:tcPr>
          <w:p w14:paraId="6D3C1F5A"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01" w:type="pct"/>
            <w:noWrap/>
            <w:hideMark/>
          </w:tcPr>
          <w:p w14:paraId="368BC418"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2AEEA510"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74C396FD"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2E5DA057"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6</w:t>
            </w:r>
          </w:p>
        </w:tc>
        <w:tc>
          <w:tcPr>
            <w:tcW w:w="852" w:type="pct"/>
            <w:noWrap/>
            <w:hideMark/>
          </w:tcPr>
          <w:p w14:paraId="58DCF056"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shd w:val="clear" w:color="auto" w:fill="FFC000"/>
            <w:noWrap/>
            <w:hideMark/>
          </w:tcPr>
          <w:p w14:paraId="2EFCFF11"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3AD1F14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shd w:val="clear" w:color="auto" w:fill="FFC000"/>
            <w:noWrap/>
            <w:hideMark/>
          </w:tcPr>
          <w:p w14:paraId="23217920"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01" w:type="pct"/>
            <w:noWrap/>
            <w:hideMark/>
          </w:tcPr>
          <w:p w14:paraId="563075AC"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1C1F3867"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6C72A4C8"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0E84645F"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7</w:t>
            </w:r>
          </w:p>
        </w:tc>
        <w:tc>
          <w:tcPr>
            <w:tcW w:w="852" w:type="pct"/>
            <w:noWrap/>
            <w:hideMark/>
          </w:tcPr>
          <w:p w14:paraId="080B38C1"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318CE5FB"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055FABEC"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42533920"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0DC369E7"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1CC27E43"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2396DC9C"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052881B3"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8</w:t>
            </w:r>
          </w:p>
        </w:tc>
        <w:tc>
          <w:tcPr>
            <w:tcW w:w="852" w:type="pct"/>
            <w:noWrap/>
            <w:hideMark/>
          </w:tcPr>
          <w:p w14:paraId="7E045902"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07D7AFA5"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787A019D"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7B9CD878"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4B297E49"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11DE98C1"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6A2AF2AE"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6D9A24DC"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9</w:t>
            </w:r>
          </w:p>
        </w:tc>
        <w:tc>
          <w:tcPr>
            <w:tcW w:w="852" w:type="pct"/>
            <w:noWrap/>
            <w:hideMark/>
          </w:tcPr>
          <w:p w14:paraId="4D85041B"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02FB6724"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01B06FB4"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68B9F288"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409A2757"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74E401EE"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67261B9C"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0CACFAB8"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10</w:t>
            </w:r>
          </w:p>
        </w:tc>
        <w:tc>
          <w:tcPr>
            <w:tcW w:w="852" w:type="pct"/>
            <w:noWrap/>
            <w:hideMark/>
          </w:tcPr>
          <w:p w14:paraId="631B21D5"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22EDE30A"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1B2BB760"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77268EF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1D46FF82"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47C4E230"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445B5228"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3BFE1726"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11</w:t>
            </w:r>
          </w:p>
        </w:tc>
        <w:tc>
          <w:tcPr>
            <w:tcW w:w="852" w:type="pct"/>
            <w:shd w:val="clear" w:color="auto" w:fill="FFC000"/>
            <w:noWrap/>
            <w:hideMark/>
          </w:tcPr>
          <w:p w14:paraId="1DCAE0BA"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776" w:type="pct"/>
            <w:noWrap/>
            <w:hideMark/>
          </w:tcPr>
          <w:p w14:paraId="0B1C03D5"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4CCBC810"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40C6E4CE"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29448842"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452C0226"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78AFDFD4"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7E6BA703"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12</w:t>
            </w:r>
          </w:p>
        </w:tc>
        <w:tc>
          <w:tcPr>
            <w:tcW w:w="852" w:type="pct"/>
            <w:shd w:val="clear" w:color="auto" w:fill="FFC000"/>
            <w:noWrap/>
            <w:hideMark/>
          </w:tcPr>
          <w:p w14:paraId="02F3202B"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776" w:type="pct"/>
            <w:noWrap/>
            <w:hideMark/>
          </w:tcPr>
          <w:p w14:paraId="4425D1AF"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shd w:val="clear" w:color="auto" w:fill="FFC000"/>
            <w:noWrap/>
            <w:hideMark/>
          </w:tcPr>
          <w:p w14:paraId="79EA0C07"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708" w:type="pct"/>
            <w:noWrap/>
            <w:hideMark/>
          </w:tcPr>
          <w:p w14:paraId="22DC5724"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shd w:val="clear" w:color="auto" w:fill="FFC000"/>
            <w:noWrap/>
            <w:hideMark/>
          </w:tcPr>
          <w:p w14:paraId="7A07B772"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506" w:type="pct"/>
            <w:noWrap/>
            <w:hideMark/>
          </w:tcPr>
          <w:p w14:paraId="15159989"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74DD1A4D"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0E2AB7AA"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13</w:t>
            </w:r>
          </w:p>
        </w:tc>
        <w:tc>
          <w:tcPr>
            <w:tcW w:w="852" w:type="pct"/>
            <w:shd w:val="clear" w:color="auto" w:fill="FFC000"/>
            <w:noWrap/>
            <w:hideMark/>
          </w:tcPr>
          <w:p w14:paraId="17D49AC0"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776" w:type="pct"/>
            <w:noWrap/>
            <w:hideMark/>
          </w:tcPr>
          <w:p w14:paraId="52416EBF"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shd w:val="clear" w:color="auto" w:fill="FFC000"/>
            <w:noWrap/>
            <w:hideMark/>
          </w:tcPr>
          <w:p w14:paraId="33427BAA"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708" w:type="pct"/>
            <w:noWrap/>
            <w:hideMark/>
          </w:tcPr>
          <w:p w14:paraId="188F0047"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410A5D43"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45A8B964"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4BFD145E"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6146E82B"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14</w:t>
            </w:r>
          </w:p>
        </w:tc>
        <w:tc>
          <w:tcPr>
            <w:tcW w:w="852" w:type="pct"/>
            <w:shd w:val="clear" w:color="auto" w:fill="FFC000"/>
            <w:noWrap/>
            <w:hideMark/>
          </w:tcPr>
          <w:p w14:paraId="78459E8C"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776" w:type="pct"/>
            <w:noWrap/>
            <w:hideMark/>
          </w:tcPr>
          <w:p w14:paraId="21E05467"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3612AA7E"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05236AA9"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3ABF826D"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5FFB6FCE"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22D3088E"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47032E85"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15</w:t>
            </w:r>
          </w:p>
        </w:tc>
        <w:tc>
          <w:tcPr>
            <w:tcW w:w="852" w:type="pct"/>
            <w:noWrap/>
            <w:hideMark/>
          </w:tcPr>
          <w:p w14:paraId="601C6C05"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shd w:val="clear" w:color="auto" w:fill="FFC000"/>
            <w:noWrap/>
            <w:hideMark/>
          </w:tcPr>
          <w:p w14:paraId="3D68F580"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7E9F08BC"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361F2150"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634DCE35"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3AECA06B"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469D0D44"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14FC07B4"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16</w:t>
            </w:r>
          </w:p>
        </w:tc>
        <w:tc>
          <w:tcPr>
            <w:tcW w:w="852" w:type="pct"/>
            <w:noWrap/>
            <w:hideMark/>
          </w:tcPr>
          <w:p w14:paraId="23C04F3F"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shd w:val="clear" w:color="auto" w:fill="FFC000"/>
            <w:noWrap/>
            <w:hideMark/>
          </w:tcPr>
          <w:p w14:paraId="23ACE8F9"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3B725E11"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2D8F823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7582B810"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32DC4057"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62016AD5"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1212C45F"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17</w:t>
            </w:r>
          </w:p>
        </w:tc>
        <w:tc>
          <w:tcPr>
            <w:tcW w:w="852" w:type="pct"/>
            <w:noWrap/>
            <w:hideMark/>
          </w:tcPr>
          <w:p w14:paraId="75041BBE"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39A940CF"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2D28178C"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761C213C"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3033F0A9"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53A45298"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0276FF2C"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6B6C5082"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18</w:t>
            </w:r>
          </w:p>
        </w:tc>
        <w:tc>
          <w:tcPr>
            <w:tcW w:w="852" w:type="pct"/>
            <w:noWrap/>
            <w:hideMark/>
          </w:tcPr>
          <w:p w14:paraId="355970FB"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43501A6F"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7312F89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39D720F4"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0D180CBB"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6EAD1E79"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6930AFAB"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2A27EE29"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19</w:t>
            </w:r>
          </w:p>
        </w:tc>
        <w:tc>
          <w:tcPr>
            <w:tcW w:w="852" w:type="pct"/>
            <w:noWrap/>
            <w:hideMark/>
          </w:tcPr>
          <w:p w14:paraId="58E8770F"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692C54F6"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64C44B64"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598D15FD"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149182E0"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2D56776F"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4C1675D6"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0BD024DE"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lastRenderedPageBreak/>
              <w:t>20</w:t>
            </w:r>
          </w:p>
        </w:tc>
        <w:tc>
          <w:tcPr>
            <w:tcW w:w="852" w:type="pct"/>
            <w:noWrap/>
            <w:hideMark/>
          </w:tcPr>
          <w:p w14:paraId="4B2301C9"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shd w:val="clear" w:color="auto" w:fill="FFC000"/>
            <w:noWrap/>
            <w:hideMark/>
          </w:tcPr>
          <w:p w14:paraId="19084B26"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1</w:t>
            </w:r>
          </w:p>
        </w:tc>
        <w:tc>
          <w:tcPr>
            <w:tcW w:w="852" w:type="pct"/>
            <w:noWrap/>
            <w:hideMark/>
          </w:tcPr>
          <w:p w14:paraId="6E379D16"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66923C3E"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131DFC0E"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005B5D49"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04286278"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14B3750D"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21</w:t>
            </w:r>
          </w:p>
        </w:tc>
        <w:tc>
          <w:tcPr>
            <w:tcW w:w="852" w:type="pct"/>
            <w:noWrap/>
            <w:hideMark/>
          </w:tcPr>
          <w:p w14:paraId="439E4193"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294673AE"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0ED0946F"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72DB1EF8"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5B3FF638"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3FD5B25D"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7490EC58" w14:textId="77777777" w:rsidTr="00753E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1C56506A"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22</w:t>
            </w:r>
          </w:p>
        </w:tc>
        <w:tc>
          <w:tcPr>
            <w:tcW w:w="852" w:type="pct"/>
            <w:noWrap/>
            <w:hideMark/>
          </w:tcPr>
          <w:p w14:paraId="3657BC8A"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5EE8BF4A"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21FF6CD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5EFEA68E"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6A486F7F"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77EA5A2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0FB4FF56" w14:textId="77777777" w:rsidTr="00753E61">
        <w:trPr>
          <w:trHeight w:val="300"/>
        </w:trPr>
        <w:tc>
          <w:tcPr>
            <w:cnfStyle w:val="001000000000" w:firstRow="0" w:lastRow="0" w:firstColumn="1" w:lastColumn="0" w:oddVBand="0" w:evenVBand="0" w:oddHBand="0" w:evenHBand="0" w:firstRowFirstColumn="0" w:firstRowLastColumn="0" w:lastRowFirstColumn="0" w:lastRowLastColumn="0"/>
            <w:tcW w:w="506" w:type="pct"/>
            <w:hideMark/>
          </w:tcPr>
          <w:p w14:paraId="76C7E114"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23</w:t>
            </w:r>
          </w:p>
        </w:tc>
        <w:tc>
          <w:tcPr>
            <w:tcW w:w="852" w:type="pct"/>
            <w:noWrap/>
            <w:hideMark/>
          </w:tcPr>
          <w:p w14:paraId="6D12B8DE" w14:textId="77777777" w:rsidR="00753E61" w:rsidRPr="00753E61" w:rsidRDefault="00753E61" w:rsidP="00753E61">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024B1F8D"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1706244A"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61AAE9F9"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74DEE40C"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25DFA476" w14:textId="77777777" w:rsidR="00753E61" w:rsidRPr="00753E61" w:rsidRDefault="00753E61" w:rsidP="00753E61">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r w:rsidR="00753E61" w:rsidRPr="00753E61" w14:paraId="36D7A982" w14:textId="77777777" w:rsidTr="00753E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6" w:type="pct"/>
            <w:hideMark/>
          </w:tcPr>
          <w:p w14:paraId="2DB4501F" w14:textId="77777777" w:rsidR="00753E61" w:rsidRPr="00753E61" w:rsidRDefault="00753E61" w:rsidP="00753E61">
            <w:pPr>
              <w:widowControl/>
              <w:tabs>
                <w:tab w:val="clear" w:pos="8789"/>
              </w:tabs>
              <w:spacing w:before="0" w:after="0"/>
              <w:jc w:val="center"/>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24</w:t>
            </w:r>
          </w:p>
        </w:tc>
        <w:tc>
          <w:tcPr>
            <w:tcW w:w="852" w:type="pct"/>
            <w:noWrap/>
            <w:hideMark/>
          </w:tcPr>
          <w:p w14:paraId="797292D8" w14:textId="77777777" w:rsidR="00753E61" w:rsidRPr="00753E61" w:rsidRDefault="00753E61" w:rsidP="00753E61">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76" w:type="pct"/>
            <w:noWrap/>
            <w:hideMark/>
          </w:tcPr>
          <w:p w14:paraId="3B7863A7"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52" w:type="pct"/>
            <w:noWrap/>
            <w:hideMark/>
          </w:tcPr>
          <w:p w14:paraId="1493C8D3"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708" w:type="pct"/>
            <w:noWrap/>
            <w:hideMark/>
          </w:tcPr>
          <w:p w14:paraId="048C0140"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801" w:type="pct"/>
            <w:noWrap/>
            <w:hideMark/>
          </w:tcPr>
          <w:p w14:paraId="0A18A961" w14:textId="77777777" w:rsidR="00753E61" w:rsidRPr="00753E61" w:rsidRDefault="00753E61" w:rsidP="00753E61">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c>
          <w:tcPr>
            <w:tcW w:w="506" w:type="pct"/>
            <w:noWrap/>
            <w:hideMark/>
          </w:tcPr>
          <w:p w14:paraId="6F269965" w14:textId="77777777" w:rsidR="00753E61" w:rsidRPr="00753E61" w:rsidRDefault="00753E61" w:rsidP="00753E61">
            <w:pPr>
              <w:keepNext/>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753E61">
              <w:rPr>
                <w:rFonts w:ascii="Calibri" w:eastAsia="Times New Roman" w:hAnsi="Calibri" w:cs="Calibri"/>
                <w:color w:val="000000"/>
                <w:spacing w:val="0"/>
                <w:lang w:eastAsia="es-ES"/>
              </w:rPr>
              <w:t>0</w:t>
            </w:r>
          </w:p>
        </w:tc>
      </w:tr>
    </w:tbl>
    <w:p w14:paraId="3C8B489C" w14:textId="442BCFAC" w:rsidR="00D805C9" w:rsidRDefault="00753E61" w:rsidP="00753E61">
      <w:pPr>
        <w:pStyle w:val="Descripcin"/>
      </w:pPr>
      <w:bookmarkStart w:id="280" w:name="_Ref98868227"/>
      <w:bookmarkStart w:id="281" w:name="_Toc99969449"/>
      <w:r>
        <w:t xml:space="preserve">Tabla </w:t>
      </w:r>
      <w:fldSimple w:instr=" SEQ Tabla \* ARABIC ">
        <w:r w:rsidR="004F2F11">
          <w:rPr>
            <w:noProof/>
          </w:rPr>
          <w:t>23</w:t>
        </w:r>
      </w:fldSimple>
      <w:bookmarkEnd w:id="280"/>
      <w:r>
        <w:t>. Resultados de escorrentía (1) frente a la infiltración total (0).</w:t>
      </w:r>
      <w:bookmarkEnd w:id="281"/>
    </w:p>
    <w:p w14:paraId="401DDB03" w14:textId="7A9E0BD6" w:rsidR="00753E61" w:rsidRDefault="00753E61" w:rsidP="00753E61"/>
    <w:p w14:paraId="1C38FC0B" w14:textId="77777777" w:rsidR="00B8524C" w:rsidRDefault="00B8524C" w:rsidP="00753E61"/>
    <w:p w14:paraId="10308BBE" w14:textId="38AC61A3" w:rsidR="00753E61" w:rsidRDefault="00753E61" w:rsidP="00753E61">
      <w:r>
        <w:t xml:space="preserve">Como puede observarse en la </w:t>
      </w:r>
      <w:r w:rsidR="00AB37C2">
        <w:rPr>
          <w:highlight w:val="green"/>
        </w:rPr>
        <w:fldChar w:fldCharType="begin"/>
      </w:r>
      <w:r w:rsidR="00AB37C2">
        <w:instrText xml:space="preserve"> REF _Ref98868227 \h </w:instrText>
      </w:r>
      <w:r w:rsidR="00AB37C2">
        <w:rPr>
          <w:highlight w:val="green"/>
        </w:rPr>
      </w:r>
      <w:r w:rsidR="00AB37C2">
        <w:rPr>
          <w:highlight w:val="green"/>
        </w:rPr>
        <w:fldChar w:fldCharType="separate"/>
      </w:r>
      <w:r w:rsidR="004F2F11">
        <w:t xml:space="preserve">Tabla </w:t>
      </w:r>
      <w:r w:rsidR="004F2F11">
        <w:rPr>
          <w:noProof/>
        </w:rPr>
        <w:t>23</w:t>
      </w:r>
      <w:r w:rsidR="00AB37C2">
        <w:rPr>
          <w:highlight w:val="green"/>
        </w:rPr>
        <w:fldChar w:fldCharType="end"/>
      </w:r>
      <w:r>
        <w:t xml:space="preserve">, los tramos horarios donde </w:t>
      </w:r>
      <w:r w:rsidR="00904141">
        <w:t>se encuentran</w:t>
      </w:r>
      <w:r>
        <w:t xml:space="preserve"> valores de escorrentía (Pe) se reducen drásticamente en cuanto el porcentaje de Arcillas Arenosas empieza a combinarse con las Margas Arcillosas también presentes en la zona de estudio.</w:t>
      </w:r>
    </w:p>
    <w:p w14:paraId="345B641B" w14:textId="144069EB" w:rsidR="0006637E" w:rsidRDefault="0006637E">
      <w:pPr>
        <w:widowControl/>
        <w:tabs>
          <w:tab w:val="clear" w:pos="8789"/>
        </w:tabs>
        <w:spacing w:before="0" w:after="200" w:line="276" w:lineRule="auto"/>
        <w:jc w:val="left"/>
      </w:pPr>
      <w:r>
        <w:br w:type="page"/>
      </w:r>
    </w:p>
    <w:p w14:paraId="21A3CD6D" w14:textId="4129CFF5" w:rsidR="0006637E" w:rsidRPr="00753E61" w:rsidRDefault="0006637E" w:rsidP="0006637E">
      <w:pPr>
        <w:pStyle w:val="Ttulo1"/>
      </w:pPr>
      <w:r>
        <w:lastRenderedPageBreak/>
        <w:t xml:space="preserve"> </w:t>
      </w:r>
      <w:bookmarkStart w:id="282" w:name="_Toc99969423"/>
      <w:r>
        <w:t>Anexo 5: Resumen de los resultados obtenidos por los modelos estadísticos de</w:t>
      </w:r>
      <w:r w:rsidR="00B21B61">
        <w:t>l</w:t>
      </w:r>
      <w:r>
        <w:t xml:space="preserve"> estudio.</w:t>
      </w:r>
      <w:bookmarkEnd w:id="282"/>
    </w:p>
    <w:p w14:paraId="7009A84D" w14:textId="77777777" w:rsidR="0006637E" w:rsidRDefault="0006637E">
      <w:pPr>
        <w:widowControl/>
        <w:tabs>
          <w:tab w:val="clear" w:pos="8789"/>
        </w:tabs>
        <w:spacing w:before="0" w:after="200" w:line="276" w:lineRule="auto"/>
        <w:jc w:val="left"/>
      </w:pPr>
    </w:p>
    <w:p w14:paraId="2335EB72" w14:textId="4D8D3988" w:rsidR="009B77C0" w:rsidRDefault="009B77C0">
      <w:pPr>
        <w:widowControl/>
        <w:tabs>
          <w:tab w:val="clear" w:pos="8789"/>
        </w:tabs>
        <w:spacing w:before="0" w:after="200" w:line="276" w:lineRule="auto"/>
        <w:jc w:val="left"/>
      </w:pPr>
      <w:r>
        <w:t xml:space="preserve">Tras haber realizado la proyección estadística a 100 años para cada uno de los métodos que se han comentado en el Título 5, cada uno de ellos ofrece un error de la función estadística que se resume en la </w:t>
      </w:r>
      <w:r w:rsidR="00AB37C2">
        <w:rPr>
          <w:highlight w:val="green"/>
        </w:rPr>
        <w:fldChar w:fldCharType="begin"/>
      </w:r>
      <w:r w:rsidR="00AB37C2">
        <w:instrText xml:space="preserve"> REF _Ref98868357 \h </w:instrText>
      </w:r>
      <w:r w:rsidR="00AB37C2">
        <w:rPr>
          <w:highlight w:val="green"/>
        </w:rPr>
      </w:r>
      <w:r w:rsidR="00AB37C2">
        <w:rPr>
          <w:highlight w:val="green"/>
        </w:rPr>
        <w:fldChar w:fldCharType="separate"/>
      </w:r>
      <w:r w:rsidR="004F2F11">
        <w:t xml:space="preserve">Tabla </w:t>
      </w:r>
      <w:r w:rsidR="004F2F11">
        <w:rPr>
          <w:noProof/>
        </w:rPr>
        <w:t>24</w:t>
      </w:r>
      <w:r w:rsidR="00AB37C2">
        <w:rPr>
          <w:highlight w:val="green"/>
        </w:rPr>
        <w:fldChar w:fldCharType="end"/>
      </w:r>
      <w:r w:rsidR="009F1C0B">
        <w:t>.</w:t>
      </w:r>
    </w:p>
    <w:p w14:paraId="412FC7F7" w14:textId="1536EE29" w:rsidR="00B8524C" w:rsidRDefault="00B8524C">
      <w:pPr>
        <w:widowControl/>
        <w:tabs>
          <w:tab w:val="clear" w:pos="8789"/>
        </w:tabs>
        <w:spacing w:before="0" w:after="200" w:line="276" w:lineRule="auto"/>
        <w:jc w:val="left"/>
      </w:pPr>
    </w:p>
    <w:p w14:paraId="775B5F87" w14:textId="77777777" w:rsidR="00B8524C" w:rsidRDefault="00B8524C">
      <w:pPr>
        <w:widowControl/>
        <w:tabs>
          <w:tab w:val="clear" w:pos="8789"/>
        </w:tabs>
        <w:spacing w:before="0" w:after="200" w:line="276" w:lineRule="auto"/>
        <w:jc w:val="left"/>
      </w:pPr>
    </w:p>
    <w:tbl>
      <w:tblPr>
        <w:tblStyle w:val="Tablanormal5"/>
        <w:tblW w:w="10476" w:type="dxa"/>
        <w:jc w:val="center"/>
        <w:tblLayout w:type="fixed"/>
        <w:tblLook w:val="04E0" w:firstRow="1" w:lastRow="1" w:firstColumn="1" w:lastColumn="0" w:noHBand="0" w:noVBand="1"/>
      </w:tblPr>
      <w:tblGrid>
        <w:gridCol w:w="689"/>
        <w:gridCol w:w="810"/>
        <w:gridCol w:w="720"/>
        <w:gridCol w:w="720"/>
        <w:gridCol w:w="810"/>
        <w:gridCol w:w="810"/>
        <w:gridCol w:w="810"/>
        <w:gridCol w:w="630"/>
        <w:gridCol w:w="540"/>
        <w:gridCol w:w="720"/>
        <w:gridCol w:w="697"/>
        <w:gridCol w:w="630"/>
        <w:gridCol w:w="630"/>
        <w:gridCol w:w="630"/>
        <w:gridCol w:w="630"/>
      </w:tblGrid>
      <w:tr w:rsidR="00AB37C2" w:rsidRPr="00AB37C2" w14:paraId="5DC93BE5" w14:textId="77777777" w:rsidTr="00AB37C2">
        <w:trPr>
          <w:cnfStyle w:val="100000000000" w:firstRow="1" w:lastRow="0" w:firstColumn="0" w:lastColumn="0" w:oddVBand="0" w:evenVBand="0" w:oddHBand="0" w:evenHBand="0" w:firstRowFirstColumn="0" w:firstRowLastColumn="0" w:lastRowFirstColumn="0" w:lastRowLastColumn="0"/>
          <w:trHeight w:val="644"/>
          <w:jc w:val="center"/>
        </w:trPr>
        <w:tc>
          <w:tcPr>
            <w:cnfStyle w:val="001000000100" w:firstRow="0" w:lastRow="0" w:firstColumn="1" w:lastColumn="0" w:oddVBand="0" w:evenVBand="0" w:oddHBand="0" w:evenHBand="0" w:firstRowFirstColumn="1" w:firstRowLastColumn="0" w:lastRowFirstColumn="0" w:lastRowLastColumn="0"/>
            <w:tcW w:w="689" w:type="dxa"/>
            <w:noWrap/>
            <w:hideMark/>
          </w:tcPr>
          <w:p w14:paraId="1217CABA" w14:textId="77777777" w:rsidR="009B77C0" w:rsidRPr="00AB37C2" w:rsidRDefault="009B77C0" w:rsidP="009F1C0B">
            <w:pPr>
              <w:widowControl/>
              <w:tabs>
                <w:tab w:val="clear" w:pos="8789"/>
              </w:tabs>
              <w:spacing w:before="0" w:after="0"/>
              <w:jc w:val="center"/>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Orden</w:t>
            </w:r>
          </w:p>
        </w:tc>
        <w:tc>
          <w:tcPr>
            <w:tcW w:w="810" w:type="dxa"/>
            <w:noWrap/>
            <w:hideMark/>
          </w:tcPr>
          <w:p w14:paraId="35C90F6C" w14:textId="0AAB9E5D"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P [mm]</w:t>
            </w:r>
          </w:p>
        </w:tc>
        <w:tc>
          <w:tcPr>
            <w:tcW w:w="720" w:type="dxa"/>
            <w:noWrap/>
            <w:hideMark/>
          </w:tcPr>
          <w:p w14:paraId="7D617181"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Fo (xi)</w:t>
            </w:r>
          </w:p>
        </w:tc>
        <w:tc>
          <w:tcPr>
            <w:tcW w:w="720" w:type="dxa"/>
            <w:noWrap/>
            <w:hideMark/>
          </w:tcPr>
          <w:p w14:paraId="1E4C68D0"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proofErr w:type="spellStart"/>
            <w:r w:rsidRPr="00AB37C2">
              <w:rPr>
                <w:rFonts w:ascii="Calibri" w:eastAsia="Times New Roman" w:hAnsi="Calibri" w:cs="Calibri"/>
                <w:color w:val="000000"/>
                <w:spacing w:val="0"/>
                <w:sz w:val="16"/>
                <w:szCs w:val="12"/>
                <w:lang w:eastAsia="es-ES"/>
              </w:rPr>
              <w:t>zi</w:t>
            </w:r>
            <w:proofErr w:type="spellEnd"/>
          </w:p>
        </w:tc>
        <w:tc>
          <w:tcPr>
            <w:tcW w:w="810" w:type="dxa"/>
            <w:noWrap/>
            <w:hideMark/>
          </w:tcPr>
          <w:p w14:paraId="745DAC48"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F (xi)</w:t>
            </w:r>
          </w:p>
        </w:tc>
        <w:tc>
          <w:tcPr>
            <w:tcW w:w="810" w:type="dxa"/>
            <w:noWrap/>
            <w:hideMark/>
          </w:tcPr>
          <w:p w14:paraId="48A73340"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D</w:t>
            </w:r>
          </w:p>
        </w:tc>
        <w:tc>
          <w:tcPr>
            <w:tcW w:w="810" w:type="dxa"/>
            <w:noWrap/>
            <w:hideMark/>
          </w:tcPr>
          <w:p w14:paraId="51660A12"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F(xi)</w:t>
            </w:r>
          </w:p>
        </w:tc>
        <w:tc>
          <w:tcPr>
            <w:tcW w:w="630" w:type="dxa"/>
            <w:noWrap/>
            <w:hideMark/>
          </w:tcPr>
          <w:p w14:paraId="529D3CFD"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D</w:t>
            </w:r>
          </w:p>
        </w:tc>
        <w:tc>
          <w:tcPr>
            <w:tcW w:w="540" w:type="dxa"/>
            <w:noWrap/>
            <w:hideMark/>
          </w:tcPr>
          <w:p w14:paraId="753997B0"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y</w:t>
            </w:r>
          </w:p>
        </w:tc>
        <w:tc>
          <w:tcPr>
            <w:tcW w:w="720" w:type="dxa"/>
            <w:noWrap/>
            <w:hideMark/>
          </w:tcPr>
          <w:p w14:paraId="3D7D3CB7"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φ</w:t>
            </w:r>
          </w:p>
        </w:tc>
        <w:tc>
          <w:tcPr>
            <w:tcW w:w="697" w:type="dxa"/>
            <w:noWrap/>
            <w:hideMark/>
          </w:tcPr>
          <w:p w14:paraId="088F030A"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proofErr w:type="spellStart"/>
            <w:r w:rsidRPr="00AB37C2">
              <w:rPr>
                <w:rFonts w:ascii="Calibri" w:eastAsia="Times New Roman" w:hAnsi="Calibri" w:cs="Calibri"/>
                <w:color w:val="000000"/>
                <w:spacing w:val="0"/>
                <w:sz w:val="16"/>
                <w:szCs w:val="12"/>
                <w:lang w:eastAsia="es-ES"/>
              </w:rPr>
              <w:t>zpi</w:t>
            </w:r>
            <w:proofErr w:type="spellEnd"/>
          </w:p>
        </w:tc>
        <w:tc>
          <w:tcPr>
            <w:tcW w:w="630" w:type="dxa"/>
            <w:noWrap/>
            <w:hideMark/>
          </w:tcPr>
          <w:p w14:paraId="71743FD7"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F (xi)</w:t>
            </w:r>
          </w:p>
        </w:tc>
        <w:tc>
          <w:tcPr>
            <w:tcW w:w="630" w:type="dxa"/>
            <w:noWrap/>
            <w:hideMark/>
          </w:tcPr>
          <w:p w14:paraId="13C21790"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D</w:t>
            </w:r>
          </w:p>
        </w:tc>
        <w:tc>
          <w:tcPr>
            <w:tcW w:w="630" w:type="dxa"/>
            <w:noWrap/>
            <w:hideMark/>
          </w:tcPr>
          <w:p w14:paraId="180EBDEA"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F (xi)</w:t>
            </w:r>
          </w:p>
        </w:tc>
        <w:tc>
          <w:tcPr>
            <w:tcW w:w="630" w:type="dxa"/>
            <w:noWrap/>
            <w:hideMark/>
          </w:tcPr>
          <w:p w14:paraId="0898823E" w14:textId="77777777" w:rsidR="009B77C0" w:rsidRPr="00AB37C2" w:rsidRDefault="009B77C0" w:rsidP="009B77C0">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D</w:t>
            </w:r>
          </w:p>
        </w:tc>
      </w:tr>
      <w:tr w:rsidR="00AB37C2" w:rsidRPr="00AB37C2" w14:paraId="4E77F15D" w14:textId="77777777" w:rsidTr="00AB37C2">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689" w:type="dxa"/>
            <w:noWrap/>
            <w:hideMark/>
          </w:tcPr>
          <w:p w14:paraId="0C0BA2F3" w14:textId="77777777" w:rsidR="009F1C0B" w:rsidRPr="00AB37C2" w:rsidRDefault="009F1C0B" w:rsidP="009F1C0B">
            <w:pPr>
              <w:widowControl/>
              <w:tabs>
                <w:tab w:val="clear" w:pos="8789"/>
              </w:tabs>
              <w:spacing w:before="0" w:after="0"/>
              <w:jc w:val="right"/>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1</w:t>
            </w:r>
          </w:p>
        </w:tc>
        <w:tc>
          <w:tcPr>
            <w:tcW w:w="810" w:type="dxa"/>
            <w:noWrap/>
            <w:vAlign w:val="bottom"/>
            <w:hideMark/>
          </w:tcPr>
          <w:p w14:paraId="35770730" w14:textId="46971477"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50.40</w:t>
            </w:r>
          </w:p>
        </w:tc>
        <w:tc>
          <w:tcPr>
            <w:tcW w:w="720" w:type="dxa"/>
            <w:noWrap/>
            <w:vAlign w:val="bottom"/>
            <w:hideMark/>
          </w:tcPr>
          <w:p w14:paraId="325B9E25" w14:textId="6380E301"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0.86</w:t>
            </w:r>
          </w:p>
        </w:tc>
        <w:tc>
          <w:tcPr>
            <w:tcW w:w="720" w:type="dxa"/>
            <w:noWrap/>
            <w:vAlign w:val="bottom"/>
            <w:hideMark/>
          </w:tcPr>
          <w:p w14:paraId="7FCEC5E2" w14:textId="05EC65A6"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1.99</w:t>
            </w:r>
          </w:p>
        </w:tc>
        <w:tc>
          <w:tcPr>
            <w:tcW w:w="810" w:type="dxa"/>
            <w:noWrap/>
            <w:vAlign w:val="bottom"/>
            <w:hideMark/>
          </w:tcPr>
          <w:p w14:paraId="3A8A6424" w14:textId="11121DE3"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0.98</w:t>
            </w:r>
          </w:p>
        </w:tc>
        <w:tc>
          <w:tcPr>
            <w:tcW w:w="810" w:type="dxa"/>
            <w:noWrap/>
            <w:vAlign w:val="bottom"/>
            <w:hideMark/>
          </w:tcPr>
          <w:p w14:paraId="6A30886D" w14:textId="551A6208"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0.12</w:t>
            </w:r>
          </w:p>
        </w:tc>
        <w:tc>
          <w:tcPr>
            <w:tcW w:w="810" w:type="dxa"/>
            <w:noWrap/>
            <w:vAlign w:val="bottom"/>
            <w:hideMark/>
          </w:tcPr>
          <w:p w14:paraId="62EEA526" w14:textId="6F4ABCF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0.91</w:t>
            </w:r>
          </w:p>
        </w:tc>
        <w:tc>
          <w:tcPr>
            <w:tcW w:w="630" w:type="dxa"/>
            <w:noWrap/>
            <w:vAlign w:val="bottom"/>
            <w:hideMark/>
          </w:tcPr>
          <w:p w14:paraId="78427DB1" w14:textId="59987864"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0.05</w:t>
            </w:r>
          </w:p>
        </w:tc>
        <w:tc>
          <w:tcPr>
            <w:tcW w:w="540" w:type="dxa"/>
            <w:noWrap/>
            <w:vAlign w:val="bottom"/>
            <w:hideMark/>
          </w:tcPr>
          <w:p w14:paraId="29DCD5CE" w14:textId="0802D0A2"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1.70</w:t>
            </w:r>
          </w:p>
        </w:tc>
        <w:tc>
          <w:tcPr>
            <w:tcW w:w="720" w:type="dxa"/>
            <w:noWrap/>
            <w:vAlign w:val="bottom"/>
            <w:hideMark/>
          </w:tcPr>
          <w:p w14:paraId="180305E6" w14:textId="0135F808"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11.87</w:t>
            </w:r>
          </w:p>
        </w:tc>
        <w:tc>
          <w:tcPr>
            <w:tcW w:w="697" w:type="dxa"/>
            <w:noWrap/>
            <w:vAlign w:val="bottom"/>
            <w:hideMark/>
          </w:tcPr>
          <w:p w14:paraId="4705F5A9" w14:textId="4FCCE96A"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1.70</w:t>
            </w:r>
          </w:p>
        </w:tc>
        <w:tc>
          <w:tcPr>
            <w:tcW w:w="630" w:type="dxa"/>
            <w:noWrap/>
            <w:vAlign w:val="bottom"/>
            <w:hideMark/>
          </w:tcPr>
          <w:p w14:paraId="4AAE3B92" w14:textId="03134A2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0.96</w:t>
            </w:r>
          </w:p>
        </w:tc>
        <w:tc>
          <w:tcPr>
            <w:tcW w:w="630" w:type="dxa"/>
            <w:noWrap/>
            <w:vAlign w:val="bottom"/>
            <w:hideMark/>
          </w:tcPr>
          <w:p w14:paraId="19302E74" w14:textId="2EBBD180"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0.10</w:t>
            </w:r>
          </w:p>
        </w:tc>
        <w:tc>
          <w:tcPr>
            <w:tcW w:w="630" w:type="dxa"/>
            <w:noWrap/>
            <w:vAlign w:val="bottom"/>
            <w:hideMark/>
          </w:tcPr>
          <w:p w14:paraId="6872C685" w14:textId="7F61435B"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0.97</w:t>
            </w:r>
          </w:p>
        </w:tc>
        <w:tc>
          <w:tcPr>
            <w:tcW w:w="630" w:type="dxa"/>
            <w:noWrap/>
            <w:vAlign w:val="bottom"/>
            <w:hideMark/>
          </w:tcPr>
          <w:p w14:paraId="1636C6DE" w14:textId="33D3D03B"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0.11</w:t>
            </w:r>
          </w:p>
        </w:tc>
      </w:tr>
      <w:tr w:rsidR="00AB37C2" w:rsidRPr="00AB37C2" w14:paraId="5A53E2FE" w14:textId="77777777" w:rsidTr="00AB37C2">
        <w:trPr>
          <w:trHeight w:val="321"/>
          <w:jc w:val="center"/>
        </w:trPr>
        <w:tc>
          <w:tcPr>
            <w:cnfStyle w:val="001000000000" w:firstRow="0" w:lastRow="0" w:firstColumn="1" w:lastColumn="0" w:oddVBand="0" w:evenVBand="0" w:oddHBand="0" w:evenHBand="0" w:firstRowFirstColumn="0" w:firstRowLastColumn="0" w:lastRowFirstColumn="0" w:lastRowLastColumn="0"/>
            <w:tcW w:w="689" w:type="dxa"/>
            <w:noWrap/>
            <w:hideMark/>
          </w:tcPr>
          <w:p w14:paraId="6A7357E5" w14:textId="77777777" w:rsidR="009F1C0B" w:rsidRPr="00AB37C2" w:rsidRDefault="009F1C0B" w:rsidP="009F1C0B">
            <w:pPr>
              <w:widowControl/>
              <w:tabs>
                <w:tab w:val="clear" w:pos="8789"/>
              </w:tabs>
              <w:spacing w:before="0" w:after="0"/>
              <w:jc w:val="right"/>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2</w:t>
            </w:r>
          </w:p>
        </w:tc>
        <w:tc>
          <w:tcPr>
            <w:tcW w:w="810" w:type="dxa"/>
            <w:noWrap/>
            <w:vAlign w:val="bottom"/>
            <w:hideMark/>
          </w:tcPr>
          <w:p w14:paraId="65FFE799" w14:textId="69682B44"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37.80</w:t>
            </w:r>
          </w:p>
        </w:tc>
        <w:tc>
          <w:tcPr>
            <w:tcW w:w="720" w:type="dxa"/>
            <w:noWrap/>
            <w:vAlign w:val="bottom"/>
            <w:hideMark/>
          </w:tcPr>
          <w:p w14:paraId="2564B8A4" w14:textId="228FB11A"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0.71</w:t>
            </w:r>
          </w:p>
        </w:tc>
        <w:tc>
          <w:tcPr>
            <w:tcW w:w="720" w:type="dxa"/>
            <w:noWrap/>
            <w:vAlign w:val="bottom"/>
            <w:hideMark/>
          </w:tcPr>
          <w:p w14:paraId="240C402D" w14:textId="329ECE5C"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0.37</w:t>
            </w:r>
          </w:p>
        </w:tc>
        <w:tc>
          <w:tcPr>
            <w:tcW w:w="810" w:type="dxa"/>
            <w:noWrap/>
            <w:vAlign w:val="bottom"/>
            <w:hideMark/>
          </w:tcPr>
          <w:p w14:paraId="0506B49A" w14:textId="1363378E"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0.65</w:t>
            </w:r>
          </w:p>
        </w:tc>
        <w:tc>
          <w:tcPr>
            <w:tcW w:w="810" w:type="dxa"/>
            <w:noWrap/>
            <w:vAlign w:val="bottom"/>
            <w:hideMark/>
          </w:tcPr>
          <w:p w14:paraId="6D4B1889" w14:textId="032A957D"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0.07</w:t>
            </w:r>
          </w:p>
        </w:tc>
        <w:tc>
          <w:tcPr>
            <w:tcW w:w="810" w:type="dxa"/>
            <w:noWrap/>
            <w:vAlign w:val="bottom"/>
            <w:hideMark/>
          </w:tcPr>
          <w:p w14:paraId="74F9407E" w14:textId="374C89EA"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0.65</w:t>
            </w:r>
          </w:p>
        </w:tc>
        <w:tc>
          <w:tcPr>
            <w:tcW w:w="630" w:type="dxa"/>
            <w:noWrap/>
            <w:vAlign w:val="bottom"/>
            <w:hideMark/>
          </w:tcPr>
          <w:p w14:paraId="192C2460" w14:textId="3CE3FA1D"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0.06</w:t>
            </w:r>
          </w:p>
        </w:tc>
        <w:tc>
          <w:tcPr>
            <w:tcW w:w="540" w:type="dxa"/>
            <w:noWrap/>
            <w:vAlign w:val="bottom"/>
            <w:hideMark/>
          </w:tcPr>
          <w:p w14:paraId="4D7C416E" w14:textId="23857AF8"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1.58</w:t>
            </w:r>
          </w:p>
        </w:tc>
        <w:tc>
          <w:tcPr>
            <w:tcW w:w="720" w:type="dxa"/>
            <w:noWrap/>
            <w:vAlign w:val="bottom"/>
            <w:hideMark/>
          </w:tcPr>
          <w:p w14:paraId="32E6E889" w14:textId="5C0036C4"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8.25</w:t>
            </w:r>
          </w:p>
        </w:tc>
        <w:tc>
          <w:tcPr>
            <w:tcW w:w="697" w:type="dxa"/>
            <w:noWrap/>
            <w:vAlign w:val="bottom"/>
            <w:hideMark/>
          </w:tcPr>
          <w:p w14:paraId="5F73A5DC" w14:textId="6BDAF30E"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0.55</w:t>
            </w:r>
          </w:p>
        </w:tc>
        <w:tc>
          <w:tcPr>
            <w:tcW w:w="630" w:type="dxa"/>
            <w:noWrap/>
            <w:vAlign w:val="bottom"/>
            <w:hideMark/>
          </w:tcPr>
          <w:p w14:paraId="72AEDDCF" w14:textId="4AA3165B"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0.71</w:t>
            </w:r>
          </w:p>
        </w:tc>
        <w:tc>
          <w:tcPr>
            <w:tcW w:w="630" w:type="dxa"/>
            <w:noWrap/>
            <w:vAlign w:val="bottom"/>
            <w:hideMark/>
          </w:tcPr>
          <w:p w14:paraId="398035D3" w14:textId="4F102940"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0.00</w:t>
            </w:r>
          </w:p>
        </w:tc>
        <w:tc>
          <w:tcPr>
            <w:tcW w:w="630" w:type="dxa"/>
            <w:noWrap/>
            <w:vAlign w:val="bottom"/>
            <w:hideMark/>
          </w:tcPr>
          <w:p w14:paraId="069DC196" w14:textId="6048BE25"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0.78</w:t>
            </w:r>
          </w:p>
        </w:tc>
        <w:tc>
          <w:tcPr>
            <w:tcW w:w="630" w:type="dxa"/>
            <w:noWrap/>
            <w:vAlign w:val="bottom"/>
            <w:hideMark/>
          </w:tcPr>
          <w:p w14:paraId="6D185A7A" w14:textId="3F8E4822"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0.06</w:t>
            </w:r>
          </w:p>
        </w:tc>
      </w:tr>
      <w:tr w:rsidR="00AB37C2" w:rsidRPr="00AB37C2" w14:paraId="51C27573" w14:textId="77777777" w:rsidTr="00AB37C2">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89" w:type="dxa"/>
            <w:noWrap/>
            <w:hideMark/>
          </w:tcPr>
          <w:p w14:paraId="5F382108" w14:textId="77777777" w:rsidR="009F1C0B" w:rsidRPr="00AB37C2" w:rsidRDefault="009F1C0B" w:rsidP="009F1C0B">
            <w:pPr>
              <w:widowControl/>
              <w:tabs>
                <w:tab w:val="clear" w:pos="8789"/>
              </w:tabs>
              <w:spacing w:before="0" w:after="0"/>
              <w:jc w:val="right"/>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3</w:t>
            </w:r>
          </w:p>
        </w:tc>
        <w:tc>
          <w:tcPr>
            <w:tcW w:w="810" w:type="dxa"/>
            <w:noWrap/>
            <w:vAlign w:val="bottom"/>
            <w:hideMark/>
          </w:tcPr>
          <w:p w14:paraId="07582C4A" w14:textId="43B1637E"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33.80</w:t>
            </w:r>
          </w:p>
        </w:tc>
        <w:tc>
          <w:tcPr>
            <w:tcW w:w="720" w:type="dxa"/>
            <w:noWrap/>
            <w:vAlign w:val="bottom"/>
            <w:hideMark/>
          </w:tcPr>
          <w:p w14:paraId="5CA7DA70" w14:textId="22C599F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0.57</w:t>
            </w:r>
          </w:p>
        </w:tc>
        <w:tc>
          <w:tcPr>
            <w:tcW w:w="720" w:type="dxa"/>
            <w:noWrap/>
            <w:vAlign w:val="bottom"/>
            <w:hideMark/>
          </w:tcPr>
          <w:p w14:paraId="2E73E670" w14:textId="57C3FC2B"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-0.14</w:t>
            </w:r>
          </w:p>
        </w:tc>
        <w:tc>
          <w:tcPr>
            <w:tcW w:w="810" w:type="dxa"/>
            <w:noWrap/>
            <w:vAlign w:val="bottom"/>
            <w:hideMark/>
          </w:tcPr>
          <w:p w14:paraId="2F5C11CF" w14:textId="6D159131"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0.44</w:t>
            </w:r>
          </w:p>
        </w:tc>
        <w:tc>
          <w:tcPr>
            <w:tcW w:w="810" w:type="dxa"/>
            <w:noWrap/>
            <w:vAlign w:val="bottom"/>
            <w:hideMark/>
          </w:tcPr>
          <w:p w14:paraId="7A23F1BC" w14:textId="3401B134"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0.13</w:t>
            </w:r>
          </w:p>
        </w:tc>
        <w:tc>
          <w:tcPr>
            <w:tcW w:w="810" w:type="dxa"/>
            <w:noWrap/>
            <w:vAlign w:val="bottom"/>
            <w:hideMark/>
          </w:tcPr>
          <w:p w14:paraId="4FFDBAB3" w14:textId="22F94787"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0.50</w:t>
            </w:r>
          </w:p>
        </w:tc>
        <w:tc>
          <w:tcPr>
            <w:tcW w:w="630" w:type="dxa"/>
            <w:noWrap/>
            <w:vAlign w:val="bottom"/>
            <w:hideMark/>
          </w:tcPr>
          <w:p w14:paraId="53F0332D" w14:textId="51837581"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0.07</w:t>
            </w:r>
          </w:p>
        </w:tc>
        <w:tc>
          <w:tcPr>
            <w:tcW w:w="540" w:type="dxa"/>
            <w:noWrap/>
            <w:vAlign w:val="bottom"/>
            <w:hideMark/>
          </w:tcPr>
          <w:p w14:paraId="40E8307F" w14:textId="17AB8264"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1.53</w:t>
            </w:r>
          </w:p>
        </w:tc>
        <w:tc>
          <w:tcPr>
            <w:tcW w:w="720" w:type="dxa"/>
            <w:noWrap/>
            <w:vAlign w:val="bottom"/>
            <w:hideMark/>
          </w:tcPr>
          <w:p w14:paraId="2699483D" w14:textId="42D75582"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6.84</w:t>
            </w:r>
          </w:p>
        </w:tc>
        <w:tc>
          <w:tcPr>
            <w:tcW w:w="697" w:type="dxa"/>
            <w:noWrap/>
            <w:vAlign w:val="bottom"/>
            <w:hideMark/>
          </w:tcPr>
          <w:p w14:paraId="6175064E" w14:textId="222DBCA0"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0.04</w:t>
            </w:r>
          </w:p>
        </w:tc>
        <w:tc>
          <w:tcPr>
            <w:tcW w:w="630" w:type="dxa"/>
            <w:noWrap/>
            <w:vAlign w:val="bottom"/>
            <w:hideMark/>
          </w:tcPr>
          <w:p w14:paraId="617FB660" w14:textId="4A7CB0B7"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0.52</w:t>
            </w:r>
          </w:p>
        </w:tc>
        <w:tc>
          <w:tcPr>
            <w:tcW w:w="630" w:type="dxa"/>
            <w:noWrap/>
            <w:vAlign w:val="bottom"/>
            <w:hideMark/>
          </w:tcPr>
          <w:p w14:paraId="7B846B1F" w14:textId="4E02ED4E"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0.06</w:t>
            </w:r>
          </w:p>
        </w:tc>
        <w:tc>
          <w:tcPr>
            <w:tcW w:w="630" w:type="dxa"/>
            <w:noWrap/>
            <w:vAlign w:val="bottom"/>
            <w:hideMark/>
          </w:tcPr>
          <w:p w14:paraId="220E73D5" w14:textId="531DCE43"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0.61</w:t>
            </w:r>
          </w:p>
        </w:tc>
        <w:tc>
          <w:tcPr>
            <w:tcW w:w="630" w:type="dxa"/>
            <w:noWrap/>
            <w:vAlign w:val="bottom"/>
            <w:hideMark/>
          </w:tcPr>
          <w:p w14:paraId="1F7E77B1" w14:textId="4DBF0820"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0.04</w:t>
            </w:r>
          </w:p>
        </w:tc>
      </w:tr>
      <w:tr w:rsidR="00AB37C2" w:rsidRPr="00AB37C2" w14:paraId="360BEB0E" w14:textId="77777777" w:rsidTr="00AB37C2">
        <w:trPr>
          <w:trHeight w:val="321"/>
          <w:jc w:val="center"/>
        </w:trPr>
        <w:tc>
          <w:tcPr>
            <w:cnfStyle w:val="001000000000" w:firstRow="0" w:lastRow="0" w:firstColumn="1" w:lastColumn="0" w:oddVBand="0" w:evenVBand="0" w:oddHBand="0" w:evenHBand="0" w:firstRowFirstColumn="0" w:firstRowLastColumn="0" w:lastRowFirstColumn="0" w:lastRowLastColumn="0"/>
            <w:tcW w:w="689" w:type="dxa"/>
            <w:noWrap/>
            <w:hideMark/>
          </w:tcPr>
          <w:p w14:paraId="2C20A6CD" w14:textId="77777777" w:rsidR="009F1C0B" w:rsidRPr="00AB37C2" w:rsidRDefault="009F1C0B" w:rsidP="009F1C0B">
            <w:pPr>
              <w:widowControl/>
              <w:tabs>
                <w:tab w:val="clear" w:pos="8789"/>
              </w:tabs>
              <w:spacing w:before="0" w:after="0"/>
              <w:jc w:val="right"/>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4</w:t>
            </w:r>
          </w:p>
        </w:tc>
        <w:tc>
          <w:tcPr>
            <w:tcW w:w="810" w:type="dxa"/>
            <w:noWrap/>
            <w:vAlign w:val="bottom"/>
            <w:hideMark/>
          </w:tcPr>
          <w:p w14:paraId="7BABE122" w14:textId="199D6EE8"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32.00</w:t>
            </w:r>
          </w:p>
        </w:tc>
        <w:tc>
          <w:tcPr>
            <w:tcW w:w="720" w:type="dxa"/>
            <w:noWrap/>
            <w:vAlign w:val="bottom"/>
            <w:hideMark/>
          </w:tcPr>
          <w:p w14:paraId="0BE8CD51" w14:textId="72789F67"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0.43</w:t>
            </w:r>
          </w:p>
        </w:tc>
        <w:tc>
          <w:tcPr>
            <w:tcW w:w="720" w:type="dxa"/>
            <w:noWrap/>
            <w:vAlign w:val="bottom"/>
            <w:hideMark/>
          </w:tcPr>
          <w:p w14:paraId="7D19488E" w14:textId="37E8FF1A"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-0.37</w:t>
            </w:r>
          </w:p>
        </w:tc>
        <w:tc>
          <w:tcPr>
            <w:tcW w:w="810" w:type="dxa"/>
            <w:noWrap/>
            <w:vAlign w:val="bottom"/>
            <w:hideMark/>
          </w:tcPr>
          <w:p w14:paraId="4E016F43" w14:textId="16028FFB"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0.36</w:t>
            </w:r>
          </w:p>
        </w:tc>
        <w:tc>
          <w:tcPr>
            <w:tcW w:w="810" w:type="dxa"/>
            <w:noWrap/>
            <w:vAlign w:val="bottom"/>
            <w:hideMark/>
          </w:tcPr>
          <w:p w14:paraId="28164AF6" w14:textId="53524B81"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0.07</w:t>
            </w:r>
          </w:p>
        </w:tc>
        <w:tc>
          <w:tcPr>
            <w:tcW w:w="810" w:type="dxa"/>
            <w:noWrap/>
            <w:vAlign w:val="bottom"/>
            <w:hideMark/>
          </w:tcPr>
          <w:p w14:paraId="7A468F3D" w14:textId="5F045FEC"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0.42</w:t>
            </w:r>
          </w:p>
        </w:tc>
        <w:tc>
          <w:tcPr>
            <w:tcW w:w="630" w:type="dxa"/>
            <w:noWrap/>
            <w:vAlign w:val="bottom"/>
            <w:hideMark/>
          </w:tcPr>
          <w:p w14:paraId="7FF2091F" w14:textId="5C8D069A"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0.01</w:t>
            </w:r>
          </w:p>
        </w:tc>
        <w:tc>
          <w:tcPr>
            <w:tcW w:w="540" w:type="dxa"/>
            <w:noWrap/>
            <w:vAlign w:val="bottom"/>
            <w:hideMark/>
          </w:tcPr>
          <w:p w14:paraId="0354F51C" w14:textId="128D11A8"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1.51</w:t>
            </w:r>
          </w:p>
        </w:tc>
        <w:tc>
          <w:tcPr>
            <w:tcW w:w="720" w:type="dxa"/>
            <w:noWrap/>
            <w:vAlign w:val="bottom"/>
            <w:hideMark/>
          </w:tcPr>
          <w:p w14:paraId="6D4BD69C" w14:textId="7AFC56B5"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6.15</w:t>
            </w:r>
          </w:p>
        </w:tc>
        <w:tc>
          <w:tcPr>
            <w:tcW w:w="697" w:type="dxa"/>
            <w:noWrap/>
            <w:vAlign w:val="bottom"/>
            <w:hideMark/>
          </w:tcPr>
          <w:p w14:paraId="11751BA8" w14:textId="72B754DA"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-0.23</w:t>
            </w:r>
          </w:p>
        </w:tc>
        <w:tc>
          <w:tcPr>
            <w:tcW w:w="630" w:type="dxa"/>
            <w:noWrap/>
            <w:vAlign w:val="bottom"/>
            <w:hideMark/>
          </w:tcPr>
          <w:p w14:paraId="54B2C5AF" w14:textId="57975E8F"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0.41</w:t>
            </w:r>
          </w:p>
        </w:tc>
        <w:tc>
          <w:tcPr>
            <w:tcW w:w="630" w:type="dxa"/>
            <w:noWrap/>
            <w:vAlign w:val="bottom"/>
            <w:hideMark/>
          </w:tcPr>
          <w:p w14:paraId="6956B99E" w14:textId="369E2217"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0.02</w:t>
            </w:r>
          </w:p>
        </w:tc>
        <w:tc>
          <w:tcPr>
            <w:tcW w:w="630" w:type="dxa"/>
            <w:noWrap/>
            <w:vAlign w:val="bottom"/>
            <w:hideMark/>
          </w:tcPr>
          <w:p w14:paraId="3F1BC395" w14:textId="57040671"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0.50</w:t>
            </w:r>
          </w:p>
        </w:tc>
        <w:tc>
          <w:tcPr>
            <w:tcW w:w="630" w:type="dxa"/>
            <w:noWrap/>
            <w:vAlign w:val="bottom"/>
            <w:hideMark/>
          </w:tcPr>
          <w:p w14:paraId="272AF529" w14:textId="29692AE9"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0.07</w:t>
            </w:r>
          </w:p>
        </w:tc>
      </w:tr>
      <w:tr w:rsidR="00AB37C2" w:rsidRPr="00AB37C2" w14:paraId="31E6F0E1" w14:textId="77777777" w:rsidTr="00AB37C2">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689" w:type="dxa"/>
            <w:noWrap/>
            <w:hideMark/>
          </w:tcPr>
          <w:p w14:paraId="024544AB" w14:textId="77777777" w:rsidR="009F1C0B" w:rsidRPr="00AB37C2" w:rsidRDefault="009F1C0B" w:rsidP="009F1C0B">
            <w:pPr>
              <w:widowControl/>
              <w:tabs>
                <w:tab w:val="clear" w:pos="8789"/>
              </w:tabs>
              <w:spacing w:before="0" w:after="0"/>
              <w:jc w:val="right"/>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5</w:t>
            </w:r>
          </w:p>
        </w:tc>
        <w:tc>
          <w:tcPr>
            <w:tcW w:w="810" w:type="dxa"/>
            <w:noWrap/>
            <w:vAlign w:val="bottom"/>
            <w:hideMark/>
          </w:tcPr>
          <w:p w14:paraId="3667F9A9" w14:textId="0D0678A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31.90</w:t>
            </w:r>
          </w:p>
        </w:tc>
        <w:tc>
          <w:tcPr>
            <w:tcW w:w="720" w:type="dxa"/>
            <w:noWrap/>
            <w:vAlign w:val="bottom"/>
            <w:hideMark/>
          </w:tcPr>
          <w:p w14:paraId="4DE1A24F" w14:textId="3BB323A7"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0.29</w:t>
            </w:r>
          </w:p>
        </w:tc>
        <w:tc>
          <w:tcPr>
            <w:tcW w:w="720" w:type="dxa"/>
            <w:noWrap/>
            <w:vAlign w:val="bottom"/>
            <w:hideMark/>
          </w:tcPr>
          <w:p w14:paraId="641CA057" w14:textId="55805DCF"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-0.38</w:t>
            </w:r>
          </w:p>
        </w:tc>
        <w:tc>
          <w:tcPr>
            <w:tcW w:w="810" w:type="dxa"/>
            <w:noWrap/>
            <w:vAlign w:val="bottom"/>
            <w:hideMark/>
          </w:tcPr>
          <w:p w14:paraId="39401C2C" w14:textId="4A0B30F4"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0.35</w:t>
            </w:r>
          </w:p>
        </w:tc>
        <w:tc>
          <w:tcPr>
            <w:tcW w:w="810" w:type="dxa"/>
            <w:noWrap/>
            <w:vAlign w:val="bottom"/>
            <w:hideMark/>
          </w:tcPr>
          <w:p w14:paraId="6B859368" w14:textId="09BF1310"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0.07</w:t>
            </w:r>
          </w:p>
        </w:tc>
        <w:tc>
          <w:tcPr>
            <w:tcW w:w="810" w:type="dxa"/>
            <w:noWrap/>
            <w:vAlign w:val="bottom"/>
            <w:hideMark/>
          </w:tcPr>
          <w:p w14:paraId="7E74EB4C" w14:textId="124B6913"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0.42</w:t>
            </w:r>
          </w:p>
        </w:tc>
        <w:tc>
          <w:tcPr>
            <w:tcW w:w="630" w:type="dxa"/>
            <w:noWrap/>
            <w:vAlign w:val="bottom"/>
            <w:hideMark/>
          </w:tcPr>
          <w:p w14:paraId="6673BFD0" w14:textId="21AAE33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0.13</w:t>
            </w:r>
          </w:p>
        </w:tc>
        <w:tc>
          <w:tcPr>
            <w:tcW w:w="540" w:type="dxa"/>
            <w:noWrap/>
            <w:vAlign w:val="bottom"/>
            <w:hideMark/>
          </w:tcPr>
          <w:p w14:paraId="01927C7D" w14:textId="2A286231"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1.50</w:t>
            </w:r>
          </w:p>
        </w:tc>
        <w:tc>
          <w:tcPr>
            <w:tcW w:w="720" w:type="dxa"/>
            <w:noWrap/>
            <w:vAlign w:val="bottom"/>
            <w:hideMark/>
          </w:tcPr>
          <w:p w14:paraId="6BBE666E" w14:textId="781DEC44"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6.11</w:t>
            </w:r>
          </w:p>
        </w:tc>
        <w:tc>
          <w:tcPr>
            <w:tcW w:w="697" w:type="dxa"/>
            <w:noWrap/>
            <w:vAlign w:val="bottom"/>
            <w:hideMark/>
          </w:tcPr>
          <w:p w14:paraId="026C6B73" w14:textId="5C70E94E"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-0.25</w:t>
            </w:r>
          </w:p>
        </w:tc>
        <w:tc>
          <w:tcPr>
            <w:tcW w:w="630" w:type="dxa"/>
            <w:noWrap/>
            <w:vAlign w:val="bottom"/>
            <w:hideMark/>
          </w:tcPr>
          <w:p w14:paraId="1462BF92" w14:textId="620E2186"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0.40</w:t>
            </w:r>
          </w:p>
        </w:tc>
        <w:tc>
          <w:tcPr>
            <w:tcW w:w="630" w:type="dxa"/>
            <w:noWrap/>
            <w:vAlign w:val="bottom"/>
            <w:hideMark/>
          </w:tcPr>
          <w:p w14:paraId="2B5BFEA3" w14:textId="64D753D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0.12</w:t>
            </w:r>
          </w:p>
        </w:tc>
        <w:tc>
          <w:tcPr>
            <w:tcW w:w="630" w:type="dxa"/>
            <w:noWrap/>
            <w:vAlign w:val="bottom"/>
            <w:hideMark/>
          </w:tcPr>
          <w:p w14:paraId="03447F59" w14:textId="643BAEA2"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0.50</w:t>
            </w:r>
          </w:p>
        </w:tc>
        <w:tc>
          <w:tcPr>
            <w:tcW w:w="630" w:type="dxa"/>
            <w:noWrap/>
            <w:vAlign w:val="bottom"/>
            <w:hideMark/>
          </w:tcPr>
          <w:p w14:paraId="75D61B6C" w14:textId="12F42517"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0.21</w:t>
            </w:r>
          </w:p>
        </w:tc>
      </w:tr>
      <w:tr w:rsidR="00AB37C2" w:rsidRPr="00AB37C2" w14:paraId="2C135F6D" w14:textId="77777777" w:rsidTr="00AB37C2">
        <w:trPr>
          <w:trHeight w:val="321"/>
          <w:jc w:val="center"/>
        </w:trPr>
        <w:tc>
          <w:tcPr>
            <w:cnfStyle w:val="001000000000" w:firstRow="0" w:lastRow="0" w:firstColumn="1" w:lastColumn="0" w:oddVBand="0" w:evenVBand="0" w:oddHBand="0" w:evenHBand="0" w:firstRowFirstColumn="0" w:firstRowLastColumn="0" w:lastRowFirstColumn="0" w:lastRowLastColumn="0"/>
            <w:tcW w:w="689" w:type="dxa"/>
            <w:noWrap/>
            <w:hideMark/>
          </w:tcPr>
          <w:p w14:paraId="03B3AED9" w14:textId="77777777" w:rsidR="009F1C0B" w:rsidRPr="00AB37C2" w:rsidRDefault="009F1C0B" w:rsidP="009F1C0B">
            <w:pPr>
              <w:widowControl/>
              <w:tabs>
                <w:tab w:val="clear" w:pos="8789"/>
              </w:tabs>
              <w:spacing w:before="0" w:after="0"/>
              <w:jc w:val="right"/>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6</w:t>
            </w:r>
          </w:p>
        </w:tc>
        <w:tc>
          <w:tcPr>
            <w:tcW w:w="810" w:type="dxa"/>
            <w:noWrap/>
            <w:vAlign w:val="bottom"/>
            <w:hideMark/>
          </w:tcPr>
          <w:p w14:paraId="1F477CC5" w14:textId="13BDA1B5"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31.10</w:t>
            </w:r>
          </w:p>
        </w:tc>
        <w:tc>
          <w:tcPr>
            <w:tcW w:w="720" w:type="dxa"/>
            <w:noWrap/>
            <w:vAlign w:val="bottom"/>
            <w:hideMark/>
          </w:tcPr>
          <w:p w14:paraId="148A656A" w14:textId="003DFD82"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0.14</w:t>
            </w:r>
          </w:p>
        </w:tc>
        <w:tc>
          <w:tcPr>
            <w:tcW w:w="720" w:type="dxa"/>
            <w:noWrap/>
            <w:vAlign w:val="bottom"/>
            <w:hideMark/>
          </w:tcPr>
          <w:p w14:paraId="1C6150CD" w14:textId="72103DDB"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-0.49</w:t>
            </w:r>
          </w:p>
        </w:tc>
        <w:tc>
          <w:tcPr>
            <w:tcW w:w="810" w:type="dxa"/>
            <w:noWrap/>
            <w:vAlign w:val="bottom"/>
            <w:hideMark/>
          </w:tcPr>
          <w:p w14:paraId="5C659247" w14:textId="575B940D"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0.31</w:t>
            </w:r>
          </w:p>
        </w:tc>
        <w:tc>
          <w:tcPr>
            <w:tcW w:w="810" w:type="dxa"/>
            <w:noWrap/>
            <w:vAlign w:val="bottom"/>
            <w:hideMark/>
          </w:tcPr>
          <w:p w14:paraId="3FA98469" w14:textId="416E708E"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0.17</w:t>
            </w:r>
          </w:p>
        </w:tc>
        <w:tc>
          <w:tcPr>
            <w:tcW w:w="810" w:type="dxa"/>
            <w:noWrap/>
            <w:vAlign w:val="bottom"/>
            <w:hideMark/>
          </w:tcPr>
          <w:p w14:paraId="65498915" w14:textId="7CCCB6ED"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0.38</w:t>
            </w:r>
          </w:p>
        </w:tc>
        <w:tc>
          <w:tcPr>
            <w:tcW w:w="630" w:type="dxa"/>
            <w:noWrap/>
            <w:vAlign w:val="bottom"/>
            <w:hideMark/>
          </w:tcPr>
          <w:p w14:paraId="511CDBC5" w14:textId="17218477"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0.24</w:t>
            </w:r>
          </w:p>
        </w:tc>
        <w:tc>
          <w:tcPr>
            <w:tcW w:w="540" w:type="dxa"/>
            <w:noWrap/>
            <w:vAlign w:val="bottom"/>
            <w:hideMark/>
          </w:tcPr>
          <w:p w14:paraId="5B27F90B" w14:textId="639841E1"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1.49</w:t>
            </w:r>
          </w:p>
        </w:tc>
        <w:tc>
          <w:tcPr>
            <w:tcW w:w="720" w:type="dxa"/>
            <w:noWrap/>
            <w:vAlign w:val="bottom"/>
            <w:hideMark/>
          </w:tcPr>
          <w:p w14:paraId="278A0B17" w14:textId="7EBCAE31"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5.79</w:t>
            </w:r>
          </w:p>
        </w:tc>
        <w:tc>
          <w:tcPr>
            <w:tcW w:w="697" w:type="dxa"/>
            <w:noWrap/>
            <w:vAlign w:val="bottom"/>
            <w:hideMark/>
          </w:tcPr>
          <w:p w14:paraId="75D84100" w14:textId="16F34FEC"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-0.38</w:t>
            </w:r>
          </w:p>
        </w:tc>
        <w:tc>
          <w:tcPr>
            <w:tcW w:w="630" w:type="dxa"/>
            <w:noWrap/>
            <w:vAlign w:val="bottom"/>
            <w:hideMark/>
          </w:tcPr>
          <w:p w14:paraId="0442A06E" w14:textId="394CD0AC"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0.35</w:t>
            </w:r>
          </w:p>
        </w:tc>
        <w:tc>
          <w:tcPr>
            <w:tcW w:w="630" w:type="dxa"/>
            <w:noWrap/>
            <w:vAlign w:val="bottom"/>
            <w:hideMark/>
          </w:tcPr>
          <w:p w14:paraId="0B114028" w14:textId="1656569D"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0.21</w:t>
            </w:r>
          </w:p>
        </w:tc>
        <w:tc>
          <w:tcPr>
            <w:tcW w:w="630" w:type="dxa"/>
            <w:noWrap/>
            <w:vAlign w:val="bottom"/>
            <w:hideMark/>
          </w:tcPr>
          <w:p w14:paraId="2FD6E7BE" w14:textId="48F66DB8"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0.44</w:t>
            </w:r>
          </w:p>
        </w:tc>
        <w:tc>
          <w:tcPr>
            <w:tcW w:w="630" w:type="dxa"/>
            <w:noWrap/>
            <w:vAlign w:val="bottom"/>
            <w:hideMark/>
          </w:tcPr>
          <w:p w14:paraId="62853A1D" w14:textId="03FDFA4F" w:rsidR="009F1C0B" w:rsidRPr="00AB37C2" w:rsidRDefault="009F1C0B" w:rsidP="009F1C0B">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0.30</w:t>
            </w:r>
          </w:p>
        </w:tc>
      </w:tr>
      <w:tr w:rsidR="00AB37C2" w:rsidRPr="00AB37C2" w14:paraId="3596D615" w14:textId="77777777" w:rsidTr="00AB37C2">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89" w:type="dxa"/>
            <w:noWrap/>
            <w:hideMark/>
          </w:tcPr>
          <w:p w14:paraId="7E4099DB" w14:textId="77777777" w:rsidR="009F1C0B" w:rsidRPr="00AB37C2" w:rsidRDefault="009F1C0B" w:rsidP="009F1C0B">
            <w:pPr>
              <w:widowControl/>
              <w:tabs>
                <w:tab w:val="clear" w:pos="8789"/>
              </w:tabs>
              <w:spacing w:before="0" w:after="0"/>
              <w:jc w:val="right"/>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7</w:t>
            </w:r>
          </w:p>
        </w:tc>
        <w:tc>
          <w:tcPr>
            <w:tcW w:w="810" w:type="dxa"/>
            <w:noWrap/>
            <w:vAlign w:val="bottom"/>
            <w:hideMark/>
          </w:tcPr>
          <w:p w14:paraId="0F5B6EC8" w14:textId="439FC30F"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25.00</w:t>
            </w:r>
          </w:p>
        </w:tc>
        <w:tc>
          <w:tcPr>
            <w:tcW w:w="720" w:type="dxa"/>
            <w:noWrap/>
            <w:vAlign w:val="bottom"/>
            <w:hideMark/>
          </w:tcPr>
          <w:p w14:paraId="41B5AAD3" w14:textId="3729A79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0.00</w:t>
            </w:r>
          </w:p>
        </w:tc>
        <w:tc>
          <w:tcPr>
            <w:tcW w:w="720" w:type="dxa"/>
            <w:noWrap/>
            <w:vAlign w:val="bottom"/>
            <w:hideMark/>
          </w:tcPr>
          <w:p w14:paraId="71673505" w14:textId="0628C79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-1.27</w:t>
            </w:r>
          </w:p>
        </w:tc>
        <w:tc>
          <w:tcPr>
            <w:tcW w:w="810" w:type="dxa"/>
            <w:noWrap/>
            <w:vAlign w:val="bottom"/>
            <w:hideMark/>
          </w:tcPr>
          <w:p w14:paraId="1F69EEE3" w14:textId="3F92FE42"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0.10</w:t>
            </w:r>
          </w:p>
        </w:tc>
        <w:tc>
          <w:tcPr>
            <w:tcW w:w="810" w:type="dxa"/>
            <w:noWrap/>
            <w:vAlign w:val="bottom"/>
            <w:hideMark/>
          </w:tcPr>
          <w:p w14:paraId="3DFE4DDC" w14:textId="42023667"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0.10</w:t>
            </w:r>
          </w:p>
        </w:tc>
        <w:tc>
          <w:tcPr>
            <w:tcW w:w="810" w:type="dxa"/>
            <w:noWrap/>
            <w:vAlign w:val="bottom"/>
            <w:hideMark/>
          </w:tcPr>
          <w:p w14:paraId="5FFDD121" w14:textId="67493B16"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0.13</w:t>
            </w:r>
          </w:p>
        </w:tc>
        <w:tc>
          <w:tcPr>
            <w:tcW w:w="630" w:type="dxa"/>
            <w:noWrap/>
            <w:vAlign w:val="bottom"/>
            <w:hideMark/>
          </w:tcPr>
          <w:p w14:paraId="274CC185" w14:textId="05B5C89D"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0.13</w:t>
            </w:r>
          </w:p>
        </w:tc>
        <w:tc>
          <w:tcPr>
            <w:tcW w:w="540" w:type="dxa"/>
            <w:noWrap/>
            <w:vAlign w:val="bottom"/>
            <w:hideMark/>
          </w:tcPr>
          <w:p w14:paraId="46A8DFB0" w14:textId="3E7BA1F4"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1.40</w:t>
            </w:r>
          </w:p>
        </w:tc>
        <w:tc>
          <w:tcPr>
            <w:tcW w:w="720" w:type="dxa"/>
            <w:noWrap/>
            <w:vAlign w:val="bottom"/>
            <w:hideMark/>
          </w:tcPr>
          <w:p w14:paraId="579A2AA5" w14:textId="46BFDFB7"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3.04</w:t>
            </w:r>
          </w:p>
        </w:tc>
        <w:tc>
          <w:tcPr>
            <w:tcW w:w="697" w:type="dxa"/>
            <w:noWrap/>
            <w:vAlign w:val="bottom"/>
            <w:hideMark/>
          </w:tcPr>
          <w:p w14:paraId="5062CF43" w14:textId="0A3F0B41"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-1.71</w:t>
            </w:r>
          </w:p>
        </w:tc>
        <w:tc>
          <w:tcPr>
            <w:tcW w:w="630" w:type="dxa"/>
            <w:noWrap/>
            <w:vAlign w:val="bottom"/>
            <w:hideMark/>
          </w:tcPr>
          <w:p w14:paraId="79B61694" w14:textId="14BE1B75"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0.04</w:t>
            </w:r>
          </w:p>
        </w:tc>
        <w:tc>
          <w:tcPr>
            <w:tcW w:w="630" w:type="dxa"/>
            <w:noWrap/>
            <w:vAlign w:val="bottom"/>
            <w:hideMark/>
          </w:tcPr>
          <w:p w14:paraId="598D126B" w14:textId="3D74EA93"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hAnsi="Calibri" w:cs="Calibri"/>
                <w:color w:val="000000"/>
                <w:sz w:val="16"/>
                <w:szCs w:val="12"/>
              </w:rPr>
              <w:t>0.04</w:t>
            </w:r>
          </w:p>
        </w:tc>
        <w:tc>
          <w:tcPr>
            <w:tcW w:w="630" w:type="dxa"/>
            <w:noWrap/>
            <w:vAlign w:val="bottom"/>
            <w:hideMark/>
          </w:tcPr>
          <w:p w14:paraId="14086705" w14:textId="4CCF4685"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0.07</w:t>
            </w:r>
          </w:p>
        </w:tc>
        <w:tc>
          <w:tcPr>
            <w:tcW w:w="630" w:type="dxa"/>
            <w:noWrap/>
            <w:vAlign w:val="bottom"/>
            <w:hideMark/>
          </w:tcPr>
          <w:p w14:paraId="2164DD9F" w14:textId="65BDCFAE" w:rsidR="009F1C0B" w:rsidRPr="00AB37C2" w:rsidRDefault="009F1C0B" w:rsidP="009F1C0B">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hAnsi="Calibri" w:cs="Calibri"/>
                <w:sz w:val="16"/>
                <w:szCs w:val="12"/>
              </w:rPr>
              <w:t>0.07</w:t>
            </w:r>
          </w:p>
        </w:tc>
      </w:tr>
      <w:tr w:rsidR="009F1C0B" w:rsidRPr="00AB37C2" w14:paraId="142B18C6" w14:textId="77777777" w:rsidTr="00AB37C2">
        <w:trPr>
          <w:cnfStyle w:val="010000000000" w:firstRow="0" w:lastRow="1" w:firstColumn="0" w:lastColumn="0" w:oddVBand="0" w:evenVBand="0" w:oddHBand="0" w:evenHBand="0" w:firstRowFirstColumn="0" w:firstRowLastColumn="0" w:lastRowFirstColumn="0" w:lastRowLastColumn="0"/>
          <w:trHeight w:val="338"/>
          <w:jc w:val="center"/>
        </w:trPr>
        <w:tc>
          <w:tcPr>
            <w:cnfStyle w:val="001000000001" w:firstRow="0" w:lastRow="0" w:firstColumn="1" w:lastColumn="0" w:oddVBand="0" w:evenVBand="0" w:oddHBand="0" w:evenHBand="0" w:firstRowFirstColumn="0" w:firstRowLastColumn="0" w:lastRowFirstColumn="1" w:lastRowLastColumn="0"/>
            <w:tcW w:w="689" w:type="dxa"/>
            <w:noWrap/>
          </w:tcPr>
          <w:p w14:paraId="4EC1C9A9" w14:textId="77777777" w:rsidR="009B77C0" w:rsidRPr="00AB37C2" w:rsidRDefault="009B77C0" w:rsidP="009B77C0">
            <w:pPr>
              <w:widowControl/>
              <w:tabs>
                <w:tab w:val="clear" w:pos="8789"/>
              </w:tabs>
              <w:spacing w:before="0" w:after="0"/>
              <w:jc w:val="right"/>
              <w:rPr>
                <w:rFonts w:ascii="Calibri" w:eastAsia="Times New Roman" w:hAnsi="Calibri" w:cs="Calibri"/>
                <w:color w:val="000000"/>
                <w:spacing w:val="0"/>
                <w:sz w:val="16"/>
                <w:szCs w:val="12"/>
                <w:lang w:eastAsia="es-ES"/>
              </w:rPr>
            </w:pPr>
          </w:p>
        </w:tc>
        <w:tc>
          <w:tcPr>
            <w:tcW w:w="1530" w:type="dxa"/>
            <w:gridSpan w:val="2"/>
            <w:noWrap/>
          </w:tcPr>
          <w:p w14:paraId="038F5E0E" w14:textId="2CBC45C1" w:rsidR="009B77C0" w:rsidRPr="00AB37C2" w:rsidRDefault="009B77C0" w:rsidP="009B77C0">
            <w:pPr>
              <w:widowControl/>
              <w:tabs>
                <w:tab w:val="clear" w:pos="8789"/>
              </w:tabs>
              <w:spacing w:before="0" w:after="0"/>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 xml:space="preserve">Test </w:t>
            </w:r>
            <w:proofErr w:type="spellStart"/>
            <w:r w:rsidRPr="00AB37C2">
              <w:rPr>
                <w:rFonts w:ascii="Calibri" w:eastAsia="Times New Roman" w:hAnsi="Calibri" w:cs="Calibri"/>
                <w:color w:val="000000"/>
                <w:spacing w:val="0"/>
                <w:sz w:val="16"/>
                <w:szCs w:val="12"/>
                <w:lang w:eastAsia="es-ES"/>
              </w:rPr>
              <w:t>Kosmogolov</w:t>
            </w:r>
            <w:proofErr w:type="spellEnd"/>
          </w:p>
        </w:tc>
        <w:tc>
          <w:tcPr>
            <w:tcW w:w="2340" w:type="dxa"/>
            <w:gridSpan w:val="3"/>
            <w:noWrap/>
          </w:tcPr>
          <w:p w14:paraId="3CF4A3B1" w14:textId="7B0211E8" w:rsidR="009B77C0" w:rsidRPr="00AB37C2" w:rsidRDefault="009B77C0" w:rsidP="009B77C0">
            <w:pPr>
              <w:widowControl/>
              <w:tabs>
                <w:tab w:val="clear" w:pos="8789"/>
              </w:tabs>
              <w:spacing w:before="0" w:after="0"/>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Normal</w:t>
            </w:r>
          </w:p>
        </w:tc>
        <w:tc>
          <w:tcPr>
            <w:tcW w:w="1980" w:type="dxa"/>
            <w:gridSpan w:val="3"/>
            <w:noWrap/>
          </w:tcPr>
          <w:p w14:paraId="3A4689D7" w14:textId="5928DD0C" w:rsidR="009B77C0" w:rsidRPr="00AB37C2" w:rsidRDefault="009B77C0" w:rsidP="009B77C0">
            <w:pPr>
              <w:widowControl/>
              <w:tabs>
                <w:tab w:val="clear" w:pos="8789"/>
              </w:tabs>
              <w:spacing w:before="0" w:after="0"/>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EVI</w:t>
            </w:r>
          </w:p>
        </w:tc>
        <w:tc>
          <w:tcPr>
            <w:tcW w:w="2047" w:type="dxa"/>
            <w:gridSpan w:val="3"/>
            <w:noWrap/>
          </w:tcPr>
          <w:p w14:paraId="0C785A59" w14:textId="2F47530A" w:rsidR="009B77C0" w:rsidRPr="00AB37C2" w:rsidRDefault="009B77C0" w:rsidP="009B77C0">
            <w:pPr>
              <w:widowControl/>
              <w:tabs>
                <w:tab w:val="clear" w:pos="8789"/>
              </w:tabs>
              <w:spacing w:before="0" w:after="0"/>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color w:val="000000"/>
                <w:spacing w:val="0"/>
                <w:sz w:val="16"/>
                <w:szCs w:val="12"/>
                <w:lang w:eastAsia="es-ES"/>
              </w:rPr>
            </w:pPr>
            <w:r w:rsidRPr="00AB37C2">
              <w:rPr>
                <w:rFonts w:ascii="Calibri" w:eastAsia="Times New Roman" w:hAnsi="Calibri" w:cs="Calibri"/>
                <w:color w:val="000000"/>
                <w:spacing w:val="0"/>
                <w:sz w:val="16"/>
                <w:szCs w:val="12"/>
                <w:lang w:eastAsia="es-ES"/>
              </w:rPr>
              <w:t>Log- Pearson III</w:t>
            </w:r>
          </w:p>
        </w:tc>
        <w:tc>
          <w:tcPr>
            <w:tcW w:w="1890" w:type="dxa"/>
            <w:gridSpan w:val="3"/>
            <w:noWrap/>
          </w:tcPr>
          <w:p w14:paraId="19D825B4" w14:textId="6E44F33B" w:rsidR="009B77C0" w:rsidRPr="00AB37C2" w:rsidRDefault="009B77C0" w:rsidP="009F1C0B">
            <w:pPr>
              <w:keepNext/>
              <w:widowControl/>
              <w:tabs>
                <w:tab w:val="clear" w:pos="8789"/>
              </w:tabs>
              <w:spacing w:before="0" w:after="0"/>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spacing w:val="0"/>
                <w:sz w:val="16"/>
                <w:szCs w:val="12"/>
                <w:lang w:eastAsia="es-ES"/>
              </w:rPr>
            </w:pPr>
            <w:r w:rsidRPr="00AB37C2">
              <w:rPr>
                <w:rFonts w:ascii="Calibri" w:eastAsia="Times New Roman" w:hAnsi="Calibri" w:cs="Calibri"/>
                <w:spacing w:val="0"/>
                <w:sz w:val="16"/>
                <w:szCs w:val="12"/>
                <w:lang w:eastAsia="es-ES"/>
              </w:rPr>
              <w:t xml:space="preserve">SQRT- </w:t>
            </w:r>
            <w:proofErr w:type="spellStart"/>
            <w:r w:rsidRPr="00AB37C2">
              <w:rPr>
                <w:rFonts w:ascii="Calibri" w:eastAsia="Times New Roman" w:hAnsi="Calibri" w:cs="Calibri"/>
                <w:spacing w:val="0"/>
                <w:sz w:val="16"/>
                <w:szCs w:val="12"/>
                <w:lang w:eastAsia="es-ES"/>
              </w:rPr>
              <w:t>max</w:t>
            </w:r>
            <w:proofErr w:type="spellEnd"/>
          </w:p>
        </w:tc>
      </w:tr>
    </w:tbl>
    <w:p w14:paraId="263C149A" w14:textId="6EF0B171" w:rsidR="009F1C0B" w:rsidRDefault="009F1C0B">
      <w:pPr>
        <w:pStyle w:val="Descripcin"/>
      </w:pPr>
      <w:bookmarkStart w:id="283" w:name="_Ref98868357"/>
      <w:bookmarkStart w:id="284" w:name="_Toc99969450"/>
      <w:r>
        <w:t xml:space="preserve">Tabla </w:t>
      </w:r>
      <w:fldSimple w:instr=" SEQ Tabla \* ARABIC ">
        <w:r w:rsidR="004F2F11">
          <w:rPr>
            <w:noProof/>
          </w:rPr>
          <w:t>24</w:t>
        </w:r>
      </w:fldSimple>
      <w:bookmarkEnd w:id="283"/>
      <w:r>
        <w:t>. Resultados de las funciones de distribución para cada función estadística.</w:t>
      </w:r>
      <w:bookmarkEnd w:id="284"/>
    </w:p>
    <w:p w14:paraId="2D1439DE" w14:textId="77777777" w:rsidR="007D0122" w:rsidRDefault="007D0122">
      <w:pPr>
        <w:widowControl/>
        <w:tabs>
          <w:tab w:val="clear" w:pos="8789"/>
        </w:tabs>
        <w:spacing w:before="0" w:after="200" w:line="276" w:lineRule="auto"/>
        <w:jc w:val="left"/>
      </w:pPr>
    </w:p>
    <w:p w14:paraId="6D62BBE6" w14:textId="77777777" w:rsidR="007D0122" w:rsidRDefault="007D0122">
      <w:pPr>
        <w:widowControl/>
        <w:tabs>
          <w:tab w:val="clear" w:pos="8789"/>
        </w:tabs>
        <w:spacing w:before="0" w:after="200" w:line="276" w:lineRule="auto"/>
        <w:jc w:val="left"/>
      </w:pPr>
    </w:p>
    <w:p w14:paraId="67EA8F86" w14:textId="1E58F2EE" w:rsidR="005A567E" w:rsidRDefault="007D0122">
      <w:pPr>
        <w:widowControl/>
        <w:tabs>
          <w:tab w:val="clear" w:pos="8789"/>
        </w:tabs>
        <w:spacing w:before="0" w:after="200" w:line="276" w:lineRule="auto"/>
        <w:jc w:val="left"/>
      </w:pPr>
      <w:r>
        <w:t xml:space="preserve">De forma alternativa, se pueden distribuir gráficamente los resultados de la </w:t>
      </w:r>
      <w:r w:rsidR="00AB37C2">
        <w:rPr>
          <w:highlight w:val="green"/>
        </w:rPr>
        <w:fldChar w:fldCharType="begin"/>
      </w:r>
      <w:r w:rsidR="00AB37C2">
        <w:instrText xml:space="preserve"> REF _Ref98868357 \h </w:instrText>
      </w:r>
      <w:r w:rsidR="00AB37C2">
        <w:rPr>
          <w:highlight w:val="green"/>
        </w:rPr>
      </w:r>
      <w:r w:rsidR="00AB37C2">
        <w:rPr>
          <w:highlight w:val="green"/>
        </w:rPr>
        <w:fldChar w:fldCharType="separate"/>
      </w:r>
      <w:r w:rsidR="004F2F11">
        <w:t xml:space="preserve">Tabla </w:t>
      </w:r>
      <w:r w:rsidR="004F2F11">
        <w:rPr>
          <w:noProof/>
        </w:rPr>
        <w:t>24</w:t>
      </w:r>
      <w:r w:rsidR="00AB37C2">
        <w:rPr>
          <w:highlight w:val="green"/>
        </w:rPr>
        <w:fldChar w:fldCharType="end"/>
      </w:r>
      <w:r w:rsidR="00AB37C2">
        <w:t xml:space="preserve"> </w:t>
      </w:r>
      <w:r>
        <w:t xml:space="preserve">en la </w:t>
      </w:r>
      <w:r w:rsidR="00AB37C2">
        <w:rPr>
          <w:highlight w:val="green"/>
        </w:rPr>
        <w:fldChar w:fldCharType="begin"/>
      </w:r>
      <w:r w:rsidR="00AB37C2">
        <w:instrText xml:space="preserve"> REF _Ref98868476 \h </w:instrText>
      </w:r>
      <w:r w:rsidR="00AB37C2">
        <w:rPr>
          <w:highlight w:val="green"/>
        </w:rPr>
      </w:r>
      <w:r w:rsidR="00AB37C2">
        <w:rPr>
          <w:highlight w:val="green"/>
        </w:rPr>
        <w:fldChar w:fldCharType="separate"/>
      </w:r>
      <w:r w:rsidR="004F2F11">
        <w:t xml:space="preserve">Ilustración </w:t>
      </w:r>
      <w:r w:rsidR="004F2F11">
        <w:rPr>
          <w:noProof/>
        </w:rPr>
        <w:t>24</w:t>
      </w:r>
      <w:r w:rsidR="00AB37C2">
        <w:rPr>
          <w:highlight w:val="green"/>
        </w:rPr>
        <w:fldChar w:fldCharType="end"/>
      </w:r>
      <w:r w:rsidR="00AB37C2">
        <w:t xml:space="preserve"> </w:t>
      </w:r>
      <w:r w:rsidR="005A567E">
        <w:t>donde se representan los errores de cada</w:t>
      </w:r>
      <w:r w:rsidR="0003247D">
        <w:t xml:space="preserve"> función de distribución frente al valor de referencia de </w:t>
      </w:r>
      <w:proofErr w:type="spellStart"/>
      <w:r w:rsidR="0003247D">
        <w:t>Kosmogolov</w:t>
      </w:r>
      <w:proofErr w:type="spellEnd"/>
      <w:r w:rsidR="0003247D">
        <w:t>.</w:t>
      </w:r>
    </w:p>
    <w:p w14:paraId="4392A5DD" w14:textId="77777777" w:rsidR="005A567E" w:rsidRDefault="005A567E">
      <w:pPr>
        <w:widowControl/>
        <w:tabs>
          <w:tab w:val="clear" w:pos="8789"/>
        </w:tabs>
        <w:spacing w:before="0" w:after="200" w:line="276" w:lineRule="auto"/>
        <w:jc w:val="left"/>
      </w:pPr>
    </w:p>
    <w:p w14:paraId="03A5BF6C" w14:textId="77777777" w:rsidR="005A567E" w:rsidRDefault="005A567E" w:rsidP="005A567E">
      <w:pPr>
        <w:keepNext/>
        <w:widowControl/>
        <w:tabs>
          <w:tab w:val="clear" w:pos="8789"/>
        </w:tabs>
        <w:spacing w:before="0" w:after="200" w:line="276" w:lineRule="auto"/>
        <w:jc w:val="left"/>
      </w:pPr>
      <w:r>
        <w:rPr>
          <w:noProof/>
        </w:rPr>
        <w:lastRenderedPageBreak/>
        <w:drawing>
          <wp:inline distT="0" distB="0" distL="0" distR="0" wp14:anchorId="06FD582E" wp14:editId="09EBDB3F">
            <wp:extent cx="5935980" cy="3052445"/>
            <wp:effectExtent l="0" t="0" r="0" b="0"/>
            <wp:docPr id="1" name="Gráfico 1">
              <a:extLst xmlns:a="http://schemas.openxmlformats.org/drawingml/2006/main">
                <a:ext uri="{FF2B5EF4-FFF2-40B4-BE49-F238E27FC236}">
                  <a16:creationId xmlns:a16="http://schemas.microsoft.com/office/drawing/2014/main" id="{D029DADD-4A46-4F3E-91AF-A3BA1277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9DB6C2C" w14:textId="6D7A4574" w:rsidR="001B0641" w:rsidRDefault="005A567E" w:rsidP="001B0641">
      <w:pPr>
        <w:pStyle w:val="Descripcin"/>
      </w:pPr>
      <w:bookmarkStart w:id="285" w:name="_Ref98868476"/>
      <w:bookmarkStart w:id="286" w:name="_Toc99969476"/>
      <w:r>
        <w:t xml:space="preserve">Ilustración </w:t>
      </w:r>
      <w:r w:rsidR="00F64826">
        <w:fldChar w:fldCharType="begin"/>
      </w:r>
      <w:r w:rsidR="00F64826">
        <w:instrText xml:space="preserve"> SEQ Ilustración \* ARABIC </w:instrText>
      </w:r>
      <w:r w:rsidR="00F64826">
        <w:fldChar w:fldCharType="separate"/>
      </w:r>
      <w:r w:rsidR="004F2F11">
        <w:rPr>
          <w:noProof/>
        </w:rPr>
        <w:t>24</w:t>
      </w:r>
      <w:r w:rsidR="00F64826">
        <w:rPr>
          <w:noProof/>
        </w:rPr>
        <w:fldChar w:fldCharType="end"/>
      </w:r>
      <w:bookmarkEnd w:id="285"/>
      <w:r>
        <w:t xml:space="preserve">. Errores relativos a la función de </w:t>
      </w:r>
      <w:proofErr w:type="spellStart"/>
      <w:r>
        <w:t>Kosmogolov</w:t>
      </w:r>
      <w:proofErr w:type="spellEnd"/>
      <w:r>
        <w:t xml:space="preserve"> para cada función estadística</w:t>
      </w:r>
      <w:bookmarkEnd w:id="286"/>
    </w:p>
    <w:p w14:paraId="77861B4D" w14:textId="77777777" w:rsidR="001B0641" w:rsidRDefault="001B0641" w:rsidP="001B0641">
      <w:pPr>
        <w:pStyle w:val="Descripcin"/>
      </w:pPr>
    </w:p>
    <w:p w14:paraId="0F943CF7" w14:textId="77777777" w:rsidR="001B0641" w:rsidRDefault="001B0641" w:rsidP="001B0641">
      <w:pPr>
        <w:pStyle w:val="Descripcin"/>
      </w:pPr>
    </w:p>
    <w:p w14:paraId="34BB31AD" w14:textId="69835B20" w:rsidR="00AC693F" w:rsidRDefault="009F1C0B" w:rsidP="001B0641">
      <w:pPr>
        <w:pStyle w:val="Descripcin"/>
        <w:jc w:val="left"/>
      </w:pPr>
      <w:r>
        <w:t xml:space="preserve">De la </w:t>
      </w:r>
      <w:r w:rsidR="00AB37C2">
        <w:rPr>
          <w:highlight w:val="green"/>
        </w:rPr>
        <w:fldChar w:fldCharType="begin"/>
      </w:r>
      <w:r w:rsidR="00AB37C2">
        <w:instrText xml:space="preserve"> REF _Ref98868357 \h </w:instrText>
      </w:r>
      <w:r w:rsidR="00AB37C2">
        <w:rPr>
          <w:highlight w:val="green"/>
        </w:rPr>
      </w:r>
      <w:r w:rsidR="00AB37C2">
        <w:rPr>
          <w:highlight w:val="green"/>
        </w:rPr>
        <w:fldChar w:fldCharType="separate"/>
      </w:r>
      <w:r w:rsidR="004F2F11">
        <w:t xml:space="preserve">Tabla </w:t>
      </w:r>
      <w:r w:rsidR="004F2F11">
        <w:rPr>
          <w:noProof/>
        </w:rPr>
        <w:t>24</w:t>
      </w:r>
      <w:r w:rsidR="00AB37C2">
        <w:rPr>
          <w:highlight w:val="green"/>
        </w:rPr>
        <w:fldChar w:fldCharType="end"/>
      </w:r>
      <w:r w:rsidR="00AB37C2">
        <w:t xml:space="preserve"> </w:t>
      </w:r>
      <w:r>
        <w:t>se obtiene a su vez un resumen comparativo donde</w:t>
      </w:r>
      <w:r w:rsidR="00AC693F">
        <w:t xml:space="preserve"> se muestran los máximos </w:t>
      </w:r>
      <w:r w:rsidR="00222548">
        <w:t>o</w:t>
      </w:r>
      <w:r w:rsidR="00AC693F">
        <w:t xml:space="preserve"> “</w:t>
      </w:r>
      <w:proofErr w:type="spellStart"/>
      <w:r w:rsidR="00AC693F">
        <w:t>Dmax</w:t>
      </w:r>
      <w:proofErr w:type="spellEnd"/>
      <w:r w:rsidR="00AC693F">
        <w:t xml:space="preserve">” asociados a cada función estadística que han debido de cumplir previamente con la condición de no superar el valor ofrecido por la siguiente expresión para un grado de incertidumbre del 5%. El resumen comparativo se muestra en la </w:t>
      </w:r>
      <w:r w:rsidR="00AB37C2">
        <w:rPr>
          <w:highlight w:val="green"/>
        </w:rPr>
        <w:fldChar w:fldCharType="begin"/>
      </w:r>
      <w:r w:rsidR="00AB37C2">
        <w:instrText xml:space="preserve"> REF _Ref98867871 \h </w:instrText>
      </w:r>
      <w:r w:rsidR="00AB37C2">
        <w:rPr>
          <w:highlight w:val="green"/>
        </w:rPr>
      </w:r>
      <w:r w:rsidR="00AB37C2">
        <w:rPr>
          <w:highlight w:val="green"/>
        </w:rPr>
        <w:fldChar w:fldCharType="separate"/>
      </w:r>
      <w:r w:rsidR="004F2F11">
        <w:t xml:space="preserve">Tabla </w:t>
      </w:r>
      <w:r w:rsidR="004F2F11">
        <w:rPr>
          <w:noProof/>
        </w:rPr>
        <w:t>25</w:t>
      </w:r>
      <w:r w:rsidR="00AB37C2">
        <w:rPr>
          <w:highlight w:val="green"/>
        </w:rPr>
        <w:fldChar w:fldCharType="end"/>
      </w:r>
      <w:r w:rsidR="00AC693F">
        <w:t>.</w:t>
      </w:r>
    </w:p>
    <w:p w14:paraId="5F1E0E16" w14:textId="7EB84C9E" w:rsidR="00AC693F" w:rsidRDefault="00AC693F">
      <w:pPr>
        <w:widowControl/>
        <w:tabs>
          <w:tab w:val="clear" w:pos="8789"/>
        </w:tabs>
        <w:spacing w:before="0" w:after="200" w:line="276" w:lineRule="auto"/>
        <w:jc w:val="left"/>
      </w:pPr>
    </w:p>
    <w:p w14:paraId="7F60495F" w14:textId="0D3CB9CB" w:rsidR="00AC693F" w:rsidRDefault="00AC693F">
      <w:pPr>
        <w:widowControl/>
        <w:tabs>
          <w:tab w:val="clear" w:pos="8789"/>
        </w:tabs>
        <w:spacing w:before="0" w:after="200" w:line="276" w:lineRule="auto"/>
        <w:jc w:val="left"/>
      </w:pPr>
      <m:oMathPara>
        <m:oMath>
          <m:r>
            <w:rPr>
              <w:rFonts w:ascii="Cambria Math" w:hAnsi="Cambria Math"/>
            </w:rPr>
            <m:t xml:space="preserve">Dmax&lt; </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oMath>
      </m:oMathPara>
    </w:p>
    <w:p w14:paraId="7A48F110" w14:textId="77777777" w:rsidR="00AC693F" w:rsidRDefault="00AC693F" w:rsidP="00D805C9"/>
    <w:p w14:paraId="6F5C470D" w14:textId="7942CCF3" w:rsidR="0006637E" w:rsidRDefault="00AC693F" w:rsidP="00D805C9">
      <w:r>
        <w:t>Siendo “n” el número de años que se han incluido en el estudio estadístico.</w:t>
      </w:r>
    </w:p>
    <w:p w14:paraId="12BD7F4A" w14:textId="59601A23" w:rsidR="00AC693F" w:rsidRDefault="00AC693F" w:rsidP="00D805C9"/>
    <w:p w14:paraId="56D788E8" w14:textId="77777777" w:rsidR="00B8524C" w:rsidRDefault="00B8524C" w:rsidP="00D805C9"/>
    <w:tbl>
      <w:tblPr>
        <w:tblStyle w:val="Tablanormal5"/>
        <w:tblW w:w="7660" w:type="dxa"/>
        <w:jc w:val="center"/>
        <w:tblLook w:val="04A0" w:firstRow="1" w:lastRow="0" w:firstColumn="1" w:lastColumn="0" w:noHBand="0" w:noVBand="1"/>
      </w:tblPr>
      <w:tblGrid>
        <w:gridCol w:w="1669"/>
        <w:gridCol w:w="1198"/>
        <w:gridCol w:w="1198"/>
        <w:gridCol w:w="1198"/>
        <w:gridCol w:w="1199"/>
        <w:gridCol w:w="1198"/>
      </w:tblGrid>
      <w:tr w:rsidR="00AC693F" w:rsidRPr="00AC693F" w14:paraId="3A4D6D91" w14:textId="77777777" w:rsidTr="00AC693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100" w:firstRow="0" w:lastRow="0" w:firstColumn="1" w:lastColumn="0" w:oddVBand="0" w:evenVBand="0" w:oddHBand="0" w:evenHBand="0" w:firstRowFirstColumn="1" w:firstRowLastColumn="0" w:lastRowFirstColumn="0" w:lastRowLastColumn="0"/>
            <w:tcW w:w="1669" w:type="dxa"/>
            <w:noWrap/>
            <w:hideMark/>
          </w:tcPr>
          <w:p w14:paraId="6E37D630" w14:textId="77777777" w:rsidR="00AC693F" w:rsidRPr="00AC693F" w:rsidRDefault="00AC693F" w:rsidP="00AC693F">
            <w:pPr>
              <w:widowControl/>
              <w:tabs>
                <w:tab w:val="clear" w:pos="8789"/>
              </w:tabs>
              <w:spacing w:before="0" w:after="0"/>
              <w:jc w:val="center"/>
              <w:rPr>
                <w:rFonts w:ascii="Calibri" w:eastAsia="Times New Roman" w:hAnsi="Calibri" w:cs="Calibri"/>
                <w:spacing w:val="0"/>
                <w:lang w:eastAsia="es-ES"/>
              </w:rPr>
            </w:pPr>
            <w:proofErr w:type="spellStart"/>
            <w:r w:rsidRPr="00AC693F">
              <w:rPr>
                <w:rFonts w:ascii="Calibri" w:eastAsia="Times New Roman" w:hAnsi="Calibri" w:cs="Calibri"/>
                <w:spacing w:val="0"/>
                <w:lang w:eastAsia="es-ES"/>
              </w:rPr>
              <w:t>Tr</w:t>
            </w:r>
            <w:proofErr w:type="spellEnd"/>
            <w:r w:rsidRPr="00AC693F">
              <w:rPr>
                <w:rFonts w:ascii="Calibri" w:eastAsia="Times New Roman" w:hAnsi="Calibri" w:cs="Calibri"/>
                <w:spacing w:val="0"/>
                <w:lang w:eastAsia="es-ES"/>
              </w:rPr>
              <w:t>=100 años</w:t>
            </w:r>
          </w:p>
        </w:tc>
        <w:tc>
          <w:tcPr>
            <w:tcW w:w="1198" w:type="dxa"/>
            <w:hideMark/>
          </w:tcPr>
          <w:p w14:paraId="6F20E5E6" w14:textId="77777777" w:rsidR="00AC693F" w:rsidRPr="00AC693F" w:rsidRDefault="00AC693F" w:rsidP="00AC693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Normal</w:t>
            </w:r>
          </w:p>
        </w:tc>
        <w:tc>
          <w:tcPr>
            <w:tcW w:w="1198" w:type="dxa"/>
            <w:hideMark/>
          </w:tcPr>
          <w:p w14:paraId="5C208923" w14:textId="77777777" w:rsidR="00AC693F" w:rsidRPr="00AC693F" w:rsidRDefault="00AC693F" w:rsidP="00AC693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EVI</w:t>
            </w:r>
          </w:p>
        </w:tc>
        <w:tc>
          <w:tcPr>
            <w:tcW w:w="1198" w:type="dxa"/>
            <w:hideMark/>
          </w:tcPr>
          <w:p w14:paraId="6739E2CC" w14:textId="77777777" w:rsidR="00AC693F" w:rsidRPr="00AC693F" w:rsidRDefault="00AC693F" w:rsidP="00AC693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Log-Pearson</w:t>
            </w:r>
          </w:p>
        </w:tc>
        <w:tc>
          <w:tcPr>
            <w:tcW w:w="1199" w:type="dxa"/>
            <w:hideMark/>
          </w:tcPr>
          <w:p w14:paraId="32BE9935" w14:textId="77777777" w:rsidR="00AC693F" w:rsidRPr="00AC693F" w:rsidRDefault="00AC693F" w:rsidP="00AC693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SQRT-</w:t>
            </w:r>
            <w:proofErr w:type="spellStart"/>
            <w:r w:rsidRPr="00AC693F">
              <w:rPr>
                <w:rFonts w:ascii="Calibri" w:eastAsia="Times New Roman" w:hAnsi="Calibri" w:cs="Calibri"/>
                <w:color w:val="000000"/>
                <w:spacing w:val="0"/>
                <w:lang w:eastAsia="es-ES"/>
              </w:rPr>
              <w:t>max</w:t>
            </w:r>
            <w:proofErr w:type="spellEnd"/>
          </w:p>
        </w:tc>
        <w:tc>
          <w:tcPr>
            <w:tcW w:w="1198" w:type="dxa"/>
            <w:hideMark/>
          </w:tcPr>
          <w:p w14:paraId="55084BB6" w14:textId="77777777" w:rsidR="00AC693F" w:rsidRPr="00AC693F" w:rsidRDefault="00AC693F" w:rsidP="00AC693F">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MMLLP</w:t>
            </w:r>
          </w:p>
        </w:tc>
      </w:tr>
      <w:tr w:rsidR="00AC693F" w:rsidRPr="00AC693F" w14:paraId="67074A82" w14:textId="77777777" w:rsidTr="00AC693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9" w:type="dxa"/>
            <w:hideMark/>
          </w:tcPr>
          <w:p w14:paraId="47713575" w14:textId="77777777" w:rsidR="00AC693F" w:rsidRPr="00AC693F" w:rsidRDefault="00AC693F" w:rsidP="00AC693F">
            <w:pPr>
              <w:widowControl/>
              <w:tabs>
                <w:tab w:val="clear" w:pos="8789"/>
              </w:tabs>
              <w:spacing w:before="0" w:after="0"/>
              <w:jc w:val="center"/>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Estación 1</w:t>
            </w:r>
          </w:p>
        </w:tc>
        <w:tc>
          <w:tcPr>
            <w:tcW w:w="1198" w:type="dxa"/>
            <w:noWrap/>
            <w:hideMark/>
          </w:tcPr>
          <w:p w14:paraId="5D1CA4EA" w14:textId="77777777"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53.02</w:t>
            </w:r>
          </w:p>
        </w:tc>
        <w:tc>
          <w:tcPr>
            <w:tcW w:w="1198" w:type="dxa"/>
            <w:noWrap/>
            <w:hideMark/>
          </w:tcPr>
          <w:p w14:paraId="2EEF95ED" w14:textId="77777777"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pacing w:val="0"/>
                <w:lang w:eastAsia="es-ES"/>
              </w:rPr>
            </w:pPr>
            <w:r w:rsidRPr="00AC693F">
              <w:rPr>
                <w:rFonts w:ascii="Calibri" w:eastAsia="Times New Roman" w:hAnsi="Calibri" w:cs="Calibri"/>
                <w:b/>
                <w:bCs/>
                <w:color w:val="000000"/>
                <w:spacing w:val="0"/>
                <w:lang w:eastAsia="es-ES"/>
              </w:rPr>
              <w:t>68.58</w:t>
            </w:r>
          </w:p>
        </w:tc>
        <w:tc>
          <w:tcPr>
            <w:tcW w:w="1198" w:type="dxa"/>
            <w:noWrap/>
            <w:hideMark/>
          </w:tcPr>
          <w:p w14:paraId="385774AC" w14:textId="77777777"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62.54</w:t>
            </w:r>
          </w:p>
        </w:tc>
        <w:tc>
          <w:tcPr>
            <w:tcW w:w="1199" w:type="dxa"/>
            <w:noWrap/>
            <w:hideMark/>
          </w:tcPr>
          <w:p w14:paraId="0E23C095" w14:textId="20EAAD93"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59.00</w:t>
            </w:r>
          </w:p>
        </w:tc>
        <w:tc>
          <w:tcPr>
            <w:tcW w:w="1198" w:type="dxa"/>
            <w:noWrap/>
            <w:hideMark/>
          </w:tcPr>
          <w:p w14:paraId="0C9FBC4B" w14:textId="2266B253"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110.59</w:t>
            </w:r>
          </w:p>
        </w:tc>
      </w:tr>
      <w:tr w:rsidR="00AC693F" w:rsidRPr="00AC693F" w14:paraId="7A09896E" w14:textId="77777777" w:rsidTr="00AC693F">
        <w:trPr>
          <w:trHeight w:val="300"/>
          <w:jc w:val="center"/>
        </w:trPr>
        <w:tc>
          <w:tcPr>
            <w:cnfStyle w:val="001000000000" w:firstRow="0" w:lastRow="0" w:firstColumn="1" w:lastColumn="0" w:oddVBand="0" w:evenVBand="0" w:oddHBand="0" w:evenHBand="0" w:firstRowFirstColumn="0" w:firstRowLastColumn="0" w:lastRowFirstColumn="0" w:lastRowLastColumn="0"/>
            <w:tcW w:w="1669" w:type="dxa"/>
            <w:noWrap/>
            <w:hideMark/>
          </w:tcPr>
          <w:p w14:paraId="1DC23F16" w14:textId="77777777" w:rsidR="00AC693F" w:rsidRPr="00AC693F" w:rsidRDefault="00AC693F" w:rsidP="00AC693F">
            <w:pPr>
              <w:widowControl/>
              <w:tabs>
                <w:tab w:val="clear" w:pos="8789"/>
              </w:tabs>
              <w:spacing w:before="0" w:after="0"/>
              <w:jc w:val="center"/>
              <w:rPr>
                <w:rFonts w:ascii="Calibri" w:eastAsia="Times New Roman" w:hAnsi="Calibri" w:cs="Calibri"/>
                <w:spacing w:val="0"/>
                <w:lang w:eastAsia="es-ES"/>
              </w:rPr>
            </w:pPr>
            <w:r w:rsidRPr="00AC693F">
              <w:rPr>
                <w:rFonts w:ascii="Calibri" w:eastAsia="Times New Roman" w:hAnsi="Calibri" w:cs="Calibri"/>
                <w:spacing w:val="0"/>
                <w:lang w:eastAsia="es-ES"/>
              </w:rPr>
              <w:t>¿Acepta?</w:t>
            </w:r>
          </w:p>
        </w:tc>
        <w:tc>
          <w:tcPr>
            <w:tcW w:w="1198" w:type="dxa"/>
            <w:noWrap/>
            <w:hideMark/>
          </w:tcPr>
          <w:p w14:paraId="3FFAEB03" w14:textId="77777777" w:rsidR="00AC693F" w:rsidRPr="00AC693F" w:rsidRDefault="00AC693F" w:rsidP="00AC693F">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Se acepta</w:t>
            </w:r>
          </w:p>
        </w:tc>
        <w:tc>
          <w:tcPr>
            <w:tcW w:w="1198" w:type="dxa"/>
            <w:noWrap/>
            <w:hideMark/>
          </w:tcPr>
          <w:p w14:paraId="18169886" w14:textId="77777777" w:rsidR="00AC693F" w:rsidRPr="00AC693F" w:rsidRDefault="00AC693F" w:rsidP="00AC693F">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Se acepta</w:t>
            </w:r>
          </w:p>
        </w:tc>
        <w:tc>
          <w:tcPr>
            <w:tcW w:w="1198" w:type="dxa"/>
            <w:noWrap/>
            <w:hideMark/>
          </w:tcPr>
          <w:p w14:paraId="35E61CA1" w14:textId="77777777" w:rsidR="00AC693F" w:rsidRPr="00AC693F" w:rsidRDefault="00AC693F" w:rsidP="00AC693F">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Se acepta</w:t>
            </w:r>
          </w:p>
        </w:tc>
        <w:tc>
          <w:tcPr>
            <w:tcW w:w="1199" w:type="dxa"/>
            <w:noWrap/>
            <w:hideMark/>
          </w:tcPr>
          <w:p w14:paraId="57E51F0F" w14:textId="77777777" w:rsidR="00AC693F" w:rsidRPr="00AC693F" w:rsidRDefault="00AC693F" w:rsidP="00AC693F">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Se acepta</w:t>
            </w:r>
          </w:p>
        </w:tc>
        <w:tc>
          <w:tcPr>
            <w:tcW w:w="1198" w:type="dxa"/>
            <w:noWrap/>
            <w:hideMark/>
          </w:tcPr>
          <w:p w14:paraId="0BE562BC" w14:textId="127CB13A" w:rsidR="00AC693F" w:rsidRPr="00AC693F" w:rsidRDefault="00AC693F" w:rsidP="00AC693F">
            <w:pPr>
              <w:widowControl/>
              <w:tabs>
                <w:tab w:val="clear" w:pos="8789"/>
              </w:tabs>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pacing w:val="0"/>
                <w:lang w:eastAsia="es-ES"/>
              </w:rPr>
            </w:pPr>
          </w:p>
        </w:tc>
      </w:tr>
      <w:tr w:rsidR="00AC693F" w:rsidRPr="00AC693F" w14:paraId="60C41E5F" w14:textId="77777777" w:rsidTr="00AC693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669" w:type="dxa"/>
            <w:noWrap/>
            <w:hideMark/>
          </w:tcPr>
          <w:p w14:paraId="5AEA3792" w14:textId="77777777" w:rsidR="00AC693F" w:rsidRPr="00AC693F" w:rsidRDefault="00AC693F" w:rsidP="00AC693F">
            <w:pPr>
              <w:widowControl/>
              <w:tabs>
                <w:tab w:val="clear" w:pos="8789"/>
              </w:tabs>
              <w:spacing w:before="0" w:after="0"/>
              <w:jc w:val="center"/>
              <w:rPr>
                <w:rFonts w:ascii="Calibri" w:eastAsia="Times New Roman" w:hAnsi="Calibri" w:cs="Calibri"/>
                <w:spacing w:val="0"/>
                <w:lang w:eastAsia="es-ES"/>
              </w:rPr>
            </w:pPr>
            <w:proofErr w:type="spellStart"/>
            <w:r w:rsidRPr="00AC693F">
              <w:rPr>
                <w:rFonts w:ascii="Calibri" w:eastAsia="Times New Roman" w:hAnsi="Calibri" w:cs="Calibri"/>
                <w:spacing w:val="0"/>
                <w:lang w:eastAsia="es-ES"/>
              </w:rPr>
              <w:t>Dmax</w:t>
            </w:r>
            <w:proofErr w:type="spellEnd"/>
          </w:p>
        </w:tc>
        <w:tc>
          <w:tcPr>
            <w:tcW w:w="1198" w:type="dxa"/>
            <w:noWrap/>
            <w:hideMark/>
          </w:tcPr>
          <w:p w14:paraId="6662CA8E" w14:textId="77777777"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0.17</w:t>
            </w:r>
          </w:p>
        </w:tc>
        <w:tc>
          <w:tcPr>
            <w:tcW w:w="1198" w:type="dxa"/>
            <w:noWrap/>
            <w:hideMark/>
          </w:tcPr>
          <w:p w14:paraId="7701A6B7" w14:textId="77777777"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0.24</w:t>
            </w:r>
          </w:p>
        </w:tc>
        <w:tc>
          <w:tcPr>
            <w:tcW w:w="1198" w:type="dxa"/>
            <w:noWrap/>
            <w:hideMark/>
          </w:tcPr>
          <w:p w14:paraId="1565A15C" w14:textId="77777777"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0.21</w:t>
            </w:r>
          </w:p>
        </w:tc>
        <w:tc>
          <w:tcPr>
            <w:tcW w:w="1199" w:type="dxa"/>
            <w:noWrap/>
            <w:hideMark/>
          </w:tcPr>
          <w:p w14:paraId="76EC0908" w14:textId="1E0D4C61" w:rsidR="00AC693F" w:rsidRPr="00AC693F" w:rsidRDefault="00AC693F" w:rsidP="00AC693F">
            <w:pPr>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pacing w:val="0"/>
                <w:lang w:eastAsia="es-ES"/>
              </w:rPr>
            </w:pPr>
            <w:r w:rsidRPr="00AC693F">
              <w:rPr>
                <w:rFonts w:ascii="Calibri" w:eastAsia="Times New Roman" w:hAnsi="Calibri" w:cs="Calibri"/>
                <w:color w:val="000000"/>
                <w:spacing w:val="0"/>
                <w:lang w:eastAsia="es-ES"/>
              </w:rPr>
              <w:t>0.30</w:t>
            </w:r>
          </w:p>
        </w:tc>
        <w:tc>
          <w:tcPr>
            <w:tcW w:w="1198" w:type="dxa"/>
            <w:noWrap/>
            <w:hideMark/>
          </w:tcPr>
          <w:p w14:paraId="5823641A" w14:textId="54A7BFC8" w:rsidR="00AC693F" w:rsidRPr="00AC693F" w:rsidRDefault="00AC693F" w:rsidP="00AC693F">
            <w:pPr>
              <w:keepNext/>
              <w:widowControl/>
              <w:tabs>
                <w:tab w:val="clear" w:pos="8789"/>
              </w:tabs>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pacing w:val="0"/>
                <w:lang w:eastAsia="es-ES"/>
              </w:rPr>
            </w:pPr>
          </w:p>
        </w:tc>
      </w:tr>
    </w:tbl>
    <w:p w14:paraId="46E07C4E" w14:textId="6E262342" w:rsidR="00AC693F" w:rsidRDefault="00AC693F" w:rsidP="00AC693F">
      <w:pPr>
        <w:pStyle w:val="Descripcin"/>
      </w:pPr>
      <w:bookmarkStart w:id="287" w:name="_Ref98867871"/>
      <w:bookmarkStart w:id="288" w:name="_Toc99969451"/>
      <w:r>
        <w:t xml:space="preserve">Tabla </w:t>
      </w:r>
      <w:fldSimple w:instr=" SEQ Tabla \* ARABIC ">
        <w:r w:rsidR="004F2F11">
          <w:rPr>
            <w:noProof/>
          </w:rPr>
          <w:t>25</w:t>
        </w:r>
      </w:fldSimple>
      <w:bookmarkEnd w:id="287"/>
      <w:r>
        <w:t>. Resumen comparativo de las diferentes funciones estadísticas.</w:t>
      </w:r>
      <w:bookmarkEnd w:id="288"/>
    </w:p>
    <w:p w14:paraId="0FEECBBF" w14:textId="7EBD3BC2" w:rsidR="00AC693F" w:rsidRDefault="00AC693F" w:rsidP="00AC693F"/>
    <w:p w14:paraId="3CAA8A4C" w14:textId="77777777" w:rsidR="00B8524C" w:rsidRDefault="00B8524C" w:rsidP="00AC693F"/>
    <w:p w14:paraId="5CD7639A" w14:textId="1FD4F8A3" w:rsidR="001B0641" w:rsidRDefault="00AC693F" w:rsidP="00AC693F">
      <w:r>
        <w:t>En el caso de este estudio, el máximo valor de precipitación asociado al periodo de retorno de 100 años es de 68.58 mm (función de EVI) ya que el resultado aportado por el Mapa de Máximas Lluvias Peninsulares (MMLLP) no se ha considerado válido por los motivos expuestos previamente en el Título 5.</w:t>
      </w:r>
    </w:p>
    <w:p w14:paraId="485346B4" w14:textId="1352D7EE" w:rsidR="001B0641" w:rsidRDefault="001B0641" w:rsidP="00AC693F"/>
    <w:p w14:paraId="6C328AB2" w14:textId="0F4D807C" w:rsidR="001B0641" w:rsidRDefault="001B0641" w:rsidP="001B0641">
      <w:pPr>
        <w:pStyle w:val="Ttulo1"/>
      </w:pPr>
      <w:r>
        <w:lastRenderedPageBreak/>
        <w:t xml:space="preserve"> </w:t>
      </w:r>
      <w:bookmarkStart w:id="289" w:name="_Toc99969424"/>
      <w:r>
        <w:t>Anexo 6: Episodios de precipitación usados en el Método Alternativo del Percentil 80</w:t>
      </w:r>
      <w:bookmarkEnd w:id="289"/>
    </w:p>
    <w:p w14:paraId="4CBF8229" w14:textId="77777777" w:rsidR="001B0641" w:rsidRDefault="001B0641">
      <w:pPr>
        <w:widowControl/>
        <w:tabs>
          <w:tab w:val="clear" w:pos="8789"/>
        </w:tabs>
        <w:spacing w:before="0" w:after="200" w:line="276" w:lineRule="auto"/>
        <w:jc w:val="left"/>
      </w:pPr>
    </w:p>
    <w:p w14:paraId="3DBA8B94" w14:textId="3A58937A" w:rsidR="001B0641" w:rsidRDefault="001B0641">
      <w:pPr>
        <w:widowControl/>
        <w:tabs>
          <w:tab w:val="clear" w:pos="8789"/>
        </w:tabs>
        <w:spacing w:before="0" w:after="200" w:line="276" w:lineRule="auto"/>
        <w:jc w:val="left"/>
      </w:pPr>
      <w:r>
        <w:t xml:space="preserve">En este Anexo se muestra </w:t>
      </w:r>
      <w:r w:rsidR="00AB37C2">
        <w:t>sobre</w:t>
      </w:r>
      <w:r>
        <w:t xml:space="preserve"> la </w:t>
      </w:r>
      <w:r w:rsidR="00AB37C2">
        <w:rPr>
          <w:highlight w:val="green"/>
        </w:rPr>
        <w:fldChar w:fldCharType="begin"/>
      </w:r>
      <w:r w:rsidR="00AB37C2">
        <w:instrText xml:space="preserve"> REF _Ref98867956 \h </w:instrText>
      </w:r>
      <w:r w:rsidR="00AB37C2">
        <w:rPr>
          <w:highlight w:val="green"/>
        </w:rPr>
      </w:r>
      <w:r w:rsidR="00AB37C2">
        <w:rPr>
          <w:highlight w:val="green"/>
        </w:rPr>
        <w:fldChar w:fldCharType="separate"/>
      </w:r>
      <w:r w:rsidR="004F2F11">
        <w:t xml:space="preserve">Tabla </w:t>
      </w:r>
      <w:r w:rsidR="004F2F11">
        <w:rPr>
          <w:noProof/>
        </w:rPr>
        <w:t>26</w:t>
      </w:r>
      <w:r w:rsidR="00AB37C2">
        <w:rPr>
          <w:highlight w:val="green"/>
        </w:rPr>
        <w:fldChar w:fldCharType="end"/>
      </w:r>
      <w:r w:rsidR="00AB37C2">
        <w:t xml:space="preserve"> </w:t>
      </w:r>
      <w:r>
        <w:t xml:space="preserve">los valores de precipitación para todos los episodios que sumaban una </w:t>
      </w:r>
      <w:proofErr w:type="spellStart"/>
      <w:r>
        <w:t>Pbruta</w:t>
      </w:r>
      <w:proofErr w:type="spellEnd"/>
      <w:r>
        <w:t xml:space="preserve"> por encima del percentil 80 de la zona de estudio. A estos episodios se les ha realizado una media que posteriormente se ha extrapolado al valor estadístico de la </w:t>
      </w:r>
      <w:r w:rsidR="00AB37C2">
        <w:rPr>
          <w:highlight w:val="green"/>
        </w:rPr>
        <w:fldChar w:fldCharType="begin"/>
      </w:r>
      <w:r w:rsidR="00AB37C2">
        <w:instrText xml:space="preserve"> REF _Ref98867871 \h </w:instrText>
      </w:r>
      <w:r w:rsidR="00AB37C2">
        <w:rPr>
          <w:highlight w:val="green"/>
        </w:rPr>
      </w:r>
      <w:r w:rsidR="00AB37C2">
        <w:rPr>
          <w:highlight w:val="green"/>
        </w:rPr>
        <w:fldChar w:fldCharType="separate"/>
      </w:r>
      <w:r w:rsidR="004F2F11">
        <w:t xml:space="preserve">Tabla </w:t>
      </w:r>
      <w:r w:rsidR="004F2F11">
        <w:rPr>
          <w:noProof/>
        </w:rPr>
        <w:t>25</w:t>
      </w:r>
      <w:r w:rsidR="00AB37C2">
        <w:rPr>
          <w:highlight w:val="green"/>
        </w:rPr>
        <w:fldChar w:fldCharType="end"/>
      </w:r>
      <w:r w:rsidR="00AB37C2">
        <w:t xml:space="preserve"> </w:t>
      </w:r>
      <w:r>
        <w:t xml:space="preserve">(68.58 mm) para modelar el hidrograma de precipitación “más probable” de la </w:t>
      </w:r>
      <w:r w:rsidR="00135AC9">
        <w:rPr>
          <w:highlight w:val="green"/>
        </w:rPr>
        <w:fldChar w:fldCharType="begin"/>
      </w:r>
      <w:r w:rsidR="00135AC9">
        <w:instrText xml:space="preserve"> REF _Ref98867928 \h </w:instrText>
      </w:r>
      <w:r w:rsidR="00135AC9">
        <w:rPr>
          <w:highlight w:val="green"/>
        </w:rPr>
      </w:r>
      <w:r w:rsidR="00135AC9">
        <w:rPr>
          <w:highlight w:val="green"/>
        </w:rPr>
        <w:fldChar w:fldCharType="separate"/>
      </w:r>
      <w:r w:rsidR="004F2F11">
        <w:t xml:space="preserve">Ilustración </w:t>
      </w:r>
      <w:r w:rsidR="004F2F11">
        <w:rPr>
          <w:noProof/>
        </w:rPr>
        <w:t>17</w:t>
      </w:r>
      <w:r w:rsidR="00135AC9">
        <w:rPr>
          <w:highlight w:val="green"/>
        </w:rPr>
        <w:fldChar w:fldCharType="end"/>
      </w:r>
      <w:r>
        <w:t>.</w:t>
      </w:r>
    </w:p>
    <w:p w14:paraId="06A2AFBB" w14:textId="77777777" w:rsidR="00C46EA8" w:rsidRDefault="00C46EA8">
      <w:pPr>
        <w:widowControl/>
        <w:tabs>
          <w:tab w:val="clear" w:pos="8789"/>
        </w:tabs>
        <w:spacing w:before="0" w:after="200" w:line="276" w:lineRule="auto"/>
        <w:jc w:val="left"/>
      </w:pPr>
    </w:p>
    <w:tbl>
      <w:tblPr>
        <w:tblStyle w:val="Tablanormal5"/>
        <w:tblW w:w="5903" w:type="pct"/>
        <w:jc w:val="center"/>
        <w:tblLook w:val="04A0" w:firstRow="1" w:lastRow="0" w:firstColumn="1" w:lastColumn="0" w:noHBand="0" w:noVBand="1"/>
      </w:tblPr>
      <w:tblGrid>
        <w:gridCol w:w="852"/>
        <w:gridCol w:w="977"/>
        <w:gridCol w:w="607"/>
        <w:gridCol w:w="977"/>
        <w:gridCol w:w="607"/>
        <w:gridCol w:w="977"/>
        <w:gridCol w:w="607"/>
        <w:gridCol w:w="977"/>
        <w:gridCol w:w="607"/>
        <w:gridCol w:w="977"/>
        <w:gridCol w:w="607"/>
        <w:gridCol w:w="942"/>
        <w:gridCol w:w="1577"/>
      </w:tblGrid>
      <w:tr w:rsidR="00C46EA8" w:rsidRPr="00C46EA8" w14:paraId="29F5C23A" w14:textId="77777777" w:rsidTr="00C46EA8">
        <w:trPr>
          <w:cnfStyle w:val="100000000000" w:firstRow="1" w:lastRow="0" w:firstColumn="0" w:lastColumn="0" w:oddVBand="0" w:evenVBand="0" w:oddHBand="0" w:evenHBand="0" w:firstRowFirstColumn="0" w:firstRowLastColumn="0" w:lastRowFirstColumn="0" w:lastRowLastColumn="0"/>
          <w:trHeight w:val="193"/>
          <w:jc w:val="center"/>
        </w:trPr>
        <w:tc>
          <w:tcPr>
            <w:cnfStyle w:val="001000000100" w:firstRow="0" w:lastRow="0" w:firstColumn="1" w:lastColumn="0" w:oddVBand="0" w:evenVBand="0" w:oddHBand="0" w:evenHBand="0" w:firstRowFirstColumn="1" w:firstRowLastColumn="0" w:lastRowFirstColumn="0" w:lastRowLastColumn="0"/>
            <w:tcW w:w="377" w:type="pct"/>
          </w:tcPr>
          <w:p w14:paraId="03373AE5" w14:textId="77777777" w:rsidR="00C46EA8" w:rsidRPr="00C46EA8" w:rsidRDefault="00C46EA8" w:rsidP="00C46EA8">
            <w:pPr>
              <w:widowControl/>
              <w:tabs>
                <w:tab w:val="clear" w:pos="8789"/>
              </w:tabs>
              <w:spacing w:before="0" w:after="0"/>
              <w:jc w:val="center"/>
              <w:rPr>
                <w:rFonts w:ascii="Calibri" w:eastAsia="Times New Roman" w:hAnsi="Calibri" w:cs="Calibri"/>
                <w:spacing w:val="0"/>
                <w:lang w:eastAsia="es-ES"/>
              </w:rPr>
            </w:pPr>
          </w:p>
        </w:tc>
        <w:tc>
          <w:tcPr>
            <w:tcW w:w="3507" w:type="pct"/>
            <w:gridSpan w:val="10"/>
            <w:noWrap/>
            <w:vAlign w:val="center"/>
            <w:hideMark/>
          </w:tcPr>
          <w:p w14:paraId="692ABE22" w14:textId="27F5291E" w:rsidR="00C46EA8" w:rsidRPr="00C46EA8" w:rsidRDefault="00C46EA8" w:rsidP="00C46EA8">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EPISODIOS POR ENCIMA DEL PERCENTIL 80</w:t>
            </w:r>
          </w:p>
        </w:tc>
        <w:tc>
          <w:tcPr>
            <w:tcW w:w="417" w:type="pct"/>
            <w:vAlign w:val="center"/>
            <w:hideMark/>
          </w:tcPr>
          <w:p w14:paraId="27CCFC63" w14:textId="77777777" w:rsidR="00C46EA8" w:rsidRPr="00C46EA8" w:rsidRDefault="00C46EA8" w:rsidP="00C46EA8">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MEDIA</w:t>
            </w:r>
          </w:p>
        </w:tc>
        <w:tc>
          <w:tcPr>
            <w:tcW w:w="698" w:type="pct"/>
            <w:vAlign w:val="center"/>
            <w:hideMark/>
          </w:tcPr>
          <w:p w14:paraId="7DFB3A3A" w14:textId="77777777" w:rsidR="00C46EA8" w:rsidRPr="00C46EA8" w:rsidRDefault="00C46EA8" w:rsidP="00C46EA8">
            <w:pPr>
              <w:widowControl/>
              <w:tabs>
                <w:tab w:val="clear" w:pos="8789"/>
              </w:tabs>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MEDIA PONDERADA AL P(</w:t>
            </w:r>
            <w:proofErr w:type="spellStart"/>
            <w:r w:rsidRPr="00C46EA8">
              <w:rPr>
                <w:rFonts w:ascii="Calibri" w:eastAsia="Times New Roman" w:hAnsi="Calibri" w:cs="Calibri"/>
                <w:spacing w:val="0"/>
                <w:lang w:eastAsia="es-ES"/>
              </w:rPr>
              <w:t>Tr</w:t>
            </w:r>
            <w:proofErr w:type="spellEnd"/>
            <w:r w:rsidRPr="00C46EA8">
              <w:rPr>
                <w:rFonts w:ascii="Calibri" w:eastAsia="Times New Roman" w:hAnsi="Calibri" w:cs="Calibri"/>
                <w:spacing w:val="0"/>
                <w:lang w:eastAsia="es-ES"/>
              </w:rPr>
              <w:t>=100)</w:t>
            </w:r>
          </w:p>
        </w:tc>
      </w:tr>
      <w:tr w:rsidR="00C46EA8" w:rsidRPr="00C46EA8" w14:paraId="5B5C598A" w14:textId="77777777" w:rsidTr="00C46EA8">
        <w:trPr>
          <w:cnfStyle w:val="000000100000" w:firstRow="0" w:lastRow="0" w:firstColumn="0" w:lastColumn="0" w:oddVBand="0" w:evenVBand="0" w:oddHBand="1" w:evenHBand="0" w:firstRowFirstColumn="0" w:firstRowLastColumn="0" w:lastRowFirstColumn="0" w:lastRowLastColumn="0"/>
          <w:trHeight w:val="193"/>
          <w:jc w:val="center"/>
        </w:trPr>
        <w:tc>
          <w:tcPr>
            <w:cnfStyle w:val="001000000000" w:firstRow="0" w:lastRow="0" w:firstColumn="1" w:lastColumn="0" w:oddVBand="0" w:evenVBand="0" w:oddHBand="0" w:evenHBand="0" w:firstRowFirstColumn="0" w:firstRowLastColumn="0" w:lastRowFirstColumn="0" w:lastRowLastColumn="0"/>
            <w:tcW w:w="377" w:type="pct"/>
          </w:tcPr>
          <w:p w14:paraId="0757D76E" w14:textId="7C3A5469" w:rsidR="00C46EA8" w:rsidRPr="00C46EA8" w:rsidRDefault="00C46EA8" w:rsidP="00C46EA8">
            <w:pPr>
              <w:widowControl/>
              <w:tabs>
                <w:tab w:val="clear" w:pos="8789"/>
              </w:tabs>
              <w:spacing w:before="0" w:after="0"/>
              <w:jc w:val="left"/>
              <w:rPr>
                <w:rFonts w:ascii="Calibri" w:eastAsia="Times New Roman" w:hAnsi="Calibri" w:cs="Calibri"/>
                <w:spacing w:val="0"/>
                <w:lang w:eastAsia="es-ES"/>
              </w:rPr>
            </w:pPr>
            <w:proofErr w:type="spellStart"/>
            <w:r w:rsidRPr="00C46EA8">
              <w:rPr>
                <w:rFonts w:ascii="Calibri" w:eastAsia="Times New Roman" w:hAnsi="Calibri" w:cs="Calibri"/>
                <w:spacing w:val="0"/>
                <w:lang w:eastAsia="es-ES"/>
              </w:rPr>
              <w:t>P</w:t>
            </w:r>
            <w:r>
              <w:rPr>
                <w:rFonts w:ascii="Calibri" w:eastAsia="Times New Roman" w:hAnsi="Calibri" w:cs="Calibri"/>
                <w:spacing w:val="0"/>
                <w:lang w:eastAsia="es-ES"/>
              </w:rPr>
              <w:t>total</w:t>
            </w:r>
            <w:proofErr w:type="spellEnd"/>
          </w:p>
        </w:tc>
        <w:tc>
          <w:tcPr>
            <w:tcW w:w="433" w:type="pct"/>
            <w:noWrap/>
            <w:hideMark/>
          </w:tcPr>
          <w:p w14:paraId="70E01FBA" w14:textId="69F92AF5"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p>
        </w:tc>
        <w:tc>
          <w:tcPr>
            <w:tcW w:w="269" w:type="pct"/>
            <w:noWrap/>
            <w:hideMark/>
          </w:tcPr>
          <w:p w14:paraId="612E0D6B"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39.2</w:t>
            </w:r>
          </w:p>
        </w:tc>
        <w:tc>
          <w:tcPr>
            <w:tcW w:w="433" w:type="pct"/>
            <w:noWrap/>
            <w:hideMark/>
          </w:tcPr>
          <w:p w14:paraId="3EC59C9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p>
        </w:tc>
        <w:tc>
          <w:tcPr>
            <w:tcW w:w="269" w:type="pct"/>
            <w:noWrap/>
            <w:hideMark/>
          </w:tcPr>
          <w:p w14:paraId="3E15E53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34.7</w:t>
            </w:r>
          </w:p>
        </w:tc>
        <w:tc>
          <w:tcPr>
            <w:tcW w:w="433" w:type="pct"/>
            <w:noWrap/>
            <w:hideMark/>
          </w:tcPr>
          <w:p w14:paraId="6908237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p>
        </w:tc>
        <w:tc>
          <w:tcPr>
            <w:tcW w:w="269" w:type="pct"/>
            <w:noWrap/>
            <w:hideMark/>
          </w:tcPr>
          <w:p w14:paraId="78453896"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31.8</w:t>
            </w:r>
          </w:p>
        </w:tc>
        <w:tc>
          <w:tcPr>
            <w:tcW w:w="433" w:type="pct"/>
            <w:noWrap/>
            <w:hideMark/>
          </w:tcPr>
          <w:p w14:paraId="1298C0B7"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p>
        </w:tc>
        <w:tc>
          <w:tcPr>
            <w:tcW w:w="269" w:type="pct"/>
            <w:noWrap/>
            <w:hideMark/>
          </w:tcPr>
          <w:p w14:paraId="0925E774"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50.4</w:t>
            </w:r>
          </w:p>
        </w:tc>
        <w:tc>
          <w:tcPr>
            <w:tcW w:w="433" w:type="pct"/>
            <w:noWrap/>
            <w:hideMark/>
          </w:tcPr>
          <w:p w14:paraId="0E2CFEBF"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p>
        </w:tc>
        <w:tc>
          <w:tcPr>
            <w:tcW w:w="269" w:type="pct"/>
            <w:noWrap/>
            <w:hideMark/>
          </w:tcPr>
          <w:p w14:paraId="6F35A24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34.7</w:t>
            </w:r>
          </w:p>
        </w:tc>
        <w:tc>
          <w:tcPr>
            <w:tcW w:w="417" w:type="pct"/>
            <w:noWrap/>
            <w:hideMark/>
          </w:tcPr>
          <w:p w14:paraId="77A057A9"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21.64</w:t>
            </w:r>
          </w:p>
        </w:tc>
        <w:tc>
          <w:tcPr>
            <w:tcW w:w="698" w:type="pct"/>
            <w:noWrap/>
            <w:hideMark/>
          </w:tcPr>
          <w:p w14:paraId="5D4FD99E"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pacing w:val="0"/>
                <w:lang w:eastAsia="es-ES"/>
              </w:rPr>
            </w:pPr>
            <w:r w:rsidRPr="00C46EA8">
              <w:rPr>
                <w:rFonts w:ascii="Calibri" w:eastAsia="Times New Roman" w:hAnsi="Calibri" w:cs="Calibri"/>
                <w:color w:val="FF0000"/>
                <w:spacing w:val="0"/>
                <w:lang w:eastAsia="es-ES"/>
              </w:rPr>
              <w:t>68.58</w:t>
            </w:r>
          </w:p>
        </w:tc>
      </w:tr>
      <w:tr w:rsidR="00C46EA8" w:rsidRPr="00C46EA8" w14:paraId="6FCB2DA6" w14:textId="77777777" w:rsidTr="00C46EA8">
        <w:trPr>
          <w:trHeight w:val="386"/>
          <w:jc w:val="center"/>
        </w:trPr>
        <w:tc>
          <w:tcPr>
            <w:cnfStyle w:val="001000000000" w:firstRow="0" w:lastRow="0" w:firstColumn="1" w:lastColumn="0" w:oddVBand="0" w:evenVBand="0" w:oddHBand="0" w:evenHBand="0" w:firstRowFirstColumn="0" w:firstRowLastColumn="0" w:lastRowFirstColumn="0" w:lastRowLastColumn="0"/>
            <w:tcW w:w="377" w:type="pct"/>
            <w:vMerge w:val="restart"/>
            <w:vAlign w:val="center"/>
          </w:tcPr>
          <w:p w14:paraId="3D024815" w14:textId="0D657AB2" w:rsidR="00C46EA8" w:rsidRPr="00C46EA8" w:rsidRDefault="00C46EA8" w:rsidP="00C46EA8">
            <w:pPr>
              <w:widowControl/>
              <w:tabs>
                <w:tab w:val="clear" w:pos="8789"/>
              </w:tabs>
              <w:spacing w:before="0" w:after="0"/>
              <w:jc w:val="center"/>
              <w:rPr>
                <w:rFonts w:ascii="Arial" w:eastAsia="Times New Roman" w:hAnsi="Arial" w:cs="Arial"/>
                <w:spacing w:val="0"/>
                <w:sz w:val="18"/>
                <w:szCs w:val="18"/>
                <w:lang w:eastAsia="es-ES"/>
              </w:rPr>
            </w:pPr>
            <w:r w:rsidRPr="00C46EA8">
              <w:rPr>
                <w:rFonts w:ascii="Calibri" w:eastAsia="Times New Roman" w:hAnsi="Calibri" w:cs="Calibri"/>
                <w:spacing w:val="0"/>
                <w:lang w:eastAsia="es-ES"/>
              </w:rPr>
              <w:t>Hora</w:t>
            </w:r>
            <w:r>
              <w:rPr>
                <w:rFonts w:ascii="Calibri" w:eastAsia="Times New Roman" w:hAnsi="Calibri" w:cs="Calibri"/>
                <w:spacing w:val="0"/>
                <w:lang w:eastAsia="es-ES"/>
              </w:rPr>
              <w:t>s</w:t>
            </w:r>
          </w:p>
        </w:tc>
        <w:tc>
          <w:tcPr>
            <w:tcW w:w="433" w:type="pct"/>
            <w:hideMark/>
          </w:tcPr>
          <w:p w14:paraId="4678EDDD" w14:textId="5B8FF6F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01/11/15-20:00</w:t>
            </w:r>
          </w:p>
        </w:tc>
        <w:tc>
          <w:tcPr>
            <w:tcW w:w="269" w:type="pct"/>
            <w:hideMark/>
          </w:tcPr>
          <w:p w14:paraId="284A20A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4.3</w:t>
            </w:r>
          </w:p>
        </w:tc>
        <w:tc>
          <w:tcPr>
            <w:tcW w:w="433" w:type="pct"/>
            <w:hideMark/>
          </w:tcPr>
          <w:p w14:paraId="3ED2CF87"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18/10/17-03:00</w:t>
            </w:r>
          </w:p>
        </w:tc>
        <w:tc>
          <w:tcPr>
            <w:tcW w:w="269" w:type="pct"/>
            <w:hideMark/>
          </w:tcPr>
          <w:p w14:paraId="38703E5E"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1.4</w:t>
            </w:r>
          </w:p>
        </w:tc>
        <w:tc>
          <w:tcPr>
            <w:tcW w:w="433" w:type="pct"/>
            <w:hideMark/>
          </w:tcPr>
          <w:p w14:paraId="45156B33"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03/11/17-15:00</w:t>
            </w:r>
          </w:p>
        </w:tc>
        <w:tc>
          <w:tcPr>
            <w:tcW w:w="269" w:type="pct"/>
            <w:hideMark/>
          </w:tcPr>
          <w:p w14:paraId="61BE4F34"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7.5</w:t>
            </w:r>
          </w:p>
        </w:tc>
        <w:tc>
          <w:tcPr>
            <w:tcW w:w="433" w:type="pct"/>
            <w:hideMark/>
          </w:tcPr>
          <w:p w14:paraId="5CF16943"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29/11/17-00:00</w:t>
            </w:r>
          </w:p>
        </w:tc>
        <w:tc>
          <w:tcPr>
            <w:tcW w:w="269" w:type="pct"/>
            <w:hideMark/>
          </w:tcPr>
          <w:p w14:paraId="34601458"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1.5</w:t>
            </w:r>
          </w:p>
        </w:tc>
        <w:tc>
          <w:tcPr>
            <w:tcW w:w="433" w:type="pct"/>
            <w:hideMark/>
          </w:tcPr>
          <w:p w14:paraId="64F9481C"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25/11/20-15:00</w:t>
            </w:r>
          </w:p>
        </w:tc>
        <w:tc>
          <w:tcPr>
            <w:tcW w:w="269" w:type="pct"/>
            <w:hideMark/>
          </w:tcPr>
          <w:p w14:paraId="4A5059B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w:t>
            </w:r>
          </w:p>
        </w:tc>
        <w:tc>
          <w:tcPr>
            <w:tcW w:w="417" w:type="pct"/>
            <w:hideMark/>
          </w:tcPr>
          <w:p w14:paraId="078E07B7"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1.93</w:t>
            </w:r>
          </w:p>
        </w:tc>
        <w:tc>
          <w:tcPr>
            <w:tcW w:w="698" w:type="pct"/>
            <w:noWrap/>
            <w:hideMark/>
          </w:tcPr>
          <w:p w14:paraId="6ECAA93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6.11</w:t>
            </w:r>
          </w:p>
        </w:tc>
      </w:tr>
      <w:tr w:rsidR="00C46EA8" w:rsidRPr="00C46EA8" w14:paraId="453EEF31" w14:textId="77777777" w:rsidTr="00C46EA8">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1E6D3040"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60A324D3" w14:textId="1B942C1E"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01/11/15-21:00</w:t>
            </w:r>
          </w:p>
        </w:tc>
        <w:tc>
          <w:tcPr>
            <w:tcW w:w="269" w:type="pct"/>
            <w:hideMark/>
          </w:tcPr>
          <w:p w14:paraId="6DC8A5AA"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12.4</w:t>
            </w:r>
          </w:p>
        </w:tc>
        <w:tc>
          <w:tcPr>
            <w:tcW w:w="433" w:type="pct"/>
            <w:hideMark/>
          </w:tcPr>
          <w:p w14:paraId="458863FE"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18/10/17-04:00</w:t>
            </w:r>
          </w:p>
        </w:tc>
        <w:tc>
          <w:tcPr>
            <w:tcW w:w="269" w:type="pct"/>
            <w:hideMark/>
          </w:tcPr>
          <w:p w14:paraId="1C70DD3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5.9</w:t>
            </w:r>
          </w:p>
        </w:tc>
        <w:tc>
          <w:tcPr>
            <w:tcW w:w="433" w:type="pct"/>
            <w:hideMark/>
          </w:tcPr>
          <w:p w14:paraId="30E36DEF"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03/11/17-16:00</w:t>
            </w:r>
          </w:p>
        </w:tc>
        <w:tc>
          <w:tcPr>
            <w:tcW w:w="269" w:type="pct"/>
            <w:hideMark/>
          </w:tcPr>
          <w:p w14:paraId="1FFD335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0.6</w:t>
            </w:r>
          </w:p>
        </w:tc>
        <w:tc>
          <w:tcPr>
            <w:tcW w:w="433" w:type="pct"/>
            <w:hideMark/>
          </w:tcPr>
          <w:p w14:paraId="4FA6FE9F"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29/11/17-01:00</w:t>
            </w:r>
          </w:p>
        </w:tc>
        <w:tc>
          <w:tcPr>
            <w:tcW w:w="269" w:type="pct"/>
            <w:hideMark/>
          </w:tcPr>
          <w:p w14:paraId="5483032F"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1.3</w:t>
            </w:r>
          </w:p>
        </w:tc>
        <w:tc>
          <w:tcPr>
            <w:tcW w:w="433" w:type="pct"/>
            <w:hideMark/>
          </w:tcPr>
          <w:p w14:paraId="411E11B8"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25/11/20-16:00</w:t>
            </w:r>
          </w:p>
        </w:tc>
        <w:tc>
          <w:tcPr>
            <w:tcW w:w="269" w:type="pct"/>
            <w:hideMark/>
          </w:tcPr>
          <w:p w14:paraId="399A8C0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17" w:type="pct"/>
            <w:hideMark/>
          </w:tcPr>
          <w:p w14:paraId="78FB77C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2.70</w:t>
            </w:r>
          </w:p>
        </w:tc>
        <w:tc>
          <w:tcPr>
            <w:tcW w:w="698" w:type="pct"/>
            <w:noWrap/>
            <w:hideMark/>
          </w:tcPr>
          <w:p w14:paraId="622F222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8.56</w:t>
            </w:r>
          </w:p>
        </w:tc>
      </w:tr>
      <w:tr w:rsidR="00C46EA8" w:rsidRPr="00C46EA8" w14:paraId="375C44A6"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134B2D85"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1A6AF249" w14:textId="5DE0C750"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01/11/15-22:00</w:t>
            </w:r>
          </w:p>
        </w:tc>
        <w:tc>
          <w:tcPr>
            <w:tcW w:w="269" w:type="pct"/>
            <w:hideMark/>
          </w:tcPr>
          <w:p w14:paraId="13DD98F0"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8.2</w:t>
            </w:r>
          </w:p>
        </w:tc>
        <w:tc>
          <w:tcPr>
            <w:tcW w:w="433" w:type="pct"/>
            <w:hideMark/>
          </w:tcPr>
          <w:p w14:paraId="3740EE6E"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18/10/17-05:00</w:t>
            </w:r>
          </w:p>
        </w:tc>
        <w:tc>
          <w:tcPr>
            <w:tcW w:w="269" w:type="pct"/>
            <w:hideMark/>
          </w:tcPr>
          <w:p w14:paraId="5107B120"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4.6</w:t>
            </w:r>
          </w:p>
        </w:tc>
        <w:tc>
          <w:tcPr>
            <w:tcW w:w="433" w:type="pct"/>
            <w:hideMark/>
          </w:tcPr>
          <w:p w14:paraId="2F22F730"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03/11/17-17:00</w:t>
            </w:r>
          </w:p>
        </w:tc>
        <w:tc>
          <w:tcPr>
            <w:tcW w:w="269" w:type="pct"/>
            <w:hideMark/>
          </w:tcPr>
          <w:p w14:paraId="6B71A8C1"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0.7</w:t>
            </w:r>
          </w:p>
        </w:tc>
        <w:tc>
          <w:tcPr>
            <w:tcW w:w="433" w:type="pct"/>
            <w:hideMark/>
          </w:tcPr>
          <w:p w14:paraId="0263D66C"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29/11/17-02:00</w:t>
            </w:r>
          </w:p>
        </w:tc>
        <w:tc>
          <w:tcPr>
            <w:tcW w:w="269" w:type="pct"/>
            <w:hideMark/>
          </w:tcPr>
          <w:p w14:paraId="4B25ACB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3.5</w:t>
            </w:r>
          </w:p>
        </w:tc>
        <w:tc>
          <w:tcPr>
            <w:tcW w:w="433" w:type="pct"/>
            <w:hideMark/>
          </w:tcPr>
          <w:p w14:paraId="7F5F2318"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25/11/20-17:00</w:t>
            </w:r>
          </w:p>
        </w:tc>
        <w:tc>
          <w:tcPr>
            <w:tcW w:w="269" w:type="pct"/>
            <w:hideMark/>
          </w:tcPr>
          <w:p w14:paraId="7FD25F47"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3.7</w:t>
            </w:r>
          </w:p>
        </w:tc>
        <w:tc>
          <w:tcPr>
            <w:tcW w:w="417" w:type="pct"/>
            <w:hideMark/>
          </w:tcPr>
          <w:p w14:paraId="449E27E5"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2.46</w:t>
            </w:r>
          </w:p>
        </w:tc>
        <w:tc>
          <w:tcPr>
            <w:tcW w:w="698" w:type="pct"/>
            <w:noWrap/>
            <w:hideMark/>
          </w:tcPr>
          <w:p w14:paraId="026D54D6"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7.79</w:t>
            </w:r>
          </w:p>
        </w:tc>
      </w:tr>
      <w:tr w:rsidR="00C46EA8" w:rsidRPr="00C46EA8" w14:paraId="1CA067D3"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06D4D34D"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69C262E8" w14:textId="461DF88B"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01/11/15-23:00</w:t>
            </w:r>
          </w:p>
        </w:tc>
        <w:tc>
          <w:tcPr>
            <w:tcW w:w="269" w:type="pct"/>
            <w:hideMark/>
          </w:tcPr>
          <w:p w14:paraId="61593D83"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8.2</w:t>
            </w:r>
          </w:p>
        </w:tc>
        <w:tc>
          <w:tcPr>
            <w:tcW w:w="433" w:type="pct"/>
            <w:hideMark/>
          </w:tcPr>
          <w:p w14:paraId="3799C59F"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18/10/17-06:00</w:t>
            </w:r>
          </w:p>
        </w:tc>
        <w:tc>
          <w:tcPr>
            <w:tcW w:w="269" w:type="pct"/>
            <w:hideMark/>
          </w:tcPr>
          <w:p w14:paraId="213F485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3.5</w:t>
            </w:r>
          </w:p>
        </w:tc>
        <w:tc>
          <w:tcPr>
            <w:tcW w:w="433" w:type="pct"/>
            <w:hideMark/>
          </w:tcPr>
          <w:p w14:paraId="13C71ACF"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03/11/17-18:00</w:t>
            </w:r>
          </w:p>
        </w:tc>
        <w:tc>
          <w:tcPr>
            <w:tcW w:w="269" w:type="pct"/>
            <w:hideMark/>
          </w:tcPr>
          <w:p w14:paraId="585C2B93"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w:t>
            </w:r>
          </w:p>
        </w:tc>
        <w:tc>
          <w:tcPr>
            <w:tcW w:w="433" w:type="pct"/>
            <w:hideMark/>
          </w:tcPr>
          <w:p w14:paraId="63007EF7"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29/11/17-03:00</w:t>
            </w:r>
          </w:p>
        </w:tc>
        <w:tc>
          <w:tcPr>
            <w:tcW w:w="269" w:type="pct"/>
            <w:hideMark/>
          </w:tcPr>
          <w:p w14:paraId="2513BE6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16</w:t>
            </w:r>
          </w:p>
        </w:tc>
        <w:tc>
          <w:tcPr>
            <w:tcW w:w="433" w:type="pct"/>
            <w:hideMark/>
          </w:tcPr>
          <w:p w14:paraId="017BFB6B"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25/11/20-18:00</w:t>
            </w:r>
          </w:p>
        </w:tc>
        <w:tc>
          <w:tcPr>
            <w:tcW w:w="269" w:type="pct"/>
            <w:hideMark/>
          </w:tcPr>
          <w:p w14:paraId="0C68D95E"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8</w:t>
            </w:r>
          </w:p>
        </w:tc>
        <w:tc>
          <w:tcPr>
            <w:tcW w:w="417" w:type="pct"/>
            <w:hideMark/>
          </w:tcPr>
          <w:p w14:paraId="2D67A60B"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3.24</w:t>
            </w:r>
          </w:p>
        </w:tc>
        <w:tc>
          <w:tcPr>
            <w:tcW w:w="698" w:type="pct"/>
            <w:noWrap/>
            <w:hideMark/>
          </w:tcPr>
          <w:p w14:paraId="7C59D07E"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10.28</w:t>
            </w:r>
          </w:p>
        </w:tc>
      </w:tr>
      <w:tr w:rsidR="00C46EA8" w:rsidRPr="00C46EA8" w14:paraId="48B6291A"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7711537B"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50BBD70D" w14:textId="2DBAEC8B"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02/11/15-00:00</w:t>
            </w:r>
          </w:p>
        </w:tc>
        <w:tc>
          <w:tcPr>
            <w:tcW w:w="269" w:type="pct"/>
            <w:hideMark/>
          </w:tcPr>
          <w:p w14:paraId="5135FFEA"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4.9</w:t>
            </w:r>
          </w:p>
        </w:tc>
        <w:tc>
          <w:tcPr>
            <w:tcW w:w="433" w:type="pct"/>
            <w:hideMark/>
          </w:tcPr>
          <w:p w14:paraId="1FA786F5"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18/10/17-07:00</w:t>
            </w:r>
          </w:p>
        </w:tc>
        <w:tc>
          <w:tcPr>
            <w:tcW w:w="269" w:type="pct"/>
            <w:hideMark/>
          </w:tcPr>
          <w:p w14:paraId="78F11B66"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3.1</w:t>
            </w:r>
          </w:p>
        </w:tc>
        <w:tc>
          <w:tcPr>
            <w:tcW w:w="433" w:type="pct"/>
            <w:hideMark/>
          </w:tcPr>
          <w:p w14:paraId="54B51350"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03/11/17-19:00</w:t>
            </w:r>
          </w:p>
        </w:tc>
        <w:tc>
          <w:tcPr>
            <w:tcW w:w="269" w:type="pct"/>
            <w:hideMark/>
          </w:tcPr>
          <w:p w14:paraId="41B2B642"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4.4</w:t>
            </w:r>
          </w:p>
        </w:tc>
        <w:tc>
          <w:tcPr>
            <w:tcW w:w="433" w:type="pct"/>
            <w:hideMark/>
          </w:tcPr>
          <w:p w14:paraId="0006E5C9"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29/11/17-04:00</w:t>
            </w:r>
          </w:p>
        </w:tc>
        <w:tc>
          <w:tcPr>
            <w:tcW w:w="269" w:type="pct"/>
            <w:hideMark/>
          </w:tcPr>
          <w:p w14:paraId="23AA0166"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10.7</w:t>
            </w:r>
          </w:p>
        </w:tc>
        <w:tc>
          <w:tcPr>
            <w:tcW w:w="433" w:type="pct"/>
            <w:hideMark/>
          </w:tcPr>
          <w:p w14:paraId="4C04746E"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25/11/20-19:00</w:t>
            </w:r>
          </w:p>
        </w:tc>
        <w:tc>
          <w:tcPr>
            <w:tcW w:w="269" w:type="pct"/>
            <w:hideMark/>
          </w:tcPr>
          <w:p w14:paraId="61F38749"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0.5</w:t>
            </w:r>
          </w:p>
        </w:tc>
        <w:tc>
          <w:tcPr>
            <w:tcW w:w="417" w:type="pct"/>
            <w:hideMark/>
          </w:tcPr>
          <w:p w14:paraId="5699E7DD"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1.84</w:t>
            </w:r>
          </w:p>
        </w:tc>
        <w:tc>
          <w:tcPr>
            <w:tcW w:w="698" w:type="pct"/>
            <w:noWrap/>
            <w:hideMark/>
          </w:tcPr>
          <w:p w14:paraId="6960FC26"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5.84</w:t>
            </w:r>
          </w:p>
        </w:tc>
      </w:tr>
      <w:tr w:rsidR="00C46EA8" w:rsidRPr="00C46EA8" w14:paraId="5CA2F0D6"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50485FD2"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0F53A87C" w14:textId="6EBC7E5B"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02/11/15-01:00</w:t>
            </w:r>
          </w:p>
        </w:tc>
        <w:tc>
          <w:tcPr>
            <w:tcW w:w="269" w:type="pct"/>
            <w:hideMark/>
          </w:tcPr>
          <w:p w14:paraId="17734EF4"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3DA89911"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18/10/17-08:00</w:t>
            </w:r>
          </w:p>
        </w:tc>
        <w:tc>
          <w:tcPr>
            <w:tcW w:w="269" w:type="pct"/>
            <w:hideMark/>
          </w:tcPr>
          <w:p w14:paraId="08050462"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4.8</w:t>
            </w:r>
          </w:p>
        </w:tc>
        <w:tc>
          <w:tcPr>
            <w:tcW w:w="433" w:type="pct"/>
            <w:hideMark/>
          </w:tcPr>
          <w:p w14:paraId="4385E9F6"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03/11/17-20:00</w:t>
            </w:r>
          </w:p>
        </w:tc>
        <w:tc>
          <w:tcPr>
            <w:tcW w:w="269" w:type="pct"/>
            <w:hideMark/>
          </w:tcPr>
          <w:p w14:paraId="036D4B5A"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0.5</w:t>
            </w:r>
          </w:p>
        </w:tc>
        <w:tc>
          <w:tcPr>
            <w:tcW w:w="433" w:type="pct"/>
            <w:hideMark/>
          </w:tcPr>
          <w:p w14:paraId="12F06C07"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29/11/17-05:00</w:t>
            </w:r>
          </w:p>
        </w:tc>
        <w:tc>
          <w:tcPr>
            <w:tcW w:w="269" w:type="pct"/>
            <w:hideMark/>
          </w:tcPr>
          <w:p w14:paraId="2C6D0217"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6.3</w:t>
            </w:r>
          </w:p>
        </w:tc>
        <w:tc>
          <w:tcPr>
            <w:tcW w:w="433" w:type="pct"/>
            <w:hideMark/>
          </w:tcPr>
          <w:p w14:paraId="6CF5F303"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25/11/20-20:00</w:t>
            </w:r>
          </w:p>
        </w:tc>
        <w:tc>
          <w:tcPr>
            <w:tcW w:w="269" w:type="pct"/>
            <w:hideMark/>
          </w:tcPr>
          <w:p w14:paraId="32789EF2"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17" w:type="pct"/>
            <w:hideMark/>
          </w:tcPr>
          <w:p w14:paraId="5876704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0.79</w:t>
            </w:r>
          </w:p>
        </w:tc>
        <w:tc>
          <w:tcPr>
            <w:tcW w:w="698" w:type="pct"/>
            <w:noWrap/>
            <w:hideMark/>
          </w:tcPr>
          <w:p w14:paraId="52BDF669"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2.49</w:t>
            </w:r>
          </w:p>
        </w:tc>
      </w:tr>
      <w:tr w:rsidR="00C46EA8" w:rsidRPr="00C46EA8" w14:paraId="04926B07"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65BD6B20"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71FE21A6" w14:textId="0390D163"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02/11/15-02:00</w:t>
            </w:r>
          </w:p>
        </w:tc>
        <w:tc>
          <w:tcPr>
            <w:tcW w:w="269" w:type="pct"/>
            <w:hideMark/>
          </w:tcPr>
          <w:p w14:paraId="3D5DCA5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5227B714"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18/10/17-09:00</w:t>
            </w:r>
          </w:p>
        </w:tc>
        <w:tc>
          <w:tcPr>
            <w:tcW w:w="269" w:type="pct"/>
            <w:hideMark/>
          </w:tcPr>
          <w:p w14:paraId="58A76DCE"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3.8</w:t>
            </w:r>
          </w:p>
        </w:tc>
        <w:tc>
          <w:tcPr>
            <w:tcW w:w="433" w:type="pct"/>
            <w:hideMark/>
          </w:tcPr>
          <w:p w14:paraId="2A2C5520"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03/11/17-21:00</w:t>
            </w:r>
          </w:p>
        </w:tc>
        <w:tc>
          <w:tcPr>
            <w:tcW w:w="269" w:type="pct"/>
            <w:hideMark/>
          </w:tcPr>
          <w:p w14:paraId="01CA659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4CA76DAD"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29/11/17-06:00</w:t>
            </w:r>
          </w:p>
        </w:tc>
        <w:tc>
          <w:tcPr>
            <w:tcW w:w="269" w:type="pct"/>
            <w:hideMark/>
          </w:tcPr>
          <w:p w14:paraId="4E27654F"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3.8</w:t>
            </w:r>
          </w:p>
        </w:tc>
        <w:tc>
          <w:tcPr>
            <w:tcW w:w="433" w:type="pct"/>
            <w:hideMark/>
          </w:tcPr>
          <w:p w14:paraId="586661E9"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25/11/20-21:00</w:t>
            </w:r>
          </w:p>
        </w:tc>
        <w:tc>
          <w:tcPr>
            <w:tcW w:w="269" w:type="pct"/>
            <w:hideMark/>
          </w:tcPr>
          <w:p w14:paraId="6AC71C28"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17" w:type="pct"/>
            <w:hideMark/>
          </w:tcPr>
          <w:p w14:paraId="739015AD"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0.56</w:t>
            </w:r>
          </w:p>
        </w:tc>
        <w:tc>
          <w:tcPr>
            <w:tcW w:w="698" w:type="pct"/>
            <w:noWrap/>
            <w:hideMark/>
          </w:tcPr>
          <w:p w14:paraId="799C8475"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1.77</w:t>
            </w:r>
          </w:p>
        </w:tc>
      </w:tr>
      <w:tr w:rsidR="00C46EA8" w:rsidRPr="00C46EA8" w14:paraId="6368A788"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1FCE831C"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00209C07" w14:textId="2EC39241"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02/11/15-03:00</w:t>
            </w:r>
          </w:p>
        </w:tc>
        <w:tc>
          <w:tcPr>
            <w:tcW w:w="269" w:type="pct"/>
            <w:hideMark/>
          </w:tcPr>
          <w:p w14:paraId="7E0E59A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07928D2E"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18/10/17-10:00</w:t>
            </w:r>
          </w:p>
        </w:tc>
        <w:tc>
          <w:tcPr>
            <w:tcW w:w="269" w:type="pct"/>
            <w:hideMark/>
          </w:tcPr>
          <w:p w14:paraId="1C3EC50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1.1</w:t>
            </w:r>
          </w:p>
        </w:tc>
        <w:tc>
          <w:tcPr>
            <w:tcW w:w="433" w:type="pct"/>
            <w:hideMark/>
          </w:tcPr>
          <w:p w14:paraId="2F1A4510"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03/11/17-22:00</w:t>
            </w:r>
          </w:p>
        </w:tc>
        <w:tc>
          <w:tcPr>
            <w:tcW w:w="269" w:type="pct"/>
            <w:hideMark/>
          </w:tcPr>
          <w:p w14:paraId="1DD83947"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0B1A10B1"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29/11/17-07:00</w:t>
            </w:r>
          </w:p>
        </w:tc>
        <w:tc>
          <w:tcPr>
            <w:tcW w:w="269" w:type="pct"/>
            <w:hideMark/>
          </w:tcPr>
          <w:p w14:paraId="01FF1D1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0.8</w:t>
            </w:r>
          </w:p>
        </w:tc>
        <w:tc>
          <w:tcPr>
            <w:tcW w:w="433" w:type="pct"/>
            <w:hideMark/>
          </w:tcPr>
          <w:p w14:paraId="330C879A"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25/11/20-22:00</w:t>
            </w:r>
          </w:p>
        </w:tc>
        <w:tc>
          <w:tcPr>
            <w:tcW w:w="269" w:type="pct"/>
            <w:hideMark/>
          </w:tcPr>
          <w:p w14:paraId="02BADCEB"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0.6</w:t>
            </w:r>
          </w:p>
        </w:tc>
        <w:tc>
          <w:tcPr>
            <w:tcW w:w="417" w:type="pct"/>
            <w:hideMark/>
          </w:tcPr>
          <w:p w14:paraId="55B9CFC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0.24</w:t>
            </w:r>
          </w:p>
        </w:tc>
        <w:tc>
          <w:tcPr>
            <w:tcW w:w="698" w:type="pct"/>
            <w:noWrap/>
            <w:hideMark/>
          </w:tcPr>
          <w:p w14:paraId="5465E0A9"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0.77</w:t>
            </w:r>
          </w:p>
        </w:tc>
      </w:tr>
      <w:tr w:rsidR="00C46EA8" w:rsidRPr="00C46EA8" w14:paraId="0D834D06"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206A6F3C"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40EFFB13" w14:textId="50888530"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02/11/15-04:00</w:t>
            </w:r>
          </w:p>
        </w:tc>
        <w:tc>
          <w:tcPr>
            <w:tcW w:w="269" w:type="pct"/>
            <w:hideMark/>
          </w:tcPr>
          <w:p w14:paraId="517FEC9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33A4D4F2"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18/10/17-11:00</w:t>
            </w:r>
          </w:p>
        </w:tc>
        <w:tc>
          <w:tcPr>
            <w:tcW w:w="269" w:type="pct"/>
            <w:hideMark/>
          </w:tcPr>
          <w:p w14:paraId="558A0B3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w:t>
            </w:r>
          </w:p>
        </w:tc>
        <w:tc>
          <w:tcPr>
            <w:tcW w:w="433" w:type="pct"/>
            <w:hideMark/>
          </w:tcPr>
          <w:p w14:paraId="2BDC81B7"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03/11/17-23:00</w:t>
            </w:r>
          </w:p>
        </w:tc>
        <w:tc>
          <w:tcPr>
            <w:tcW w:w="269" w:type="pct"/>
            <w:hideMark/>
          </w:tcPr>
          <w:p w14:paraId="45690952"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69975F56"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29/11/17-08:00</w:t>
            </w:r>
          </w:p>
        </w:tc>
        <w:tc>
          <w:tcPr>
            <w:tcW w:w="269" w:type="pct"/>
            <w:hideMark/>
          </w:tcPr>
          <w:p w14:paraId="6F314A32"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w:t>
            </w:r>
          </w:p>
        </w:tc>
        <w:tc>
          <w:tcPr>
            <w:tcW w:w="433" w:type="pct"/>
            <w:hideMark/>
          </w:tcPr>
          <w:p w14:paraId="50F845D7"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25/11/20-23:00</w:t>
            </w:r>
          </w:p>
        </w:tc>
        <w:tc>
          <w:tcPr>
            <w:tcW w:w="269" w:type="pct"/>
            <w:hideMark/>
          </w:tcPr>
          <w:p w14:paraId="5F9C35AD"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w:t>
            </w:r>
          </w:p>
        </w:tc>
        <w:tc>
          <w:tcPr>
            <w:tcW w:w="417" w:type="pct"/>
            <w:hideMark/>
          </w:tcPr>
          <w:p w14:paraId="06C40F42"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0.40</w:t>
            </w:r>
          </w:p>
        </w:tc>
        <w:tc>
          <w:tcPr>
            <w:tcW w:w="698" w:type="pct"/>
            <w:noWrap/>
            <w:hideMark/>
          </w:tcPr>
          <w:p w14:paraId="2A8A0F8D"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1.27</w:t>
            </w:r>
          </w:p>
        </w:tc>
      </w:tr>
      <w:tr w:rsidR="00C46EA8" w:rsidRPr="00C46EA8" w14:paraId="539213E3"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070711F6"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012E8685" w14:textId="2E3A20BF"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02/11/15-05:00</w:t>
            </w:r>
          </w:p>
        </w:tc>
        <w:tc>
          <w:tcPr>
            <w:tcW w:w="269" w:type="pct"/>
            <w:hideMark/>
          </w:tcPr>
          <w:p w14:paraId="70EB5DA7"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1074B87F"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18/10/17-12:00</w:t>
            </w:r>
          </w:p>
        </w:tc>
        <w:tc>
          <w:tcPr>
            <w:tcW w:w="269" w:type="pct"/>
            <w:hideMark/>
          </w:tcPr>
          <w:p w14:paraId="68D6A3A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0D50E409"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04/11/17-00:00</w:t>
            </w:r>
          </w:p>
        </w:tc>
        <w:tc>
          <w:tcPr>
            <w:tcW w:w="269" w:type="pct"/>
            <w:hideMark/>
          </w:tcPr>
          <w:p w14:paraId="7348E0BE"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4DE2D10F"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29/11/17-09:00</w:t>
            </w:r>
          </w:p>
        </w:tc>
        <w:tc>
          <w:tcPr>
            <w:tcW w:w="269" w:type="pct"/>
            <w:hideMark/>
          </w:tcPr>
          <w:p w14:paraId="117B05FE"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37A19713"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26/11/20-00:00</w:t>
            </w:r>
          </w:p>
        </w:tc>
        <w:tc>
          <w:tcPr>
            <w:tcW w:w="269" w:type="pct"/>
            <w:hideMark/>
          </w:tcPr>
          <w:p w14:paraId="4D2D776A"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17" w:type="pct"/>
            <w:hideMark/>
          </w:tcPr>
          <w:p w14:paraId="644AEA3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0.01</w:t>
            </w:r>
          </w:p>
        </w:tc>
        <w:tc>
          <w:tcPr>
            <w:tcW w:w="698" w:type="pct"/>
            <w:noWrap/>
            <w:hideMark/>
          </w:tcPr>
          <w:p w14:paraId="2908D9A3"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0.05</w:t>
            </w:r>
          </w:p>
        </w:tc>
      </w:tr>
      <w:tr w:rsidR="00C46EA8" w:rsidRPr="00C46EA8" w14:paraId="51751E83"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439F0E05"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2611C4DB" w14:textId="3548C44A"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02/11/15-06:00</w:t>
            </w:r>
          </w:p>
        </w:tc>
        <w:tc>
          <w:tcPr>
            <w:tcW w:w="269" w:type="pct"/>
            <w:hideMark/>
          </w:tcPr>
          <w:p w14:paraId="12B9D3C9"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7DFE91C5"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18/10/17-13:00</w:t>
            </w:r>
          </w:p>
        </w:tc>
        <w:tc>
          <w:tcPr>
            <w:tcW w:w="269" w:type="pct"/>
            <w:hideMark/>
          </w:tcPr>
          <w:p w14:paraId="2A2B24E9"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0.6</w:t>
            </w:r>
          </w:p>
        </w:tc>
        <w:tc>
          <w:tcPr>
            <w:tcW w:w="433" w:type="pct"/>
            <w:hideMark/>
          </w:tcPr>
          <w:p w14:paraId="5433B950"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04/11/17-01:00</w:t>
            </w:r>
          </w:p>
        </w:tc>
        <w:tc>
          <w:tcPr>
            <w:tcW w:w="269" w:type="pct"/>
            <w:hideMark/>
          </w:tcPr>
          <w:p w14:paraId="5F591484"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7774FFB7"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29/11/17-10:00</w:t>
            </w:r>
          </w:p>
        </w:tc>
        <w:tc>
          <w:tcPr>
            <w:tcW w:w="269" w:type="pct"/>
            <w:hideMark/>
          </w:tcPr>
          <w:p w14:paraId="5E8301A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62E3F66E"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26/11/20-01:00</w:t>
            </w:r>
          </w:p>
        </w:tc>
        <w:tc>
          <w:tcPr>
            <w:tcW w:w="269" w:type="pct"/>
            <w:hideMark/>
          </w:tcPr>
          <w:p w14:paraId="5E71B6B8"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17" w:type="pct"/>
            <w:hideMark/>
          </w:tcPr>
          <w:p w14:paraId="4B7BAC1A"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0.09</w:t>
            </w:r>
          </w:p>
        </w:tc>
        <w:tc>
          <w:tcPr>
            <w:tcW w:w="698" w:type="pct"/>
            <w:noWrap/>
            <w:hideMark/>
          </w:tcPr>
          <w:p w14:paraId="62863391"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0.27</w:t>
            </w:r>
          </w:p>
        </w:tc>
      </w:tr>
      <w:tr w:rsidR="00C46EA8" w:rsidRPr="00C46EA8" w14:paraId="23457280" w14:textId="77777777" w:rsidTr="00C46EA8">
        <w:trPr>
          <w:cnfStyle w:val="000000100000" w:firstRow="0" w:lastRow="0" w:firstColumn="0" w:lastColumn="0" w:oddVBand="0" w:evenVBand="0" w:oddHBand="1" w:evenHBand="0" w:firstRowFirstColumn="0" w:firstRowLastColumn="0" w:lastRowFirstColumn="0" w:lastRowLastColumn="0"/>
          <w:trHeight w:val="657"/>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6994A241"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15206374" w14:textId="47E9A610"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02/11/15-07:00</w:t>
            </w:r>
          </w:p>
        </w:tc>
        <w:tc>
          <w:tcPr>
            <w:tcW w:w="269" w:type="pct"/>
            <w:hideMark/>
          </w:tcPr>
          <w:p w14:paraId="1694272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4CAE6D4A"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18/10/17-14:00</w:t>
            </w:r>
          </w:p>
        </w:tc>
        <w:tc>
          <w:tcPr>
            <w:tcW w:w="269" w:type="pct"/>
            <w:hideMark/>
          </w:tcPr>
          <w:p w14:paraId="5AA38839"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4EADD277"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04/11/17-02:00</w:t>
            </w:r>
          </w:p>
        </w:tc>
        <w:tc>
          <w:tcPr>
            <w:tcW w:w="269" w:type="pct"/>
            <w:hideMark/>
          </w:tcPr>
          <w:p w14:paraId="7D6FFE50"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4C7C3028"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29/11/17-11:00</w:t>
            </w:r>
          </w:p>
        </w:tc>
        <w:tc>
          <w:tcPr>
            <w:tcW w:w="269" w:type="pct"/>
            <w:hideMark/>
          </w:tcPr>
          <w:p w14:paraId="53505A5A"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4CA71725"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26/11/20-02:00</w:t>
            </w:r>
          </w:p>
        </w:tc>
        <w:tc>
          <w:tcPr>
            <w:tcW w:w="269" w:type="pct"/>
            <w:hideMark/>
          </w:tcPr>
          <w:p w14:paraId="412FC839"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w:t>
            </w:r>
          </w:p>
        </w:tc>
        <w:tc>
          <w:tcPr>
            <w:tcW w:w="417" w:type="pct"/>
            <w:hideMark/>
          </w:tcPr>
          <w:p w14:paraId="61210E1E"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0.37</w:t>
            </w:r>
          </w:p>
        </w:tc>
        <w:tc>
          <w:tcPr>
            <w:tcW w:w="698" w:type="pct"/>
            <w:noWrap/>
            <w:hideMark/>
          </w:tcPr>
          <w:p w14:paraId="4C2785D1"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1.18</w:t>
            </w:r>
          </w:p>
        </w:tc>
      </w:tr>
      <w:tr w:rsidR="00C46EA8" w:rsidRPr="00C46EA8" w14:paraId="6CF6FE7B"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5048CFED"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3A466E98" w14:textId="06218DC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02/11/15-08:00</w:t>
            </w:r>
          </w:p>
        </w:tc>
        <w:tc>
          <w:tcPr>
            <w:tcW w:w="269" w:type="pct"/>
            <w:hideMark/>
          </w:tcPr>
          <w:p w14:paraId="3B0D8BBF"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11B6DFA7"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18/10/17-23:00</w:t>
            </w:r>
          </w:p>
        </w:tc>
        <w:tc>
          <w:tcPr>
            <w:tcW w:w="269" w:type="pct"/>
            <w:hideMark/>
          </w:tcPr>
          <w:p w14:paraId="2FAEC52A"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5ECE9846"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04/11/17-03:00</w:t>
            </w:r>
          </w:p>
        </w:tc>
        <w:tc>
          <w:tcPr>
            <w:tcW w:w="269" w:type="pct"/>
            <w:hideMark/>
          </w:tcPr>
          <w:p w14:paraId="36B4A23A"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4AC05B05"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29/11/17-12:00</w:t>
            </w:r>
          </w:p>
        </w:tc>
        <w:tc>
          <w:tcPr>
            <w:tcW w:w="269" w:type="pct"/>
            <w:hideMark/>
          </w:tcPr>
          <w:p w14:paraId="5070A16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w:t>
            </w:r>
          </w:p>
        </w:tc>
        <w:tc>
          <w:tcPr>
            <w:tcW w:w="433" w:type="pct"/>
            <w:hideMark/>
          </w:tcPr>
          <w:p w14:paraId="0BEC3340"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26/11/20-03:00</w:t>
            </w:r>
          </w:p>
        </w:tc>
        <w:tc>
          <w:tcPr>
            <w:tcW w:w="269" w:type="pct"/>
            <w:hideMark/>
          </w:tcPr>
          <w:p w14:paraId="7F76E162"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3.4</w:t>
            </w:r>
          </w:p>
        </w:tc>
        <w:tc>
          <w:tcPr>
            <w:tcW w:w="417" w:type="pct"/>
            <w:hideMark/>
          </w:tcPr>
          <w:p w14:paraId="0EB16337"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0.51</w:t>
            </w:r>
          </w:p>
        </w:tc>
        <w:tc>
          <w:tcPr>
            <w:tcW w:w="698" w:type="pct"/>
            <w:noWrap/>
            <w:hideMark/>
          </w:tcPr>
          <w:p w14:paraId="4637FD2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1.63</w:t>
            </w:r>
          </w:p>
        </w:tc>
      </w:tr>
      <w:tr w:rsidR="00C46EA8" w:rsidRPr="00C46EA8" w14:paraId="186D1087" w14:textId="77777777" w:rsidTr="00C46EA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66C17F82"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5A8D9B8F" w14:textId="145D9FA0"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02/11/15-09:00</w:t>
            </w:r>
          </w:p>
        </w:tc>
        <w:tc>
          <w:tcPr>
            <w:tcW w:w="269" w:type="pct"/>
            <w:hideMark/>
          </w:tcPr>
          <w:p w14:paraId="0595A5E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590B3AEE"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19/10/17-00:00</w:t>
            </w:r>
          </w:p>
        </w:tc>
        <w:tc>
          <w:tcPr>
            <w:tcW w:w="269" w:type="pct"/>
            <w:hideMark/>
          </w:tcPr>
          <w:p w14:paraId="1EE0A164"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1.1</w:t>
            </w:r>
          </w:p>
        </w:tc>
        <w:tc>
          <w:tcPr>
            <w:tcW w:w="433" w:type="pct"/>
            <w:hideMark/>
          </w:tcPr>
          <w:p w14:paraId="2A9C4682"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04/11/17-04:00</w:t>
            </w:r>
          </w:p>
        </w:tc>
        <w:tc>
          <w:tcPr>
            <w:tcW w:w="269" w:type="pct"/>
            <w:hideMark/>
          </w:tcPr>
          <w:p w14:paraId="4849A026"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3.2</w:t>
            </w:r>
          </w:p>
        </w:tc>
        <w:tc>
          <w:tcPr>
            <w:tcW w:w="433" w:type="pct"/>
            <w:hideMark/>
          </w:tcPr>
          <w:p w14:paraId="4B91B11D"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29/11/17-13:00</w:t>
            </w:r>
          </w:p>
        </w:tc>
        <w:tc>
          <w:tcPr>
            <w:tcW w:w="269" w:type="pct"/>
            <w:hideMark/>
          </w:tcPr>
          <w:p w14:paraId="2F44812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4.4</w:t>
            </w:r>
          </w:p>
        </w:tc>
        <w:tc>
          <w:tcPr>
            <w:tcW w:w="433" w:type="pct"/>
            <w:hideMark/>
          </w:tcPr>
          <w:p w14:paraId="721C5471"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26/11/20-04:00</w:t>
            </w:r>
          </w:p>
        </w:tc>
        <w:tc>
          <w:tcPr>
            <w:tcW w:w="269" w:type="pct"/>
            <w:hideMark/>
          </w:tcPr>
          <w:p w14:paraId="43E05CA0"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3.8</w:t>
            </w:r>
          </w:p>
        </w:tc>
        <w:tc>
          <w:tcPr>
            <w:tcW w:w="417" w:type="pct"/>
            <w:hideMark/>
          </w:tcPr>
          <w:p w14:paraId="114E3D6B"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1.16</w:t>
            </w:r>
          </w:p>
        </w:tc>
        <w:tc>
          <w:tcPr>
            <w:tcW w:w="698" w:type="pct"/>
            <w:noWrap/>
            <w:hideMark/>
          </w:tcPr>
          <w:p w14:paraId="0196FCCE"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3.67</w:t>
            </w:r>
          </w:p>
        </w:tc>
      </w:tr>
      <w:tr w:rsidR="00C46EA8" w:rsidRPr="00C46EA8" w14:paraId="4767579F"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1179F808"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2B1FCC88" w14:textId="28459BE2"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02/11/15-10:00</w:t>
            </w:r>
          </w:p>
        </w:tc>
        <w:tc>
          <w:tcPr>
            <w:tcW w:w="269" w:type="pct"/>
            <w:hideMark/>
          </w:tcPr>
          <w:p w14:paraId="7DF6594D"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6ECCEA00"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19/10/17-01:00</w:t>
            </w:r>
          </w:p>
        </w:tc>
        <w:tc>
          <w:tcPr>
            <w:tcW w:w="269" w:type="pct"/>
            <w:hideMark/>
          </w:tcPr>
          <w:p w14:paraId="4639F05F"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0.8</w:t>
            </w:r>
          </w:p>
        </w:tc>
        <w:tc>
          <w:tcPr>
            <w:tcW w:w="433" w:type="pct"/>
            <w:hideMark/>
          </w:tcPr>
          <w:p w14:paraId="37C7356B"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04/11/17-05:00</w:t>
            </w:r>
          </w:p>
        </w:tc>
        <w:tc>
          <w:tcPr>
            <w:tcW w:w="269" w:type="pct"/>
            <w:hideMark/>
          </w:tcPr>
          <w:p w14:paraId="70591998"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3.5</w:t>
            </w:r>
          </w:p>
        </w:tc>
        <w:tc>
          <w:tcPr>
            <w:tcW w:w="433" w:type="pct"/>
            <w:hideMark/>
          </w:tcPr>
          <w:p w14:paraId="2537C040"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29/11/17-14:00</w:t>
            </w:r>
          </w:p>
        </w:tc>
        <w:tc>
          <w:tcPr>
            <w:tcW w:w="269" w:type="pct"/>
            <w:hideMark/>
          </w:tcPr>
          <w:p w14:paraId="66D71D9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0.8</w:t>
            </w:r>
          </w:p>
        </w:tc>
        <w:tc>
          <w:tcPr>
            <w:tcW w:w="433" w:type="pct"/>
            <w:hideMark/>
          </w:tcPr>
          <w:p w14:paraId="6597B2A6"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26/11/20-05:00</w:t>
            </w:r>
          </w:p>
        </w:tc>
        <w:tc>
          <w:tcPr>
            <w:tcW w:w="269" w:type="pct"/>
            <w:hideMark/>
          </w:tcPr>
          <w:p w14:paraId="07AD875D"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3.5</w:t>
            </w:r>
          </w:p>
        </w:tc>
        <w:tc>
          <w:tcPr>
            <w:tcW w:w="417" w:type="pct"/>
            <w:hideMark/>
          </w:tcPr>
          <w:p w14:paraId="272EB455"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1.11</w:t>
            </w:r>
          </w:p>
        </w:tc>
        <w:tc>
          <w:tcPr>
            <w:tcW w:w="698" w:type="pct"/>
            <w:noWrap/>
            <w:hideMark/>
          </w:tcPr>
          <w:p w14:paraId="45C8E789"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3.53</w:t>
            </w:r>
          </w:p>
        </w:tc>
      </w:tr>
      <w:tr w:rsidR="00C46EA8" w:rsidRPr="00C46EA8" w14:paraId="578C590D"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4FD69CDB"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62995B55" w14:textId="0F2D16F6"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02/11/15-11:00</w:t>
            </w:r>
          </w:p>
        </w:tc>
        <w:tc>
          <w:tcPr>
            <w:tcW w:w="269" w:type="pct"/>
            <w:hideMark/>
          </w:tcPr>
          <w:p w14:paraId="3051AD49"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4871A874"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19/10/17-02:00</w:t>
            </w:r>
          </w:p>
        </w:tc>
        <w:tc>
          <w:tcPr>
            <w:tcW w:w="269" w:type="pct"/>
            <w:hideMark/>
          </w:tcPr>
          <w:p w14:paraId="4B58494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w:t>
            </w:r>
          </w:p>
        </w:tc>
        <w:tc>
          <w:tcPr>
            <w:tcW w:w="433" w:type="pct"/>
            <w:hideMark/>
          </w:tcPr>
          <w:p w14:paraId="1500DCAD"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04/11/17-06:00</w:t>
            </w:r>
          </w:p>
        </w:tc>
        <w:tc>
          <w:tcPr>
            <w:tcW w:w="269" w:type="pct"/>
            <w:hideMark/>
          </w:tcPr>
          <w:p w14:paraId="5D1E9A2F"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1.7</w:t>
            </w:r>
          </w:p>
        </w:tc>
        <w:tc>
          <w:tcPr>
            <w:tcW w:w="433" w:type="pct"/>
            <w:hideMark/>
          </w:tcPr>
          <w:p w14:paraId="7A0DE5E5"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29/11/17-15:00</w:t>
            </w:r>
          </w:p>
        </w:tc>
        <w:tc>
          <w:tcPr>
            <w:tcW w:w="269" w:type="pct"/>
            <w:hideMark/>
          </w:tcPr>
          <w:p w14:paraId="023986D2"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w:t>
            </w:r>
          </w:p>
        </w:tc>
        <w:tc>
          <w:tcPr>
            <w:tcW w:w="433" w:type="pct"/>
            <w:hideMark/>
          </w:tcPr>
          <w:p w14:paraId="73F5C6E1"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26/11/20-06:00</w:t>
            </w:r>
          </w:p>
        </w:tc>
        <w:tc>
          <w:tcPr>
            <w:tcW w:w="269" w:type="pct"/>
            <w:hideMark/>
          </w:tcPr>
          <w:p w14:paraId="36DBA67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1.6</w:t>
            </w:r>
          </w:p>
        </w:tc>
        <w:tc>
          <w:tcPr>
            <w:tcW w:w="417" w:type="pct"/>
            <w:hideMark/>
          </w:tcPr>
          <w:p w14:paraId="238E1666"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0.53</w:t>
            </w:r>
          </w:p>
        </w:tc>
        <w:tc>
          <w:tcPr>
            <w:tcW w:w="698" w:type="pct"/>
            <w:noWrap/>
            <w:hideMark/>
          </w:tcPr>
          <w:p w14:paraId="1CFE0180"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1.67</w:t>
            </w:r>
          </w:p>
        </w:tc>
      </w:tr>
      <w:tr w:rsidR="00C46EA8" w:rsidRPr="00C46EA8" w14:paraId="5D180C96"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45578606"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3E41217D" w14:textId="774C4DF4"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02/11/15-12:00</w:t>
            </w:r>
          </w:p>
        </w:tc>
        <w:tc>
          <w:tcPr>
            <w:tcW w:w="269" w:type="pct"/>
            <w:hideMark/>
          </w:tcPr>
          <w:p w14:paraId="63AE831D"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38E8CD0C"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19/10/17-03:00</w:t>
            </w:r>
          </w:p>
        </w:tc>
        <w:tc>
          <w:tcPr>
            <w:tcW w:w="269" w:type="pct"/>
            <w:hideMark/>
          </w:tcPr>
          <w:p w14:paraId="560F1335"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0.8</w:t>
            </w:r>
          </w:p>
        </w:tc>
        <w:tc>
          <w:tcPr>
            <w:tcW w:w="433" w:type="pct"/>
            <w:hideMark/>
          </w:tcPr>
          <w:p w14:paraId="1B60CDE5"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04/11/17-07:00</w:t>
            </w:r>
          </w:p>
        </w:tc>
        <w:tc>
          <w:tcPr>
            <w:tcW w:w="269" w:type="pct"/>
            <w:hideMark/>
          </w:tcPr>
          <w:p w14:paraId="6BC78469"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w:t>
            </w:r>
          </w:p>
        </w:tc>
        <w:tc>
          <w:tcPr>
            <w:tcW w:w="433" w:type="pct"/>
            <w:hideMark/>
          </w:tcPr>
          <w:p w14:paraId="602F8F27"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29/11/17-16:00</w:t>
            </w:r>
          </w:p>
        </w:tc>
        <w:tc>
          <w:tcPr>
            <w:tcW w:w="269" w:type="pct"/>
            <w:hideMark/>
          </w:tcPr>
          <w:p w14:paraId="1B93B14C"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0C057A31"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26/11/20-07:00</w:t>
            </w:r>
          </w:p>
        </w:tc>
        <w:tc>
          <w:tcPr>
            <w:tcW w:w="269" w:type="pct"/>
            <w:hideMark/>
          </w:tcPr>
          <w:p w14:paraId="492D6B8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3.2</w:t>
            </w:r>
          </w:p>
        </w:tc>
        <w:tc>
          <w:tcPr>
            <w:tcW w:w="417" w:type="pct"/>
            <w:hideMark/>
          </w:tcPr>
          <w:p w14:paraId="6E8265E4"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0.83</w:t>
            </w:r>
          </w:p>
        </w:tc>
        <w:tc>
          <w:tcPr>
            <w:tcW w:w="698" w:type="pct"/>
            <w:noWrap/>
            <w:hideMark/>
          </w:tcPr>
          <w:p w14:paraId="1B8BCBD9"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2.63</w:t>
            </w:r>
          </w:p>
        </w:tc>
      </w:tr>
      <w:tr w:rsidR="00C46EA8" w:rsidRPr="00C46EA8" w14:paraId="40F5BFDF"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0075270C"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7EA7BEA4" w14:textId="49BD5BBC"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02/11/15-13:00</w:t>
            </w:r>
          </w:p>
        </w:tc>
        <w:tc>
          <w:tcPr>
            <w:tcW w:w="269" w:type="pct"/>
            <w:hideMark/>
          </w:tcPr>
          <w:p w14:paraId="044985DA"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13A0C1CF"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p>
        </w:tc>
        <w:tc>
          <w:tcPr>
            <w:tcW w:w="269" w:type="pct"/>
            <w:hideMark/>
          </w:tcPr>
          <w:p w14:paraId="1937CBDD"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spacing w:val="0"/>
                <w:sz w:val="20"/>
                <w:szCs w:val="20"/>
                <w:lang w:eastAsia="es-ES"/>
              </w:rPr>
            </w:pPr>
          </w:p>
        </w:tc>
        <w:tc>
          <w:tcPr>
            <w:tcW w:w="433" w:type="pct"/>
            <w:hideMark/>
          </w:tcPr>
          <w:p w14:paraId="0C949077"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04/11/17-08:00</w:t>
            </w:r>
          </w:p>
        </w:tc>
        <w:tc>
          <w:tcPr>
            <w:tcW w:w="269" w:type="pct"/>
            <w:hideMark/>
          </w:tcPr>
          <w:p w14:paraId="3A76DB0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1.8</w:t>
            </w:r>
          </w:p>
        </w:tc>
        <w:tc>
          <w:tcPr>
            <w:tcW w:w="433" w:type="pct"/>
            <w:hideMark/>
          </w:tcPr>
          <w:p w14:paraId="7CBD856A"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29/11/17-17:00</w:t>
            </w:r>
          </w:p>
        </w:tc>
        <w:tc>
          <w:tcPr>
            <w:tcW w:w="269" w:type="pct"/>
            <w:hideMark/>
          </w:tcPr>
          <w:p w14:paraId="0DB4269A"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5339956C"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26/11/20-08:00</w:t>
            </w:r>
          </w:p>
        </w:tc>
        <w:tc>
          <w:tcPr>
            <w:tcW w:w="269" w:type="pct"/>
            <w:hideMark/>
          </w:tcPr>
          <w:p w14:paraId="632621E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3.5</w:t>
            </w:r>
          </w:p>
        </w:tc>
        <w:tc>
          <w:tcPr>
            <w:tcW w:w="417" w:type="pct"/>
            <w:hideMark/>
          </w:tcPr>
          <w:p w14:paraId="48EF9AA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0.76</w:t>
            </w:r>
          </w:p>
        </w:tc>
        <w:tc>
          <w:tcPr>
            <w:tcW w:w="698" w:type="pct"/>
            <w:noWrap/>
            <w:hideMark/>
          </w:tcPr>
          <w:p w14:paraId="2B0D86B6"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2.40</w:t>
            </w:r>
          </w:p>
        </w:tc>
      </w:tr>
      <w:tr w:rsidR="00C46EA8" w:rsidRPr="00C46EA8" w14:paraId="0B5828BA"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0A36D83A"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2ECE99FE" w14:textId="2967B27B"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02/11/15-14:00</w:t>
            </w:r>
          </w:p>
        </w:tc>
        <w:tc>
          <w:tcPr>
            <w:tcW w:w="269" w:type="pct"/>
            <w:hideMark/>
          </w:tcPr>
          <w:p w14:paraId="46F65FC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0.7</w:t>
            </w:r>
          </w:p>
        </w:tc>
        <w:tc>
          <w:tcPr>
            <w:tcW w:w="433" w:type="pct"/>
            <w:hideMark/>
          </w:tcPr>
          <w:p w14:paraId="74C5C34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p>
        </w:tc>
        <w:tc>
          <w:tcPr>
            <w:tcW w:w="269" w:type="pct"/>
            <w:hideMark/>
          </w:tcPr>
          <w:p w14:paraId="61E0DD58"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spacing w:val="0"/>
                <w:sz w:val="20"/>
                <w:szCs w:val="20"/>
                <w:lang w:eastAsia="es-ES"/>
              </w:rPr>
            </w:pPr>
          </w:p>
        </w:tc>
        <w:tc>
          <w:tcPr>
            <w:tcW w:w="433" w:type="pct"/>
            <w:hideMark/>
          </w:tcPr>
          <w:p w14:paraId="0A986A7D"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04/11/17-09:00</w:t>
            </w:r>
          </w:p>
        </w:tc>
        <w:tc>
          <w:tcPr>
            <w:tcW w:w="269" w:type="pct"/>
            <w:hideMark/>
          </w:tcPr>
          <w:p w14:paraId="1439F802"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2.5</w:t>
            </w:r>
          </w:p>
        </w:tc>
        <w:tc>
          <w:tcPr>
            <w:tcW w:w="433" w:type="pct"/>
            <w:hideMark/>
          </w:tcPr>
          <w:p w14:paraId="0EEC19DB"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29/11/17-18:00</w:t>
            </w:r>
          </w:p>
        </w:tc>
        <w:tc>
          <w:tcPr>
            <w:tcW w:w="269" w:type="pct"/>
            <w:hideMark/>
          </w:tcPr>
          <w:p w14:paraId="12A891B8"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67EB0B4B"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26/11/20-09:00</w:t>
            </w:r>
          </w:p>
        </w:tc>
        <w:tc>
          <w:tcPr>
            <w:tcW w:w="269" w:type="pct"/>
            <w:hideMark/>
          </w:tcPr>
          <w:p w14:paraId="3F1D3914"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4.7</w:t>
            </w:r>
          </w:p>
        </w:tc>
        <w:tc>
          <w:tcPr>
            <w:tcW w:w="417" w:type="pct"/>
            <w:hideMark/>
          </w:tcPr>
          <w:p w14:paraId="5F237F44"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1.13</w:t>
            </w:r>
          </w:p>
        </w:tc>
        <w:tc>
          <w:tcPr>
            <w:tcW w:w="698" w:type="pct"/>
            <w:noWrap/>
            <w:hideMark/>
          </w:tcPr>
          <w:p w14:paraId="6FD64D16"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3.58</w:t>
            </w:r>
          </w:p>
        </w:tc>
      </w:tr>
      <w:tr w:rsidR="00C46EA8" w:rsidRPr="00C46EA8" w14:paraId="1C050198"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4B2DF29C"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501F120E" w14:textId="7511E93E"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02/11/15-15:00</w:t>
            </w:r>
          </w:p>
        </w:tc>
        <w:tc>
          <w:tcPr>
            <w:tcW w:w="269" w:type="pct"/>
            <w:hideMark/>
          </w:tcPr>
          <w:p w14:paraId="53047C8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6E2B026A"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p>
        </w:tc>
        <w:tc>
          <w:tcPr>
            <w:tcW w:w="269" w:type="pct"/>
            <w:hideMark/>
          </w:tcPr>
          <w:p w14:paraId="03088A82"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spacing w:val="0"/>
                <w:sz w:val="20"/>
                <w:szCs w:val="20"/>
                <w:lang w:eastAsia="es-ES"/>
              </w:rPr>
            </w:pPr>
          </w:p>
        </w:tc>
        <w:tc>
          <w:tcPr>
            <w:tcW w:w="433" w:type="pct"/>
            <w:hideMark/>
          </w:tcPr>
          <w:p w14:paraId="79B64336"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04/11/17-10:00</w:t>
            </w:r>
          </w:p>
        </w:tc>
        <w:tc>
          <w:tcPr>
            <w:tcW w:w="269" w:type="pct"/>
            <w:hideMark/>
          </w:tcPr>
          <w:p w14:paraId="603D7258"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305870F6"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29/11/17-19:00</w:t>
            </w:r>
          </w:p>
        </w:tc>
        <w:tc>
          <w:tcPr>
            <w:tcW w:w="269" w:type="pct"/>
            <w:hideMark/>
          </w:tcPr>
          <w:p w14:paraId="4BF262C9"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2CC4958F"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26/11/20-10:00</w:t>
            </w:r>
          </w:p>
        </w:tc>
        <w:tc>
          <w:tcPr>
            <w:tcW w:w="269" w:type="pct"/>
            <w:hideMark/>
          </w:tcPr>
          <w:p w14:paraId="0CAA4EF1"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3.8</w:t>
            </w:r>
          </w:p>
        </w:tc>
        <w:tc>
          <w:tcPr>
            <w:tcW w:w="417" w:type="pct"/>
            <w:hideMark/>
          </w:tcPr>
          <w:p w14:paraId="7CA32BAB"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0.56</w:t>
            </w:r>
          </w:p>
        </w:tc>
        <w:tc>
          <w:tcPr>
            <w:tcW w:w="698" w:type="pct"/>
            <w:noWrap/>
            <w:hideMark/>
          </w:tcPr>
          <w:p w14:paraId="1ACF4133"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1.77</w:t>
            </w:r>
          </w:p>
        </w:tc>
      </w:tr>
      <w:tr w:rsidR="00C46EA8" w:rsidRPr="00C46EA8" w14:paraId="5A9F20C7"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5A4074A3"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071AE350" w14:textId="3CC12F4D"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02/11/15-16:00</w:t>
            </w:r>
          </w:p>
        </w:tc>
        <w:tc>
          <w:tcPr>
            <w:tcW w:w="269" w:type="pct"/>
            <w:hideMark/>
          </w:tcPr>
          <w:p w14:paraId="2D8F254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67966EAF"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p>
        </w:tc>
        <w:tc>
          <w:tcPr>
            <w:tcW w:w="269" w:type="pct"/>
            <w:hideMark/>
          </w:tcPr>
          <w:p w14:paraId="11211182"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spacing w:val="0"/>
                <w:sz w:val="20"/>
                <w:szCs w:val="20"/>
                <w:lang w:eastAsia="es-ES"/>
              </w:rPr>
            </w:pPr>
          </w:p>
        </w:tc>
        <w:tc>
          <w:tcPr>
            <w:tcW w:w="433" w:type="pct"/>
            <w:hideMark/>
          </w:tcPr>
          <w:p w14:paraId="3CA96B37"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04/11/17-11:00</w:t>
            </w:r>
          </w:p>
        </w:tc>
        <w:tc>
          <w:tcPr>
            <w:tcW w:w="269" w:type="pct"/>
            <w:hideMark/>
          </w:tcPr>
          <w:p w14:paraId="4A82DF4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0.3</w:t>
            </w:r>
          </w:p>
        </w:tc>
        <w:tc>
          <w:tcPr>
            <w:tcW w:w="433" w:type="pct"/>
            <w:hideMark/>
          </w:tcPr>
          <w:p w14:paraId="19BD1092"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29/11/17-20:00</w:t>
            </w:r>
          </w:p>
        </w:tc>
        <w:tc>
          <w:tcPr>
            <w:tcW w:w="269" w:type="pct"/>
            <w:hideMark/>
          </w:tcPr>
          <w:p w14:paraId="05318018"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570BBE08"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26/11/20-11:00</w:t>
            </w:r>
          </w:p>
        </w:tc>
        <w:tc>
          <w:tcPr>
            <w:tcW w:w="269" w:type="pct"/>
            <w:hideMark/>
          </w:tcPr>
          <w:p w14:paraId="78862446"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0.7</w:t>
            </w:r>
          </w:p>
        </w:tc>
        <w:tc>
          <w:tcPr>
            <w:tcW w:w="417" w:type="pct"/>
            <w:hideMark/>
          </w:tcPr>
          <w:p w14:paraId="4D2A9CCC"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0.14</w:t>
            </w:r>
          </w:p>
        </w:tc>
        <w:tc>
          <w:tcPr>
            <w:tcW w:w="698" w:type="pct"/>
            <w:noWrap/>
            <w:hideMark/>
          </w:tcPr>
          <w:p w14:paraId="76CE1240"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0.45</w:t>
            </w:r>
          </w:p>
        </w:tc>
      </w:tr>
      <w:tr w:rsidR="00C46EA8" w:rsidRPr="00C46EA8" w14:paraId="067ADB45"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015F675C"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25B95221" w14:textId="75C77EFB"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02/11/15-17:00</w:t>
            </w:r>
          </w:p>
        </w:tc>
        <w:tc>
          <w:tcPr>
            <w:tcW w:w="269" w:type="pct"/>
            <w:hideMark/>
          </w:tcPr>
          <w:p w14:paraId="51907BA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2EE584D3"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p>
        </w:tc>
        <w:tc>
          <w:tcPr>
            <w:tcW w:w="269" w:type="pct"/>
            <w:hideMark/>
          </w:tcPr>
          <w:p w14:paraId="3625587D"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spacing w:val="0"/>
                <w:sz w:val="20"/>
                <w:szCs w:val="20"/>
                <w:lang w:eastAsia="es-ES"/>
              </w:rPr>
            </w:pPr>
          </w:p>
        </w:tc>
        <w:tc>
          <w:tcPr>
            <w:tcW w:w="433" w:type="pct"/>
            <w:hideMark/>
          </w:tcPr>
          <w:p w14:paraId="51C071F9"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04/11/17-12:00</w:t>
            </w:r>
          </w:p>
        </w:tc>
        <w:tc>
          <w:tcPr>
            <w:tcW w:w="269" w:type="pct"/>
            <w:hideMark/>
          </w:tcPr>
          <w:p w14:paraId="5EE150FF"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w:t>
            </w:r>
          </w:p>
        </w:tc>
        <w:tc>
          <w:tcPr>
            <w:tcW w:w="433" w:type="pct"/>
            <w:hideMark/>
          </w:tcPr>
          <w:p w14:paraId="04ED23ED"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29/11/17-21:00</w:t>
            </w:r>
          </w:p>
        </w:tc>
        <w:tc>
          <w:tcPr>
            <w:tcW w:w="269" w:type="pct"/>
            <w:hideMark/>
          </w:tcPr>
          <w:p w14:paraId="1887F40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32AA25A2"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26/11/20-12:00</w:t>
            </w:r>
          </w:p>
        </w:tc>
        <w:tc>
          <w:tcPr>
            <w:tcW w:w="269" w:type="pct"/>
            <w:hideMark/>
          </w:tcPr>
          <w:p w14:paraId="4472974F"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1.3</w:t>
            </w:r>
          </w:p>
        </w:tc>
        <w:tc>
          <w:tcPr>
            <w:tcW w:w="417" w:type="pct"/>
            <w:hideMark/>
          </w:tcPr>
          <w:p w14:paraId="7B239B4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w:t>
            </w:r>
          </w:p>
        </w:tc>
        <w:tc>
          <w:tcPr>
            <w:tcW w:w="698" w:type="pct"/>
            <w:noWrap/>
            <w:hideMark/>
          </w:tcPr>
          <w:p w14:paraId="2008A3A6"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0.68</w:t>
            </w:r>
          </w:p>
        </w:tc>
      </w:tr>
      <w:tr w:rsidR="00C46EA8" w:rsidRPr="00C46EA8" w14:paraId="3BF33DAD" w14:textId="77777777" w:rsidTr="00C46EA8">
        <w:trPr>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408A98D0"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323A8FE1" w14:textId="440CF7C8"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02/11/15-18:00</w:t>
            </w:r>
          </w:p>
        </w:tc>
        <w:tc>
          <w:tcPr>
            <w:tcW w:w="269" w:type="pct"/>
            <w:hideMark/>
          </w:tcPr>
          <w:p w14:paraId="0BAE6BDB"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3D6C5E1E"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p>
        </w:tc>
        <w:tc>
          <w:tcPr>
            <w:tcW w:w="269" w:type="pct"/>
            <w:hideMark/>
          </w:tcPr>
          <w:p w14:paraId="0163692A"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spacing w:val="0"/>
                <w:sz w:val="20"/>
                <w:szCs w:val="20"/>
                <w:lang w:eastAsia="es-ES"/>
              </w:rPr>
            </w:pPr>
          </w:p>
        </w:tc>
        <w:tc>
          <w:tcPr>
            <w:tcW w:w="433" w:type="pct"/>
            <w:hideMark/>
          </w:tcPr>
          <w:p w14:paraId="5DC60F94"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04/11/17-13:00</w:t>
            </w:r>
          </w:p>
        </w:tc>
        <w:tc>
          <w:tcPr>
            <w:tcW w:w="269" w:type="pct"/>
            <w:hideMark/>
          </w:tcPr>
          <w:p w14:paraId="125077C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0.1</w:t>
            </w:r>
          </w:p>
        </w:tc>
        <w:tc>
          <w:tcPr>
            <w:tcW w:w="433" w:type="pct"/>
            <w:hideMark/>
          </w:tcPr>
          <w:p w14:paraId="340F2E5C"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29/11/17-22:00</w:t>
            </w:r>
          </w:p>
        </w:tc>
        <w:tc>
          <w:tcPr>
            <w:tcW w:w="269" w:type="pct"/>
            <w:hideMark/>
          </w:tcPr>
          <w:p w14:paraId="457253F1"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4E0B1A31" w14:textId="77777777" w:rsidR="00C46EA8" w:rsidRPr="00C46EA8" w:rsidRDefault="00C46EA8" w:rsidP="00C46EA8">
            <w:pPr>
              <w:widowControl/>
              <w:tabs>
                <w:tab w:val="clear" w:pos="8789"/>
              </w:tabs>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26/11/20-13:00</w:t>
            </w:r>
          </w:p>
        </w:tc>
        <w:tc>
          <w:tcPr>
            <w:tcW w:w="269" w:type="pct"/>
            <w:hideMark/>
          </w:tcPr>
          <w:p w14:paraId="1AF8BB3F"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17" w:type="pct"/>
            <w:hideMark/>
          </w:tcPr>
          <w:p w14:paraId="53341383"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0.01</w:t>
            </w:r>
          </w:p>
        </w:tc>
        <w:tc>
          <w:tcPr>
            <w:tcW w:w="698" w:type="pct"/>
            <w:noWrap/>
            <w:hideMark/>
          </w:tcPr>
          <w:p w14:paraId="0FDD6834" w14:textId="77777777" w:rsidR="00C46EA8" w:rsidRPr="00C46EA8" w:rsidRDefault="00C46EA8" w:rsidP="00C46EA8">
            <w:pPr>
              <w:widowControl/>
              <w:tabs>
                <w:tab w:val="clear" w:pos="8789"/>
              </w:tabs>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0.05</w:t>
            </w:r>
          </w:p>
        </w:tc>
      </w:tr>
      <w:tr w:rsidR="00C46EA8" w:rsidRPr="00C46EA8" w14:paraId="5408F14D" w14:textId="77777777" w:rsidTr="00C46EA8">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77" w:type="pct"/>
            <w:vMerge/>
          </w:tcPr>
          <w:p w14:paraId="6715AA4A" w14:textId="77777777" w:rsidR="00C46EA8" w:rsidRPr="00C46EA8" w:rsidRDefault="00C46EA8" w:rsidP="00C46EA8">
            <w:pPr>
              <w:widowControl/>
              <w:tabs>
                <w:tab w:val="clear" w:pos="8789"/>
              </w:tabs>
              <w:spacing w:before="0" w:after="0"/>
              <w:jc w:val="left"/>
              <w:rPr>
                <w:rFonts w:ascii="Arial" w:eastAsia="Times New Roman" w:hAnsi="Arial" w:cs="Arial"/>
                <w:spacing w:val="0"/>
                <w:sz w:val="18"/>
                <w:szCs w:val="18"/>
                <w:lang w:eastAsia="es-ES"/>
              </w:rPr>
            </w:pPr>
          </w:p>
        </w:tc>
        <w:tc>
          <w:tcPr>
            <w:tcW w:w="433" w:type="pct"/>
            <w:hideMark/>
          </w:tcPr>
          <w:p w14:paraId="7D91E4D2" w14:textId="20152ABF"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02/11/15-19:00</w:t>
            </w:r>
          </w:p>
        </w:tc>
        <w:tc>
          <w:tcPr>
            <w:tcW w:w="269" w:type="pct"/>
            <w:hideMark/>
          </w:tcPr>
          <w:p w14:paraId="6104375C"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79CCB3F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p>
        </w:tc>
        <w:tc>
          <w:tcPr>
            <w:tcW w:w="269" w:type="pct"/>
            <w:hideMark/>
          </w:tcPr>
          <w:p w14:paraId="3D21DC82"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spacing w:val="0"/>
                <w:sz w:val="20"/>
                <w:szCs w:val="20"/>
                <w:lang w:eastAsia="es-ES"/>
              </w:rPr>
            </w:pPr>
          </w:p>
        </w:tc>
        <w:tc>
          <w:tcPr>
            <w:tcW w:w="433" w:type="pct"/>
            <w:hideMark/>
          </w:tcPr>
          <w:p w14:paraId="57153AC5"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04/11/17-14:00</w:t>
            </w:r>
          </w:p>
        </w:tc>
        <w:tc>
          <w:tcPr>
            <w:tcW w:w="269" w:type="pct"/>
            <w:hideMark/>
          </w:tcPr>
          <w:p w14:paraId="647C85B6"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18227169"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29/11/17-23:00</w:t>
            </w:r>
          </w:p>
        </w:tc>
        <w:tc>
          <w:tcPr>
            <w:tcW w:w="269" w:type="pct"/>
            <w:hideMark/>
          </w:tcPr>
          <w:p w14:paraId="7C6577E5"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33" w:type="pct"/>
            <w:hideMark/>
          </w:tcPr>
          <w:p w14:paraId="5BB59994" w14:textId="77777777" w:rsidR="00C46EA8" w:rsidRPr="00C46EA8" w:rsidRDefault="00C46EA8" w:rsidP="00C46EA8">
            <w:pPr>
              <w:widowControl/>
              <w:tabs>
                <w:tab w:val="clear" w:pos="8789"/>
              </w:tabs>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26/11/20-14:00</w:t>
            </w:r>
          </w:p>
        </w:tc>
        <w:tc>
          <w:tcPr>
            <w:tcW w:w="269" w:type="pct"/>
            <w:hideMark/>
          </w:tcPr>
          <w:p w14:paraId="60D1B9A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w:t>
            </w:r>
          </w:p>
        </w:tc>
        <w:tc>
          <w:tcPr>
            <w:tcW w:w="417" w:type="pct"/>
            <w:hideMark/>
          </w:tcPr>
          <w:p w14:paraId="68CD05CD"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0"/>
                <w:sz w:val="18"/>
                <w:szCs w:val="18"/>
                <w:lang w:eastAsia="es-ES"/>
              </w:rPr>
            </w:pPr>
            <w:r w:rsidRPr="00C46EA8">
              <w:rPr>
                <w:rFonts w:ascii="Arial" w:eastAsia="Times New Roman" w:hAnsi="Arial" w:cs="Arial"/>
                <w:spacing w:val="0"/>
                <w:sz w:val="18"/>
                <w:szCs w:val="18"/>
                <w:lang w:eastAsia="es-ES"/>
              </w:rPr>
              <w:t>0.06</w:t>
            </w:r>
          </w:p>
        </w:tc>
        <w:tc>
          <w:tcPr>
            <w:tcW w:w="698" w:type="pct"/>
            <w:noWrap/>
            <w:hideMark/>
          </w:tcPr>
          <w:p w14:paraId="1C646F27" w14:textId="77777777" w:rsidR="00C46EA8" w:rsidRPr="00C46EA8" w:rsidRDefault="00C46EA8" w:rsidP="00C46EA8">
            <w:pPr>
              <w:widowControl/>
              <w:tabs>
                <w:tab w:val="clear" w:pos="8789"/>
              </w:tabs>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pacing w:val="0"/>
                <w:lang w:eastAsia="es-ES"/>
              </w:rPr>
            </w:pPr>
            <w:r w:rsidRPr="00C46EA8">
              <w:rPr>
                <w:rFonts w:ascii="Calibri" w:eastAsia="Times New Roman" w:hAnsi="Calibri" w:cs="Calibri"/>
                <w:spacing w:val="0"/>
                <w:lang w:eastAsia="es-ES"/>
              </w:rPr>
              <w:t>0.18</w:t>
            </w:r>
          </w:p>
        </w:tc>
      </w:tr>
    </w:tbl>
    <w:p w14:paraId="30C8E5C5" w14:textId="77777777" w:rsidR="00C46EA8" w:rsidRDefault="00C46EA8" w:rsidP="001B0641">
      <w:pPr>
        <w:pStyle w:val="Descripcin"/>
      </w:pPr>
    </w:p>
    <w:p w14:paraId="1FBC4917" w14:textId="6D3C537B" w:rsidR="00643F04" w:rsidRDefault="001B0641" w:rsidP="001B0641">
      <w:pPr>
        <w:pStyle w:val="Descripcin"/>
      </w:pPr>
      <w:bookmarkStart w:id="290" w:name="_Ref98867956"/>
      <w:bookmarkStart w:id="291" w:name="_Toc99969452"/>
      <w:r>
        <w:t xml:space="preserve">Tabla </w:t>
      </w:r>
      <w:fldSimple w:instr=" SEQ Tabla \* ARABIC ">
        <w:r w:rsidR="004F2F11">
          <w:rPr>
            <w:noProof/>
          </w:rPr>
          <w:t>26</w:t>
        </w:r>
      </w:fldSimple>
      <w:bookmarkEnd w:id="290"/>
      <w:r>
        <w:t>. Precipitaciones usadas en el Método Alternativo del percentil 80.</w:t>
      </w:r>
      <w:bookmarkEnd w:id="291"/>
    </w:p>
    <w:p w14:paraId="71FD8A47" w14:textId="77777777" w:rsidR="00643F04" w:rsidRDefault="00643F04">
      <w:pPr>
        <w:widowControl/>
        <w:tabs>
          <w:tab w:val="clear" w:pos="8789"/>
        </w:tabs>
        <w:spacing w:before="0" w:after="200" w:line="276" w:lineRule="auto"/>
        <w:jc w:val="left"/>
      </w:pPr>
      <w:r>
        <w:br w:type="page"/>
      </w:r>
    </w:p>
    <w:p w14:paraId="15CAF7B8" w14:textId="07CA1049" w:rsidR="009A71A2" w:rsidRPr="00ED031A" w:rsidRDefault="00792620" w:rsidP="00B00C7B">
      <w:pPr>
        <w:pStyle w:val="Ttulo1"/>
        <w:numPr>
          <w:ilvl w:val="0"/>
          <w:numId w:val="0"/>
        </w:numPr>
        <w:rPr>
          <w:lang w:val="es-ES_tradnl"/>
        </w:rPr>
      </w:pPr>
      <w:bookmarkStart w:id="292" w:name="_Toc99969425"/>
      <w:r w:rsidRPr="00ED031A">
        <w:rPr>
          <w:lang w:val="es-ES_tradnl"/>
        </w:rPr>
        <w:lastRenderedPageBreak/>
        <w:t>Referenc</w:t>
      </w:r>
      <w:r w:rsidR="00850E80" w:rsidRPr="00ED031A">
        <w:rPr>
          <w:lang w:val="es-ES_tradnl"/>
        </w:rPr>
        <w:t>ia</w:t>
      </w:r>
      <w:r w:rsidRPr="00ED031A">
        <w:rPr>
          <w:lang w:val="es-ES_tradnl"/>
        </w:rPr>
        <w:t>s</w:t>
      </w:r>
      <w:bookmarkEnd w:id="269"/>
      <w:bookmarkEnd w:id="270"/>
      <w:bookmarkEnd w:id="271"/>
      <w:bookmarkEnd w:id="29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EndPr/>
          <w:sdtContent>
            <w:p w14:paraId="56633690" w14:textId="77777777" w:rsidR="004F2F11" w:rsidRDefault="00EC33E1" w:rsidP="00146E44">
              <w:pPr>
                <w:rPr>
                  <w:rFonts w:asciiTheme="minorHAnsi" w:hAnsiTheme="minorHAnsi"/>
                  <w:noProof/>
                  <w:spacing w: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22"/>
              </w:tblGrid>
              <w:tr w:rsidR="004F2F11" w:rsidRPr="00895C3E" w14:paraId="33D50E12" w14:textId="77777777">
                <w:trPr>
                  <w:divId w:val="445581700"/>
                  <w:tblCellSpacing w:w="15" w:type="dxa"/>
                </w:trPr>
                <w:tc>
                  <w:tcPr>
                    <w:tcW w:w="50" w:type="pct"/>
                    <w:hideMark/>
                  </w:tcPr>
                  <w:p w14:paraId="1E24820C" w14:textId="7F64BAE7" w:rsidR="004F2F11" w:rsidRDefault="004F2F11">
                    <w:pPr>
                      <w:pStyle w:val="Bibliografa"/>
                      <w:rPr>
                        <w:noProof/>
                        <w:sz w:val="24"/>
                        <w:szCs w:val="24"/>
                        <w:lang w:val="es-ES_tradnl"/>
                      </w:rPr>
                    </w:pPr>
                    <w:r>
                      <w:rPr>
                        <w:noProof/>
                        <w:lang w:val="es-ES_tradnl"/>
                      </w:rPr>
                      <w:t xml:space="preserve">[1] </w:t>
                    </w:r>
                  </w:p>
                </w:tc>
                <w:tc>
                  <w:tcPr>
                    <w:tcW w:w="0" w:type="auto"/>
                    <w:hideMark/>
                  </w:tcPr>
                  <w:p w14:paraId="799DBFD4" w14:textId="77777777" w:rsidR="004F2F11" w:rsidRPr="00C64755" w:rsidRDefault="004F2F11">
                    <w:pPr>
                      <w:pStyle w:val="Bibliografa"/>
                      <w:rPr>
                        <w:noProof/>
                        <w:lang w:val="en-US"/>
                      </w:rPr>
                    </w:pPr>
                    <w:r>
                      <w:rPr>
                        <w:noProof/>
                        <w:lang w:val="es-ES_tradnl"/>
                      </w:rPr>
                      <w:t xml:space="preserve">C. Mora, «iAgua,» [En línea]. </w:t>
                    </w:r>
                    <w:r w:rsidRPr="00C64755">
                      <w:rPr>
                        <w:noProof/>
                        <w:lang w:val="en-US"/>
                      </w:rPr>
                      <w:t>Available: https://www.iagua.es/blogs/consuelo-mora/la-regulacion-del-agua-en-la-historia-de-los-pueblos-y-su-identidad-cultural.</w:t>
                    </w:r>
                  </w:p>
                </w:tc>
              </w:tr>
              <w:tr w:rsidR="004F2F11" w:rsidRPr="00895C3E" w14:paraId="046E41B7" w14:textId="77777777">
                <w:trPr>
                  <w:divId w:val="445581700"/>
                  <w:tblCellSpacing w:w="15" w:type="dxa"/>
                </w:trPr>
                <w:tc>
                  <w:tcPr>
                    <w:tcW w:w="50" w:type="pct"/>
                    <w:hideMark/>
                  </w:tcPr>
                  <w:p w14:paraId="0F898B4E" w14:textId="77777777" w:rsidR="004F2F11" w:rsidRDefault="004F2F11">
                    <w:pPr>
                      <w:pStyle w:val="Bibliografa"/>
                      <w:rPr>
                        <w:noProof/>
                        <w:lang w:val="es-ES_tradnl"/>
                      </w:rPr>
                    </w:pPr>
                    <w:r>
                      <w:rPr>
                        <w:noProof/>
                        <w:lang w:val="es-ES_tradnl"/>
                      </w:rPr>
                      <w:t xml:space="preserve">[2] </w:t>
                    </w:r>
                  </w:p>
                </w:tc>
                <w:tc>
                  <w:tcPr>
                    <w:tcW w:w="0" w:type="auto"/>
                    <w:hideMark/>
                  </w:tcPr>
                  <w:p w14:paraId="2AB1DCBE" w14:textId="77777777" w:rsidR="004F2F11" w:rsidRPr="00C64755" w:rsidRDefault="004F2F11">
                    <w:pPr>
                      <w:pStyle w:val="Bibliografa"/>
                      <w:rPr>
                        <w:noProof/>
                        <w:lang w:val="en-US"/>
                      </w:rPr>
                    </w:pPr>
                    <w:r>
                      <w:rPr>
                        <w:noProof/>
                        <w:lang w:val="es-ES_tradnl"/>
                      </w:rPr>
                      <w:t xml:space="preserve">R. Herrero, «iAgua,» [En línea]. </w:t>
                    </w:r>
                    <w:r w:rsidRPr="00C64755">
                      <w:rPr>
                        <w:noProof/>
                        <w:lang w:val="en-US"/>
                      </w:rPr>
                      <w:t>Available: https://www.iagua.es/blogs/raul-herrero/ordenacion-zonas-inundables.</w:t>
                    </w:r>
                  </w:p>
                </w:tc>
              </w:tr>
              <w:tr w:rsidR="004F2F11" w14:paraId="36EC059F" w14:textId="77777777">
                <w:trPr>
                  <w:divId w:val="445581700"/>
                  <w:tblCellSpacing w:w="15" w:type="dxa"/>
                </w:trPr>
                <w:tc>
                  <w:tcPr>
                    <w:tcW w:w="50" w:type="pct"/>
                    <w:hideMark/>
                  </w:tcPr>
                  <w:p w14:paraId="14DBB10C" w14:textId="77777777" w:rsidR="004F2F11" w:rsidRDefault="004F2F11">
                    <w:pPr>
                      <w:pStyle w:val="Bibliografa"/>
                      <w:rPr>
                        <w:noProof/>
                        <w:lang w:val="es-ES_tradnl"/>
                      </w:rPr>
                    </w:pPr>
                    <w:r>
                      <w:rPr>
                        <w:noProof/>
                        <w:lang w:val="es-ES_tradnl"/>
                      </w:rPr>
                      <w:t xml:space="preserve">[3] </w:t>
                    </w:r>
                  </w:p>
                </w:tc>
                <w:tc>
                  <w:tcPr>
                    <w:tcW w:w="0" w:type="auto"/>
                    <w:hideMark/>
                  </w:tcPr>
                  <w:p w14:paraId="4B23C93D" w14:textId="77777777" w:rsidR="004F2F11" w:rsidRDefault="004F2F11">
                    <w:pPr>
                      <w:pStyle w:val="Bibliografa"/>
                      <w:rPr>
                        <w:noProof/>
                        <w:lang w:val="es-ES_tradnl"/>
                      </w:rPr>
                    </w:pPr>
                    <w:r>
                      <w:rPr>
                        <w:noProof/>
                        <w:lang w:val="es-ES_tradnl"/>
                      </w:rPr>
                      <w:t>Sistema Automático de Información Hidrológica del Guadalquivir, «Sistema Automático de Información Hidrol,» [En línea]. Available: https://www.chguadalquivir.es/saih/DatosHistoricos.aspx.</w:t>
                    </w:r>
                  </w:p>
                </w:tc>
              </w:tr>
              <w:tr w:rsidR="004F2F11" w14:paraId="379041B3" w14:textId="77777777">
                <w:trPr>
                  <w:divId w:val="445581700"/>
                  <w:tblCellSpacing w:w="15" w:type="dxa"/>
                </w:trPr>
                <w:tc>
                  <w:tcPr>
                    <w:tcW w:w="50" w:type="pct"/>
                    <w:hideMark/>
                  </w:tcPr>
                  <w:p w14:paraId="17A08426" w14:textId="77777777" w:rsidR="004F2F11" w:rsidRDefault="004F2F11">
                    <w:pPr>
                      <w:pStyle w:val="Bibliografa"/>
                      <w:rPr>
                        <w:noProof/>
                        <w:lang w:val="es-ES_tradnl"/>
                      </w:rPr>
                    </w:pPr>
                    <w:r>
                      <w:rPr>
                        <w:noProof/>
                        <w:lang w:val="es-ES_tradnl"/>
                      </w:rPr>
                      <w:t xml:space="preserve">[4] </w:t>
                    </w:r>
                  </w:p>
                </w:tc>
                <w:tc>
                  <w:tcPr>
                    <w:tcW w:w="0" w:type="auto"/>
                    <w:hideMark/>
                  </w:tcPr>
                  <w:p w14:paraId="03FA620D" w14:textId="77777777" w:rsidR="004F2F11" w:rsidRDefault="004F2F11">
                    <w:pPr>
                      <w:pStyle w:val="Bibliografa"/>
                      <w:rPr>
                        <w:noProof/>
                        <w:lang w:val="es-ES_tradnl"/>
                      </w:rPr>
                    </w:pPr>
                    <w:r>
                      <w:rPr>
                        <w:noProof/>
                        <w:lang w:val="es-ES_tradnl"/>
                      </w:rPr>
                      <w:t xml:space="preserve">Google, «Google Maps,» [En línea]. </w:t>
                    </w:r>
                    <w:r w:rsidRPr="00C64755">
                      <w:rPr>
                        <w:noProof/>
                        <w:lang w:val="en-US"/>
                      </w:rPr>
                      <w:t xml:space="preserve">Available: https://www.google.com/maps. </w:t>
                    </w:r>
                    <w:r>
                      <w:rPr>
                        <w:noProof/>
                        <w:lang w:val="es-ES_tradnl"/>
                      </w:rPr>
                      <w:t>[Último acceso: 2021].</w:t>
                    </w:r>
                  </w:p>
                </w:tc>
              </w:tr>
              <w:tr w:rsidR="004F2F11" w14:paraId="2E2598A7" w14:textId="77777777">
                <w:trPr>
                  <w:divId w:val="445581700"/>
                  <w:tblCellSpacing w:w="15" w:type="dxa"/>
                </w:trPr>
                <w:tc>
                  <w:tcPr>
                    <w:tcW w:w="50" w:type="pct"/>
                    <w:hideMark/>
                  </w:tcPr>
                  <w:p w14:paraId="3435339D" w14:textId="77777777" w:rsidR="004F2F11" w:rsidRDefault="004F2F11">
                    <w:pPr>
                      <w:pStyle w:val="Bibliografa"/>
                      <w:rPr>
                        <w:noProof/>
                      </w:rPr>
                    </w:pPr>
                    <w:r>
                      <w:rPr>
                        <w:noProof/>
                      </w:rPr>
                      <w:t xml:space="preserve">[5] </w:t>
                    </w:r>
                  </w:p>
                </w:tc>
                <w:tc>
                  <w:tcPr>
                    <w:tcW w:w="0" w:type="auto"/>
                    <w:hideMark/>
                  </w:tcPr>
                  <w:p w14:paraId="7809E1BA" w14:textId="77777777" w:rsidR="004F2F11" w:rsidRDefault="004F2F11">
                    <w:pPr>
                      <w:pStyle w:val="Bibliografa"/>
                      <w:rPr>
                        <w:noProof/>
                      </w:rPr>
                    </w:pPr>
                    <w:r>
                      <w:rPr>
                        <w:noProof/>
                      </w:rPr>
                      <w:t xml:space="preserve">J.M.G, «Una fuerte tromba de agua causa daños e inundaciones en calles, empresas y viviendas de Lucena,» </w:t>
                    </w:r>
                    <w:r>
                      <w:rPr>
                        <w:i/>
                        <w:iCs/>
                        <w:noProof/>
                      </w:rPr>
                      <w:t xml:space="preserve">Lucena Hoy, </w:t>
                    </w:r>
                    <w:r>
                      <w:rPr>
                        <w:noProof/>
                      </w:rPr>
                      <w:t xml:space="preserve">vol. 2, nº 13, 2020. </w:t>
                    </w:r>
                  </w:p>
                </w:tc>
              </w:tr>
              <w:tr w:rsidR="004F2F11" w14:paraId="6930C076" w14:textId="77777777">
                <w:trPr>
                  <w:divId w:val="445581700"/>
                  <w:tblCellSpacing w:w="15" w:type="dxa"/>
                </w:trPr>
                <w:tc>
                  <w:tcPr>
                    <w:tcW w:w="50" w:type="pct"/>
                    <w:hideMark/>
                  </w:tcPr>
                  <w:p w14:paraId="735E10B6" w14:textId="77777777" w:rsidR="004F2F11" w:rsidRDefault="004F2F11">
                    <w:pPr>
                      <w:pStyle w:val="Bibliografa"/>
                      <w:rPr>
                        <w:noProof/>
                        <w:lang w:val="es-ES_tradnl"/>
                      </w:rPr>
                    </w:pPr>
                    <w:r>
                      <w:rPr>
                        <w:noProof/>
                        <w:lang w:val="es-ES_tradnl"/>
                      </w:rPr>
                      <w:t xml:space="preserve">[6] </w:t>
                    </w:r>
                  </w:p>
                </w:tc>
                <w:tc>
                  <w:tcPr>
                    <w:tcW w:w="0" w:type="auto"/>
                    <w:hideMark/>
                  </w:tcPr>
                  <w:p w14:paraId="7AB41258" w14:textId="77777777" w:rsidR="004F2F11" w:rsidRDefault="004F2F11">
                    <w:pPr>
                      <w:pStyle w:val="Bibliografa"/>
                      <w:rPr>
                        <w:noProof/>
                        <w:lang w:val="es-ES_tradnl"/>
                      </w:rPr>
                    </w:pPr>
                    <w:r>
                      <w:rPr>
                        <w:noProof/>
                        <w:lang w:val="es-ES_tradnl"/>
                      </w:rPr>
                      <w:t xml:space="preserve">L. S. N. y. M. G. Valentín, Ingeniería Hidrológica, Grupo Editorial Universitario. </w:t>
                    </w:r>
                  </w:p>
                </w:tc>
              </w:tr>
              <w:tr w:rsidR="004F2F11" w:rsidRPr="00895C3E" w14:paraId="7B27F961" w14:textId="77777777">
                <w:trPr>
                  <w:divId w:val="445581700"/>
                  <w:tblCellSpacing w:w="15" w:type="dxa"/>
                </w:trPr>
                <w:tc>
                  <w:tcPr>
                    <w:tcW w:w="50" w:type="pct"/>
                    <w:hideMark/>
                  </w:tcPr>
                  <w:p w14:paraId="0E5470DF" w14:textId="77777777" w:rsidR="004F2F11" w:rsidRDefault="004F2F11">
                    <w:pPr>
                      <w:pStyle w:val="Bibliografa"/>
                      <w:rPr>
                        <w:noProof/>
                        <w:lang w:val="es-ES_tradnl"/>
                      </w:rPr>
                    </w:pPr>
                    <w:r>
                      <w:rPr>
                        <w:noProof/>
                        <w:lang w:val="es-ES_tradnl"/>
                      </w:rPr>
                      <w:t xml:space="preserve">[7] </w:t>
                    </w:r>
                  </w:p>
                </w:tc>
                <w:tc>
                  <w:tcPr>
                    <w:tcW w:w="0" w:type="auto"/>
                    <w:hideMark/>
                  </w:tcPr>
                  <w:p w14:paraId="587AD41B" w14:textId="77777777" w:rsidR="004F2F11" w:rsidRPr="00C64755" w:rsidRDefault="004F2F11">
                    <w:pPr>
                      <w:pStyle w:val="Bibliografa"/>
                      <w:rPr>
                        <w:noProof/>
                        <w:lang w:val="en-US"/>
                      </w:rPr>
                    </w:pPr>
                    <w:r>
                      <w:rPr>
                        <w:noProof/>
                        <w:lang w:val="es-ES_tradnl"/>
                      </w:rPr>
                      <w:t xml:space="preserve">I. G. y. M. d. E. (IGME), «Mapa Geológico de España a escala 1:50.000 (2ª Serie),» [En línea]. </w:t>
                    </w:r>
                    <w:r w:rsidRPr="00C64755">
                      <w:rPr>
                        <w:noProof/>
                        <w:lang w:val="en-US"/>
                      </w:rPr>
                      <w:t>Available: http://info.igme.es/cartografiadigital/geologica/Magna50.aspx?language=es.</w:t>
                    </w:r>
                  </w:p>
                </w:tc>
              </w:tr>
              <w:tr w:rsidR="004F2F11" w14:paraId="7CEA466B" w14:textId="77777777">
                <w:trPr>
                  <w:divId w:val="445581700"/>
                  <w:tblCellSpacing w:w="15" w:type="dxa"/>
                </w:trPr>
                <w:tc>
                  <w:tcPr>
                    <w:tcW w:w="50" w:type="pct"/>
                    <w:hideMark/>
                  </w:tcPr>
                  <w:p w14:paraId="4796FBD1" w14:textId="77777777" w:rsidR="004F2F11" w:rsidRDefault="004F2F11">
                    <w:pPr>
                      <w:pStyle w:val="Bibliografa"/>
                      <w:rPr>
                        <w:noProof/>
                        <w:lang w:val="es-ES_tradnl"/>
                      </w:rPr>
                    </w:pPr>
                    <w:r>
                      <w:rPr>
                        <w:noProof/>
                        <w:lang w:val="es-ES_tradnl"/>
                      </w:rPr>
                      <w:t xml:space="preserve">[8] </w:t>
                    </w:r>
                  </w:p>
                </w:tc>
                <w:tc>
                  <w:tcPr>
                    <w:tcW w:w="0" w:type="auto"/>
                    <w:hideMark/>
                  </w:tcPr>
                  <w:p w14:paraId="06476B41" w14:textId="77777777" w:rsidR="004F2F11" w:rsidRDefault="004F2F11">
                    <w:pPr>
                      <w:pStyle w:val="Bibliografa"/>
                      <w:rPr>
                        <w:noProof/>
                        <w:lang w:val="es-ES_tradnl"/>
                      </w:rPr>
                    </w:pPr>
                    <w:r>
                      <w:rPr>
                        <w:noProof/>
                        <w:lang w:val="es-ES_tradnl"/>
                      </w:rPr>
                      <w:t>«Norma 5.2–IC de la Instrucción de Carreteras. Drenaje superficial».</w:t>
                    </w:r>
                  </w:p>
                </w:tc>
              </w:tr>
              <w:tr w:rsidR="004F2F11" w14:paraId="42D639C3" w14:textId="77777777">
                <w:trPr>
                  <w:divId w:val="445581700"/>
                  <w:tblCellSpacing w:w="15" w:type="dxa"/>
                </w:trPr>
                <w:tc>
                  <w:tcPr>
                    <w:tcW w:w="50" w:type="pct"/>
                    <w:hideMark/>
                  </w:tcPr>
                  <w:p w14:paraId="429C84B6" w14:textId="77777777" w:rsidR="004F2F11" w:rsidRDefault="004F2F11">
                    <w:pPr>
                      <w:pStyle w:val="Bibliografa"/>
                      <w:rPr>
                        <w:noProof/>
                        <w:lang w:val="es-ES_tradnl"/>
                      </w:rPr>
                    </w:pPr>
                    <w:r>
                      <w:rPr>
                        <w:noProof/>
                        <w:lang w:val="es-ES_tradnl"/>
                      </w:rPr>
                      <w:t xml:space="preserve">[9] </w:t>
                    </w:r>
                  </w:p>
                </w:tc>
                <w:tc>
                  <w:tcPr>
                    <w:tcW w:w="0" w:type="auto"/>
                    <w:hideMark/>
                  </w:tcPr>
                  <w:p w14:paraId="099C0E1E" w14:textId="77777777" w:rsidR="004F2F11" w:rsidRDefault="004F2F11">
                    <w:pPr>
                      <w:pStyle w:val="Bibliografa"/>
                      <w:rPr>
                        <w:noProof/>
                        <w:lang w:val="es-ES_tradnl"/>
                      </w:rPr>
                    </w:pPr>
                    <w:r>
                      <w:rPr>
                        <w:noProof/>
                        <w:lang w:val="es-ES_tradnl"/>
                      </w:rPr>
                      <w:t>Junta de Andalucía, «Red de Información Ambiental de Andalucía,» [En línea]. Available: https://www.juntadeandalucia.es/medioambiente/portal/acceso-rediam.</w:t>
                    </w:r>
                  </w:p>
                </w:tc>
              </w:tr>
              <w:tr w:rsidR="004F2F11" w14:paraId="30E68DF0" w14:textId="77777777">
                <w:trPr>
                  <w:divId w:val="445581700"/>
                  <w:tblCellSpacing w:w="15" w:type="dxa"/>
                </w:trPr>
                <w:tc>
                  <w:tcPr>
                    <w:tcW w:w="50" w:type="pct"/>
                    <w:hideMark/>
                  </w:tcPr>
                  <w:p w14:paraId="2F72D5C4" w14:textId="77777777" w:rsidR="004F2F11" w:rsidRDefault="004F2F11">
                    <w:pPr>
                      <w:pStyle w:val="Bibliografa"/>
                      <w:rPr>
                        <w:noProof/>
                        <w:lang w:val="es-ES_tradnl"/>
                      </w:rPr>
                    </w:pPr>
                    <w:r>
                      <w:rPr>
                        <w:noProof/>
                        <w:lang w:val="es-ES_tradnl"/>
                      </w:rPr>
                      <w:t xml:space="preserve">[10] </w:t>
                    </w:r>
                  </w:p>
                </w:tc>
                <w:tc>
                  <w:tcPr>
                    <w:tcW w:w="0" w:type="auto"/>
                    <w:hideMark/>
                  </w:tcPr>
                  <w:p w14:paraId="637F9791" w14:textId="77777777" w:rsidR="004F2F11" w:rsidRDefault="004F2F11">
                    <w:pPr>
                      <w:pStyle w:val="Bibliografa"/>
                      <w:rPr>
                        <w:noProof/>
                        <w:lang w:val="es-ES_tradnl"/>
                      </w:rPr>
                    </w:pPr>
                    <w:r>
                      <w:rPr>
                        <w:noProof/>
                        <w:lang w:val="es-ES_tradnl"/>
                      </w:rPr>
                      <w:t>CEDEX, «Evaluación del impacto del cambio climático en los recursos hídricos y sequías en España».</w:t>
                    </w:r>
                  </w:p>
                </w:tc>
              </w:tr>
              <w:tr w:rsidR="004F2F11" w14:paraId="269FBB81" w14:textId="77777777">
                <w:trPr>
                  <w:divId w:val="445581700"/>
                  <w:tblCellSpacing w:w="15" w:type="dxa"/>
                </w:trPr>
                <w:tc>
                  <w:tcPr>
                    <w:tcW w:w="50" w:type="pct"/>
                    <w:hideMark/>
                  </w:tcPr>
                  <w:p w14:paraId="17DFF81F" w14:textId="77777777" w:rsidR="004F2F11" w:rsidRDefault="004F2F11">
                    <w:pPr>
                      <w:pStyle w:val="Bibliografa"/>
                      <w:rPr>
                        <w:noProof/>
                        <w:lang w:val="es-ES_tradnl"/>
                      </w:rPr>
                    </w:pPr>
                    <w:r>
                      <w:rPr>
                        <w:noProof/>
                        <w:lang w:val="es-ES_tradnl"/>
                      </w:rPr>
                      <w:t xml:space="preserve">[11] </w:t>
                    </w:r>
                  </w:p>
                </w:tc>
                <w:tc>
                  <w:tcPr>
                    <w:tcW w:w="0" w:type="auto"/>
                    <w:hideMark/>
                  </w:tcPr>
                  <w:p w14:paraId="063E7F21" w14:textId="77777777" w:rsidR="004F2F11" w:rsidRDefault="004F2F11">
                    <w:pPr>
                      <w:pStyle w:val="Bibliografa"/>
                      <w:rPr>
                        <w:noProof/>
                        <w:lang w:val="es-ES_tradnl"/>
                      </w:rPr>
                    </w:pPr>
                    <w:r>
                      <w:rPr>
                        <w:noProof/>
                        <w:lang w:val="es-ES_tradnl"/>
                      </w:rPr>
                      <w:t>A. E. d. M. AEMET, «Guía de escenarios regionalizados de cambio climático sobre España a partir de los resultados del IPCC-AR5».</w:t>
                    </w:r>
                  </w:p>
                </w:tc>
              </w:tr>
              <w:tr w:rsidR="004F2F11" w14:paraId="7F6BEAD8" w14:textId="77777777">
                <w:trPr>
                  <w:divId w:val="445581700"/>
                  <w:tblCellSpacing w:w="15" w:type="dxa"/>
                </w:trPr>
                <w:tc>
                  <w:tcPr>
                    <w:tcW w:w="50" w:type="pct"/>
                    <w:hideMark/>
                  </w:tcPr>
                  <w:p w14:paraId="58E90546" w14:textId="77777777" w:rsidR="004F2F11" w:rsidRDefault="004F2F11">
                    <w:pPr>
                      <w:pStyle w:val="Bibliografa"/>
                      <w:rPr>
                        <w:noProof/>
                        <w:lang w:val="es-ES_tradnl"/>
                      </w:rPr>
                    </w:pPr>
                    <w:r>
                      <w:rPr>
                        <w:noProof/>
                        <w:lang w:val="es-ES_tradnl"/>
                      </w:rPr>
                      <w:t xml:space="preserve">[12] </w:t>
                    </w:r>
                  </w:p>
                </w:tc>
                <w:tc>
                  <w:tcPr>
                    <w:tcW w:w="0" w:type="auto"/>
                    <w:hideMark/>
                  </w:tcPr>
                  <w:p w14:paraId="7E7C3E38" w14:textId="77777777" w:rsidR="004F2F11" w:rsidRDefault="004F2F11">
                    <w:pPr>
                      <w:pStyle w:val="Bibliografa"/>
                      <w:rPr>
                        <w:noProof/>
                        <w:lang w:val="es-ES_tradnl"/>
                      </w:rPr>
                    </w:pPr>
                    <w:r>
                      <w:rPr>
                        <w:noProof/>
                        <w:lang w:val="es-ES_tradnl"/>
                      </w:rPr>
                      <w:t xml:space="preserve">O. Autor, «Otra cita distinta,» </w:t>
                    </w:r>
                    <w:r>
                      <w:rPr>
                        <w:i/>
                        <w:iCs/>
                        <w:noProof/>
                        <w:lang w:val="es-ES_tradnl"/>
                      </w:rPr>
                      <w:t xml:space="preserve">revista, </w:t>
                    </w:r>
                    <w:r>
                      <w:rPr>
                        <w:noProof/>
                        <w:lang w:val="es-ES_tradnl"/>
                      </w:rPr>
                      <w:t xml:space="preserve">p. 12, 2001. </w:t>
                    </w:r>
                  </w:p>
                </w:tc>
              </w:tr>
            </w:tbl>
            <w:p w14:paraId="6A1D4E16" w14:textId="77777777" w:rsidR="004F2F11" w:rsidRDefault="004F2F11">
              <w:pPr>
                <w:divId w:val="445581700"/>
                <w:rPr>
                  <w:rFonts w:eastAsia="Times New Roman"/>
                  <w:noProof/>
                </w:rPr>
              </w:pPr>
            </w:p>
            <w:p w14:paraId="74BEB602" w14:textId="6B77648E" w:rsidR="00146E44" w:rsidRPr="00EB5EEC" w:rsidRDefault="00EC33E1" w:rsidP="00146E44">
              <w:r w:rsidRPr="00ED031A">
                <w:rPr>
                  <w:b/>
                  <w:bCs/>
                  <w:lang w:val="es-ES_tradnl"/>
                </w:rPr>
                <w:fldChar w:fldCharType="end"/>
              </w:r>
            </w:p>
            <w:p w14:paraId="40997170" w14:textId="53597259" w:rsidR="000454D8" w:rsidRPr="00146E44" w:rsidRDefault="000454D8" w:rsidP="00E54D7D">
              <w:pPr>
                <w:rPr>
                  <w:b/>
                  <w:bCs/>
                </w:rPr>
              </w:pPr>
            </w:p>
            <w:p w14:paraId="2CE2C82E" w14:textId="77777777" w:rsidR="000454D8" w:rsidRPr="00876A9C" w:rsidRDefault="000454D8" w:rsidP="00E54D7D">
              <w:pPr>
                <w:rPr>
                  <w:b/>
                  <w:bCs/>
                </w:rPr>
              </w:pPr>
            </w:p>
            <w:p w14:paraId="132650F9" w14:textId="77777777" w:rsidR="000454D8" w:rsidRDefault="000454D8" w:rsidP="00E54D7D">
              <w:pPr>
                <w:rPr>
                  <w:b/>
                  <w:bCs/>
                  <w:lang w:val="es-ES_tradnl"/>
                </w:rPr>
              </w:pPr>
            </w:p>
            <w:p w14:paraId="3FFD2624" w14:textId="77777777" w:rsidR="000454D8" w:rsidRDefault="000454D8" w:rsidP="00E54D7D">
              <w:pPr>
                <w:rPr>
                  <w:b/>
                  <w:bCs/>
                  <w:lang w:val="es-ES_tradnl"/>
                </w:rPr>
              </w:pPr>
            </w:p>
            <w:p w14:paraId="6DAD0A11" w14:textId="77777777" w:rsidR="000454D8" w:rsidRDefault="000454D8" w:rsidP="00E54D7D">
              <w:pPr>
                <w:rPr>
                  <w:b/>
                  <w:bCs/>
                  <w:lang w:val="es-ES_tradnl"/>
                </w:rPr>
              </w:pPr>
            </w:p>
            <w:p w14:paraId="226829F6" w14:textId="77777777" w:rsidR="000454D8" w:rsidRDefault="000454D8" w:rsidP="00E54D7D">
              <w:pPr>
                <w:rPr>
                  <w:b/>
                  <w:bCs/>
                  <w:lang w:val="es-ES_tradnl"/>
                </w:rPr>
              </w:pPr>
            </w:p>
            <w:p w14:paraId="111E788B" w14:textId="77777777" w:rsidR="000454D8" w:rsidRDefault="000454D8" w:rsidP="00E54D7D">
              <w:pPr>
                <w:rPr>
                  <w:b/>
                  <w:bCs/>
                  <w:lang w:val="es-ES_tradnl"/>
                </w:rPr>
              </w:pPr>
            </w:p>
            <w:p w14:paraId="59032C7C" w14:textId="77777777" w:rsidR="000454D8" w:rsidRDefault="000454D8" w:rsidP="00E54D7D">
              <w:pPr>
                <w:rPr>
                  <w:b/>
                  <w:bCs/>
                  <w:lang w:val="es-ES_tradnl"/>
                </w:rPr>
              </w:pPr>
            </w:p>
            <w:p w14:paraId="69CE6F87" w14:textId="77777777" w:rsidR="000454D8" w:rsidRDefault="000454D8" w:rsidP="00E54D7D">
              <w:pPr>
                <w:rPr>
                  <w:b/>
                  <w:bCs/>
                  <w:lang w:val="es-ES_tradnl"/>
                </w:rPr>
              </w:pPr>
            </w:p>
            <w:p w14:paraId="2F99901F" w14:textId="77777777" w:rsidR="000454D8" w:rsidRDefault="000454D8" w:rsidP="00E54D7D">
              <w:pPr>
                <w:rPr>
                  <w:b/>
                  <w:bCs/>
                  <w:lang w:val="es-ES_tradnl"/>
                </w:rPr>
              </w:pPr>
            </w:p>
            <w:p w14:paraId="313AB554" w14:textId="77777777" w:rsidR="000454D8" w:rsidRDefault="000454D8" w:rsidP="00E54D7D">
              <w:pPr>
                <w:rPr>
                  <w:b/>
                  <w:bCs/>
                  <w:lang w:val="es-ES_tradnl"/>
                </w:rPr>
              </w:pPr>
            </w:p>
            <w:p w14:paraId="344B169B" w14:textId="77777777" w:rsidR="000454D8" w:rsidRDefault="000454D8" w:rsidP="00E54D7D">
              <w:pPr>
                <w:rPr>
                  <w:b/>
                  <w:bCs/>
                  <w:lang w:val="es-ES_tradnl"/>
                </w:rPr>
              </w:pPr>
            </w:p>
            <w:p w14:paraId="3FAF0FE6" w14:textId="77777777" w:rsidR="000454D8" w:rsidRDefault="000454D8" w:rsidP="00E54D7D">
              <w:pPr>
                <w:rPr>
                  <w:b/>
                  <w:bCs/>
                  <w:lang w:val="es-ES_tradnl"/>
                </w:rPr>
              </w:pPr>
            </w:p>
            <w:p w14:paraId="3A01D15B" w14:textId="77777777" w:rsidR="000454D8" w:rsidRDefault="000454D8" w:rsidP="00E54D7D">
              <w:pPr>
                <w:rPr>
                  <w:b/>
                  <w:bCs/>
                  <w:lang w:val="es-ES_tradnl"/>
                </w:rPr>
              </w:pPr>
            </w:p>
            <w:p w14:paraId="72C971FD" w14:textId="77777777" w:rsidR="000454D8" w:rsidRDefault="000454D8" w:rsidP="00E54D7D">
              <w:pPr>
                <w:rPr>
                  <w:b/>
                  <w:bCs/>
                  <w:lang w:val="es-ES_tradnl"/>
                </w:rPr>
              </w:pPr>
            </w:p>
            <w:p w14:paraId="3526E043" w14:textId="77777777" w:rsidR="000454D8" w:rsidRDefault="000454D8" w:rsidP="00E54D7D">
              <w:pPr>
                <w:rPr>
                  <w:b/>
                  <w:bCs/>
                  <w:lang w:val="es-ES_tradnl"/>
                </w:rPr>
              </w:pPr>
            </w:p>
            <w:p w14:paraId="2F762CCD" w14:textId="77777777" w:rsidR="000454D8" w:rsidRDefault="000454D8" w:rsidP="00E54D7D">
              <w:pPr>
                <w:rPr>
                  <w:b/>
                  <w:bCs/>
                  <w:lang w:val="es-ES_tradnl"/>
                </w:rPr>
              </w:pPr>
            </w:p>
            <w:p w14:paraId="63A192BB" w14:textId="77777777" w:rsidR="000454D8" w:rsidRDefault="000454D8" w:rsidP="00E54D7D">
              <w:pPr>
                <w:rPr>
                  <w:b/>
                  <w:bCs/>
                  <w:lang w:val="es-ES_tradnl"/>
                </w:rPr>
              </w:pPr>
            </w:p>
            <w:p w14:paraId="4886FD1B" w14:textId="77777777" w:rsidR="000454D8" w:rsidRDefault="000454D8" w:rsidP="00E54D7D">
              <w:pPr>
                <w:rPr>
                  <w:b/>
                  <w:bCs/>
                  <w:lang w:val="es-ES_tradnl"/>
                </w:rPr>
              </w:pPr>
            </w:p>
            <w:p w14:paraId="7DA8C13B" w14:textId="77777777" w:rsidR="000454D8" w:rsidRDefault="000454D8" w:rsidP="00E54D7D">
              <w:pPr>
                <w:rPr>
                  <w:b/>
                  <w:bCs/>
                  <w:lang w:val="es-ES_tradnl"/>
                </w:rPr>
              </w:pPr>
            </w:p>
            <w:p w14:paraId="4E09FF20" w14:textId="77777777" w:rsidR="000454D8" w:rsidRDefault="000454D8" w:rsidP="00E54D7D">
              <w:pPr>
                <w:rPr>
                  <w:b/>
                  <w:bCs/>
                  <w:lang w:val="es-ES_tradnl"/>
                </w:rPr>
              </w:pPr>
            </w:p>
            <w:p w14:paraId="708D50DA" w14:textId="77777777" w:rsidR="000454D8" w:rsidRDefault="000454D8" w:rsidP="00E54D7D">
              <w:pPr>
                <w:rPr>
                  <w:b/>
                  <w:bCs/>
                  <w:lang w:val="es-ES_tradnl"/>
                </w:rPr>
              </w:pPr>
            </w:p>
            <w:p w14:paraId="7863C06A" w14:textId="77777777" w:rsidR="000454D8" w:rsidRDefault="000454D8" w:rsidP="00E54D7D">
              <w:pPr>
                <w:rPr>
                  <w:b/>
                  <w:bCs/>
                  <w:lang w:val="es-ES_tradnl"/>
                </w:rPr>
              </w:pPr>
            </w:p>
            <w:p w14:paraId="25D9A137" w14:textId="77777777" w:rsidR="000454D8" w:rsidRDefault="000454D8" w:rsidP="00E54D7D">
              <w:pPr>
                <w:rPr>
                  <w:b/>
                  <w:bCs/>
                  <w:lang w:val="es-ES_tradnl"/>
                </w:rPr>
              </w:pPr>
            </w:p>
            <w:p w14:paraId="290A7474" w14:textId="77777777" w:rsidR="000454D8" w:rsidRDefault="000454D8" w:rsidP="00E54D7D">
              <w:pPr>
                <w:rPr>
                  <w:b/>
                  <w:bCs/>
                  <w:lang w:val="es-ES_tradnl"/>
                </w:rPr>
              </w:pPr>
            </w:p>
            <w:p w14:paraId="112245D5" w14:textId="77777777" w:rsidR="000454D8" w:rsidRDefault="000454D8" w:rsidP="00E54D7D">
              <w:pPr>
                <w:rPr>
                  <w:b/>
                  <w:bCs/>
                  <w:lang w:val="es-ES_tradnl"/>
                </w:rPr>
              </w:pPr>
            </w:p>
            <w:p w14:paraId="6ADDBEFD" w14:textId="77777777" w:rsidR="000454D8" w:rsidRDefault="000454D8" w:rsidP="00E54D7D">
              <w:pPr>
                <w:rPr>
                  <w:b/>
                  <w:bCs/>
                  <w:lang w:val="es-ES_tradnl"/>
                </w:rPr>
              </w:pPr>
            </w:p>
            <w:p w14:paraId="1648D860" w14:textId="59A1BD2A" w:rsidR="009C7E85" w:rsidRPr="00ED031A" w:rsidRDefault="00F64826" w:rsidP="00E54D7D">
              <w:pPr>
                <w:rPr>
                  <w:lang w:val="es-ES_tradnl"/>
                </w:rPr>
              </w:pPr>
            </w:p>
          </w:sdtContent>
        </w:sdt>
      </w:sdtContent>
    </w:sdt>
    <w:p w14:paraId="7C681924" w14:textId="77777777" w:rsidR="000454D8" w:rsidRDefault="000454D8" w:rsidP="000454D8">
      <w:pPr>
        <w:rPr>
          <w:lang w:val="es-ES_tradnl" w:eastAsia="es-ES"/>
        </w:rPr>
      </w:pPr>
      <w:bookmarkStart w:id="293" w:name="_Toc345079976"/>
      <w:bookmarkStart w:id="294" w:name="_Toc229935398"/>
      <w:bookmarkStart w:id="29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26FBCF61" w14:textId="77777777" w:rsidR="00AD710D" w:rsidRPr="00AD710D" w:rsidRDefault="00AD710D" w:rsidP="00AD710D">
      <w:pPr>
        <w:rPr>
          <w:lang w:val="es-ES_tradnl" w:eastAsia="es-ES"/>
        </w:rPr>
      </w:pPr>
    </w:p>
    <w:p w14:paraId="211EB8D9" w14:textId="079AA8D2" w:rsidR="000C491C" w:rsidRPr="00C64755" w:rsidRDefault="000C491C" w:rsidP="000C491C">
      <w:pPr>
        <w:pStyle w:val="Ttulo1"/>
        <w:numPr>
          <w:ilvl w:val="0"/>
          <w:numId w:val="0"/>
        </w:numPr>
        <w:rPr>
          <w:rStyle w:val="Ttulo1Car"/>
          <w:b/>
          <w:smallCaps/>
        </w:rPr>
      </w:pPr>
      <w:bookmarkStart w:id="296" w:name="_Toc99969426"/>
      <w:bookmarkEnd w:id="29"/>
      <w:bookmarkEnd w:id="293"/>
      <w:bookmarkEnd w:id="294"/>
      <w:bookmarkEnd w:id="295"/>
      <w:r w:rsidRPr="00C64755">
        <w:rPr>
          <w:rStyle w:val="Ttulo1Car"/>
          <w:b/>
          <w:smallCaps/>
        </w:rPr>
        <w:t>Glosario</w:t>
      </w:r>
      <w:bookmarkEnd w:id="296"/>
    </w:p>
    <w:p w14:paraId="32A63300" w14:textId="22994BC7" w:rsidR="000C491C" w:rsidRDefault="000E18C5" w:rsidP="000C491C">
      <w:pPr>
        <w:rPr>
          <w:rFonts w:asciiTheme="majorHAnsi" w:eastAsiaTheme="majorEastAsia" w:hAnsiTheme="majorHAnsi" w:cstheme="majorBidi"/>
          <w:sz w:val="24"/>
          <w:szCs w:val="24"/>
          <w:lang w:val="es-ES_tradnl" w:eastAsia="es-ES"/>
        </w:rPr>
      </w:pPr>
      <w:r>
        <w:rPr>
          <w:rFonts w:asciiTheme="majorHAnsi" w:eastAsiaTheme="majorEastAsia" w:hAnsiTheme="majorHAnsi" w:cstheme="majorBidi"/>
          <w:sz w:val="24"/>
          <w:szCs w:val="24"/>
          <w:lang w:val="es-ES_tradnl" w:eastAsia="es-ES"/>
        </w:rPr>
        <w:fldChar w:fldCharType="begin"/>
      </w:r>
      <w:r w:rsidRPr="00C64755">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004F2F11">
        <w:rPr>
          <w:rFonts w:asciiTheme="majorHAnsi" w:eastAsiaTheme="majorEastAsia" w:hAnsiTheme="majorHAnsi" w:cstheme="majorBidi"/>
          <w:b/>
          <w:bCs/>
          <w:noProof/>
          <w:sz w:val="24"/>
          <w:szCs w:val="24"/>
          <w:lang w:eastAsia="es-ES"/>
        </w:rPr>
        <w:t>No se encontraron elementos de tabla de autoridades.</w:t>
      </w:r>
      <w:r>
        <w:rPr>
          <w:rFonts w:asciiTheme="majorHAnsi" w:eastAsiaTheme="majorEastAsia" w:hAnsiTheme="majorHAnsi" w:cstheme="majorBidi"/>
          <w:sz w:val="24"/>
          <w:szCs w:val="24"/>
          <w:lang w:val="es-ES_tradnl" w:eastAsia="es-ES"/>
        </w:rPr>
        <w:fldChar w:fldCharType="end"/>
      </w:r>
    </w:p>
    <w:p w14:paraId="40C2BF0C" w14:textId="145B8BB2" w:rsidR="00C46D21" w:rsidRPr="00295A93" w:rsidRDefault="00C46D21" w:rsidP="000C491C">
      <w:pPr>
        <w:rPr>
          <w:lang w:eastAsia="es-ES"/>
        </w:rPr>
      </w:pPr>
      <w:proofErr w:type="gramStart"/>
      <w:r w:rsidRPr="00C46D21">
        <w:rPr>
          <w:rFonts w:asciiTheme="majorHAnsi" w:eastAsiaTheme="majorEastAsia" w:hAnsiTheme="majorHAnsi" w:cstheme="majorBidi"/>
          <w:sz w:val="24"/>
          <w:szCs w:val="24"/>
          <w:highlight w:val="yellow"/>
          <w:lang w:val="es-ES_tradnl" w:eastAsia="es-ES"/>
        </w:rPr>
        <w:t>QUÉ TIPO DE ENTIDADES HAY QUE PONER?</w:t>
      </w:r>
      <w:proofErr w:type="gramEnd"/>
      <w:r w:rsidRPr="00C46D21">
        <w:rPr>
          <w:rFonts w:asciiTheme="majorHAnsi" w:eastAsiaTheme="majorEastAsia" w:hAnsiTheme="majorHAnsi" w:cstheme="majorBidi"/>
          <w:sz w:val="24"/>
          <w:szCs w:val="24"/>
          <w:highlight w:val="yellow"/>
          <w:lang w:val="es-ES_tradnl" w:eastAsia="es-ES"/>
        </w:rPr>
        <w:t xml:space="preserve"> </w:t>
      </w:r>
      <w:proofErr w:type="gramStart"/>
      <w:r w:rsidRPr="00C46D21">
        <w:rPr>
          <w:rFonts w:asciiTheme="majorHAnsi" w:eastAsiaTheme="majorEastAsia" w:hAnsiTheme="majorHAnsi" w:cstheme="majorBidi"/>
          <w:sz w:val="24"/>
          <w:szCs w:val="24"/>
          <w:highlight w:val="yellow"/>
          <w:lang w:val="es-ES_tradnl" w:eastAsia="es-ES"/>
        </w:rPr>
        <w:t>SOLO LA NORMATIVA USADA?</w:t>
      </w:r>
      <w:proofErr w:type="gramEnd"/>
    </w:p>
    <w:p w14:paraId="2CFF5C7F" w14:textId="77777777" w:rsidR="000C491C" w:rsidRPr="00295A93" w:rsidRDefault="000C491C" w:rsidP="000C491C">
      <w:pPr>
        <w:rPr>
          <w:lang w:eastAsia="es-ES"/>
        </w:rPr>
      </w:pPr>
    </w:p>
    <w:p w14:paraId="21359EED" w14:textId="16DE864A" w:rsidR="000C491C" w:rsidRPr="00ED031A" w:rsidRDefault="000C491C" w:rsidP="000C491C">
      <w:pPr>
        <w:ind w:left="708" w:hanging="708"/>
        <w:rPr>
          <w:i/>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r w:rsidR="004F2F11">
        <w:rPr>
          <w:b/>
          <w:bCs/>
          <w:i/>
          <w:noProof/>
        </w:rPr>
        <w:t>No se encuentran entradas de índice.</w:t>
      </w:r>
      <w:r w:rsidRPr="00ED031A">
        <w:rPr>
          <w:i/>
          <w:lang w:val="es-ES_tradnl"/>
        </w:rPr>
        <w:fldChar w:fldCharType="end"/>
      </w:r>
    </w:p>
    <w:sectPr w:rsidR="000C491C" w:rsidRPr="00ED031A" w:rsidSect="0000017F">
      <w:footerReference w:type="even" r:id="rId53"/>
      <w:type w:val="oddPage"/>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 w:author="CARMEN ZARZUELO ROMERO" w:date="2022-04-05T09:58:00Z" w:initials="CZR">
    <w:p w14:paraId="21523769" w14:textId="77777777" w:rsidR="000E371E" w:rsidRDefault="000E371E" w:rsidP="00E4655A">
      <w:pPr>
        <w:jc w:val="left"/>
      </w:pPr>
      <w:r>
        <w:rPr>
          <w:rStyle w:val="Refdecomentario"/>
        </w:rPr>
        <w:annotationRef/>
      </w:r>
      <w:r>
        <w:rPr>
          <w:sz w:val="20"/>
          <w:szCs w:val="20"/>
        </w:rPr>
        <w:t>todos los mapas: escalas, legenda si tiene, y el norte.</w:t>
      </w:r>
    </w:p>
  </w:comment>
  <w:comment w:id="70" w:author="CARMEN ZARZUELO ROMERO" w:date="2022-04-05T10:02:00Z" w:initials="CZR">
    <w:p w14:paraId="37B38C2B" w14:textId="77777777" w:rsidR="00D246FD" w:rsidRDefault="00D246FD" w:rsidP="00A33128">
      <w:pPr>
        <w:jc w:val="left"/>
      </w:pPr>
      <w:r>
        <w:rPr>
          <w:rStyle w:val="Refdecomentario"/>
        </w:rPr>
        <w:annotationRef/>
      </w:r>
      <w:r>
        <w:rPr>
          <w:sz w:val="20"/>
          <w:szCs w:val="20"/>
        </w:rPr>
        <w:t xml:space="preserve">creo que hay más estudios </w:t>
      </w:r>
      <w:proofErr w:type="spellStart"/>
      <w:proofErr w:type="gramStart"/>
      <w:r>
        <w:rPr>
          <w:sz w:val="20"/>
          <w:szCs w:val="20"/>
        </w:rPr>
        <w:t>no?lo</w:t>
      </w:r>
      <w:proofErr w:type="spellEnd"/>
      <w:proofErr w:type="gramEnd"/>
      <w:r>
        <w:rPr>
          <w:sz w:val="20"/>
          <w:szCs w:val="20"/>
        </w:rPr>
        <w:t xml:space="preserve"> de 7 am a 7 am…si no quieres especificar déjalo en estudios diferentes del diseño de hietogramas</w:t>
      </w:r>
    </w:p>
  </w:comment>
  <w:comment w:id="84" w:author="CARMEN ZARZUELO ROMERO" w:date="2022-04-05T10:42:00Z" w:initials="CZR">
    <w:p w14:paraId="505FF5B7" w14:textId="77777777" w:rsidR="00581623" w:rsidRDefault="00581623" w:rsidP="00C11410">
      <w:pPr>
        <w:jc w:val="left"/>
      </w:pPr>
      <w:r>
        <w:rPr>
          <w:rStyle w:val="Refdecomentario"/>
        </w:rPr>
        <w:annotationRef/>
      </w:r>
      <w:r>
        <w:rPr>
          <w:sz w:val="20"/>
          <w:szCs w:val="20"/>
        </w:rPr>
        <w:t xml:space="preserve">que son los </w:t>
      </w:r>
      <w:proofErr w:type="spellStart"/>
      <w:r>
        <w:rPr>
          <w:sz w:val="20"/>
          <w:szCs w:val="20"/>
        </w:rPr>
        <w:t>coef</w:t>
      </w:r>
      <w:proofErr w:type="spellEnd"/>
      <w:r>
        <w:rPr>
          <w:sz w:val="20"/>
          <w:szCs w:val="20"/>
        </w:rPr>
        <w:t xml:space="preserve"> 1 y coef2, dónde se </w:t>
      </w:r>
      <w:proofErr w:type="spellStart"/>
      <w:proofErr w:type="gramStart"/>
      <w:r>
        <w:rPr>
          <w:sz w:val="20"/>
          <w:szCs w:val="20"/>
        </w:rPr>
        <w:t>explican?tienes</w:t>
      </w:r>
      <w:proofErr w:type="spellEnd"/>
      <w:proofErr w:type="gramEnd"/>
      <w:r>
        <w:rPr>
          <w:sz w:val="20"/>
          <w:szCs w:val="20"/>
        </w:rPr>
        <w:t xml:space="preserve"> que dar información aquí</w:t>
      </w:r>
    </w:p>
  </w:comment>
  <w:comment w:id="93" w:author="CARMEN ZARZUELO ROMERO" w:date="2022-04-05T10:44:00Z" w:initials="CZR">
    <w:p w14:paraId="01E3946E" w14:textId="77777777" w:rsidR="00581623" w:rsidRDefault="00581623" w:rsidP="001C0A78">
      <w:pPr>
        <w:jc w:val="left"/>
      </w:pPr>
      <w:r>
        <w:rPr>
          <w:rStyle w:val="Refdecomentario"/>
        </w:rPr>
        <w:annotationRef/>
      </w:r>
      <w:r>
        <w:rPr>
          <w:sz w:val="20"/>
          <w:szCs w:val="20"/>
        </w:rPr>
        <w:t xml:space="preserve">cada vez que hables de los datos, debes indicar los números. Tienes que dar valores en el </w:t>
      </w:r>
      <w:proofErr w:type="gramStart"/>
      <w:r>
        <w:rPr>
          <w:sz w:val="20"/>
          <w:szCs w:val="20"/>
        </w:rPr>
        <w:t>texto</w:t>
      </w:r>
      <w:proofErr w:type="gramEnd"/>
      <w:r>
        <w:rPr>
          <w:sz w:val="20"/>
          <w:szCs w:val="20"/>
        </w:rPr>
        <w:t xml:space="preserve"> aunque se vean en los </w:t>
      </w:r>
      <w:proofErr w:type="spellStart"/>
      <w:r>
        <w:rPr>
          <w:sz w:val="20"/>
          <w:szCs w:val="20"/>
        </w:rPr>
        <w:t>gráfios</w:t>
      </w:r>
      <w:proofErr w:type="spellEnd"/>
      <w:r>
        <w:rPr>
          <w:sz w:val="20"/>
          <w:szCs w:val="20"/>
        </w:rPr>
        <w:t xml:space="preserve">. </w:t>
      </w:r>
      <w:proofErr w:type="gramStart"/>
      <w:r>
        <w:rPr>
          <w:sz w:val="20"/>
          <w:szCs w:val="20"/>
        </w:rPr>
        <w:t>Remonte de valores?</w:t>
      </w:r>
      <w:proofErr w:type="gramEnd"/>
    </w:p>
  </w:comment>
  <w:comment w:id="97" w:author="CARMEN ZARZUELO ROMERO" w:date="2022-04-05T10:44:00Z" w:initials="CZR">
    <w:p w14:paraId="32C2C397" w14:textId="12C1E7E7" w:rsidR="00581623" w:rsidRDefault="00581623" w:rsidP="00966848">
      <w:pPr>
        <w:jc w:val="left"/>
      </w:pPr>
      <w:r>
        <w:rPr>
          <w:rStyle w:val="Refdecomentario"/>
        </w:rPr>
        <w:annotationRef/>
      </w:r>
      <w:r>
        <w:rPr>
          <w:sz w:val="20"/>
          <w:szCs w:val="20"/>
        </w:rPr>
        <w:t>en la 4 o en la 5?</w:t>
      </w:r>
    </w:p>
  </w:comment>
  <w:comment w:id="102" w:author="CARMEN ZARZUELO ROMERO" w:date="2022-04-05T10:45:00Z" w:initials="CZR">
    <w:p w14:paraId="13A059B6" w14:textId="77777777" w:rsidR="00581623" w:rsidRDefault="00581623" w:rsidP="00D90647">
      <w:pPr>
        <w:jc w:val="left"/>
      </w:pPr>
      <w:r>
        <w:rPr>
          <w:rStyle w:val="Refdecomentario"/>
        </w:rPr>
        <w:annotationRef/>
      </w:r>
      <w:r>
        <w:rPr>
          <w:sz w:val="20"/>
          <w:szCs w:val="20"/>
        </w:rPr>
        <w:t>Qt qué es?</w:t>
      </w:r>
    </w:p>
  </w:comment>
  <w:comment w:id="103" w:author="CARMEN ZARZUELO ROMERO" w:date="2022-04-05T10:45:00Z" w:initials="CZR">
    <w:p w14:paraId="72A7B63F" w14:textId="77777777" w:rsidR="00581623" w:rsidRDefault="00581623" w:rsidP="0083721F">
      <w:pPr>
        <w:jc w:val="left"/>
      </w:pPr>
      <w:r>
        <w:rPr>
          <w:rStyle w:val="Refdecomentario"/>
        </w:rPr>
        <w:annotationRef/>
      </w:r>
      <w:r>
        <w:rPr>
          <w:sz w:val="20"/>
          <w:szCs w:val="20"/>
        </w:rPr>
        <w:t>se consistente, si pones unidades pon las en todas [h]</w:t>
      </w:r>
    </w:p>
  </w:comment>
  <w:comment w:id="124" w:author="CARMEN ZARZUELO ROMERO" w:date="2022-04-05T10:49:00Z" w:initials="CZR">
    <w:p w14:paraId="2E674DCC" w14:textId="77777777" w:rsidR="001C2DBC" w:rsidRDefault="001C2DBC" w:rsidP="00375C31">
      <w:pPr>
        <w:jc w:val="left"/>
      </w:pPr>
      <w:r>
        <w:rPr>
          <w:rStyle w:val="Refdecomentario"/>
        </w:rPr>
        <w:annotationRef/>
      </w:r>
      <w:r>
        <w:rPr>
          <w:sz w:val="20"/>
          <w:szCs w:val="20"/>
        </w:rPr>
        <w:t xml:space="preserve">hasta aquí no has comentado como te dije ni la formulación del método SCS ni la formulación del Green </w:t>
      </w:r>
      <w:proofErr w:type="spellStart"/>
      <w:r>
        <w:rPr>
          <w:sz w:val="20"/>
          <w:szCs w:val="20"/>
        </w:rPr>
        <w:t>Ampt</w:t>
      </w:r>
      <w:proofErr w:type="spellEnd"/>
      <w:r>
        <w:rPr>
          <w:sz w:val="20"/>
          <w:szCs w:val="20"/>
        </w:rPr>
        <w:t>…deben de aparecer</w:t>
      </w:r>
    </w:p>
  </w:comment>
  <w:comment w:id="125" w:author="CARMEN ZARZUELO ROMERO" w:date="2022-04-05T10:50:00Z" w:initials="CZR">
    <w:p w14:paraId="59DA77FE" w14:textId="77777777" w:rsidR="001C2DBC" w:rsidRDefault="001C2DBC" w:rsidP="00486E7F">
      <w:pPr>
        <w:jc w:val="left"/>
      </w:pPr>
      <w:r>
        <w:rPr>
          <w:rStyle w:val="Refdecomentario"/>
        </w:rPr>
        <w:annotationRef/>
      </w:r>
      <w:r>
        <w:rPr>
          <w:sz w:val="20"/>
          <w:szCs w:val="20"/>
        </w:rPr>
        <w:t>Hablar antes de la Tabla 9 que de la 8, no tiene sentido…</w:t>
      </w:r>
    </w:p>
  </w:comment>
  <w:comment w:id="130" w:author="CARMEN ZARZUELO ROMERO" w:date="2022-04-05T10:52:00Z" w:initials="CZR">
    <w:p w14:paraId="13A31450" w14:textId="77777777" w:rsidR="001C2DBC" w:rsidRDefault="001C2DBC" w:rsidP="00401FFD">
      <w:pPr>
        <w:jc w:val="left"/>
      </w:pPr>
      <w:r>
        <w:rPr>
          <w:rStyle w:val="Refdecomentario"/>
        </w:rPr>
        <w:annotationRef/>
      </w:r>
      <w:proofErr w:type="spellStart"/>
      <w:r>
        <w:rPr>
          <w:sz w:val="20"/>
          <w:szCs w:val="20"/>
        </w:rPr>
        <w:t>Idem</w:t>
      </w:r>
      <w:proofErr w:type="spellEnd"/>
      <w:r>
        <w:rPr>
          <w:sz w:val="20"/>
          <w:szCs w:val="20"/>
        </w:rPr>
        <w:t xml:space="preserve"> a lo dicho antes, las tablas que aparecen en el texto deben de ser comentadas, decir los valores, indicar los porcentajes, discutir los </w:t>
      </w:r>
      <w:proofErr w:type="gramStart"/>
      <w:r>
        <w:rPr>
          <w:sz w:val="20"/>
          <w:szCs w:val="20"/>
        </w:rPr>
        <w:t>resultados….</w:t>
      </w:r>
      <w:proofErr w:type="gramEnd"/>
      <w:r>
        <w:rPr>
          <w:sz w:val="20"/>
          <w:szCs w:val="20"/>
        </w:rPr>
        <w:t xml:space="preserve">indicar los números. </w:t>
      </w:r>
      <w:proofErr w:type="spellStart"/>
      <w:r>
        <w:rPr>
          <w:sz w:val="20"/>
          <w:szCs w:val="20"/>
        </w:rPr>
        <w:t>Idem</w:t>
      </w:r>
      <w:proofErr w:type="spellEnd"/>
      <w:r>
        <w:rPr>
          <w:sz w:val="20"/>
          <w:szCs w:val="20"/>
        </w:rPr>
        <w:t xml:space="preserve"> para el resto del documento.</w:t>
      </w:r>
    </w:p>
  </w:comment>
  <w:comment w:id="184" w:author="CARMEN ZARZUELO ROMERO" w:date="2022-04-05T10:57:00Z" w:initials="CZR">
    <w:p w14:paraId="7D9E659D" w14:textId="77777777" w:rsidR="002C2298" w:rsidRDefault="002C2298" w:rsidP="00A1007E">
      <w:pPr>
        <w:jc w:val="left"/>
      </w:pPr>
      <w:r>
        <w:rPr>
          <w:rStyle w:val="Refdecomentario"/>
        </w:rPr>
        <w:annotationRef/>
      </w:r>
      <w:r>
        <w:rPr>
          <w:sz w:val="20"/>
          <w:szCs w:val="20"/>
        </w:rPr>
        <w:t>legenda, escala, norte</w:t>
      </w:r>
    </w:p>
  </w:comment>
  <w:comment w:id="193" w:author="CARMEN ZARZUELO ROMERO" w:date="2022-04-05T10:58:00Z" w:initials="CZR">
    <w:p w14:paraId="1CC4DE75" w14:textId="77777777" w:rsidR="002C2298" w:rsidRDefault="002C2298" w:rsidP="000D7F1E">
      <w:pPr>
        <w:jc w:val="left"/>
      </w:pPr>
      <w:r>
        <w:rPr>
          <w:rStyle w:val="Refdecomentario"/>
        </w:rPr>
        <w:annotationRef/>
      </w:r>
      <w:r>
        <w:rPr>
          <w:sz w:val="20"/>
          <w:szCs w:val="20"/>
        </w:rPr>
        <w:t xml:space="preserve">llegado hasta aquí creo que las ilustraciones/tablas están equivocadas, </w:t>
      </w:r>
      <w:proofErr w:type="spellStart"/>
      <w:r>
        <w:rPr>
          <w:sz w:val="20"/>
          <w:szCs w:val="20"/>
        </w:rPr>
        <w:t>correfgir</w:t>
      </w:r>
      <w:proofErr w:type="spellEnd"/>
    </w:p>
  </w:comment>
  <w:comment w:id="197" w:author="CARMEN ZARZUELO ROMERO" w:date="2022-04-05T10:59:00Z" w:initials="CZR">
    <w:p w14:paraId="47D6163D" w14:textId="77777777" w:rsidR="006333F4" w:rsidRDefault="006333F4" w:rsidP="009C4815">
      <w:pPr>
        <w:jc w:val="left"/>
      </w:pPr>
      <w:r>
        <w:rPr>
          <w:rStyle w:val="Refdecomentario"/>
        </w:rPr>
        <w:annotationRef/>
      </w:r>
      <w:r>
        <w:rPr>
          <w:sz w:val="20"/>
          <w:szCs w:val="20"/>
        </w:rPr>
        <w:t>este resultado es clave y se merece un párrafo de comentar resultados, describir, y discutir.</w:t>
      </w:r>
    </w:p>
  </w:comment>
  <w:comment w:id="249" w:author="CARMEN ZARZUELO ROMERO" w:date="2022-04-05T11:00:00Z" w:initials="CZR">
    <w:p w14:paraId="1C62D8F9" w14:textId="77777777" w:rsidR="006333F4" w:rsidRDefault="006333F4" w:rsidP="00AF0844">
      <w:pPr>
        <w:jc w:val="left"/>
      </w:pPr>
      <w:r>
        <w:rPr>
          <w:rStyle w:val="Refdecomentario"/>
        </w:rPr>
        <w:annotationRef/>
      </w:r>
      <w:r>
        <w:rPr>
          <w:sz w:val="20"/>
          <w:szCs w:val="20"/>
        </w:rPr>
        <w:t>los resultados y los cálculos de los hidrogramas deben de aparecer aquí...esta sección tiene que ser trabajada un poco más</w:t>
      </w:r>
    </w:p>
  </w:comment>
  <w:comment w:id="257" w:author="CARMEN ZARZUELO ROMERO" w:date="2022-04-05T11:01:00Z" w:initials="CZR">
    <w:p w14:paraId="6B79CCE2" w14:textId="77777777" w:rsidR="006333F4" w:rsidRDefault="006333F4" w:rsidP="00E83F93">
      <w:pPr>
        <w:jc w:val="left"/>
      </w:pPr>
      <w:r>
        <w:rPr>
          <w:rStyle w:val="Refdecomentario"/>
        </w:rPr>
        <w:annotationRef/>
      </w:r>
      <w:r>
        <w:rPr>
          <w:sz w:val="20"/>
          <w:szCs w:val="20"/>
        </w:rPr>
        <w:t>mientras concluyes mete valores numéricos de las tablas</w:t>
      </w:r>
    </w:p>
  </w:comment>
  <w:comment w:id="258" w:author="CARMEN ZARZUELO ROMERO" w:date="2022-04-05T11:02:00Z" w:initials="CZR">
    <w:p w14:paraId="559C340A" w14:textId="77777777" w:rsidR="006333F4" w:rsidRDefault="006333F4" w:rsidP="00C211FA">
      <w:pPr>
        <w:jc w:val="left"/>
      </w:pPr>
      <w:r>
        <w:rPr>
          <w:rStyle w:val="Refdecomentario"/>
        </w:rPr>
        <w:annotationRef/>
      </w:r>
      <w:r>
        <w:rPr>
          <w:sz w:val="20"/>
          <w:szCs w:val="20"/>
        </w:rPr>
        <w:t>esto arriba</w:t>
      </w:r>
    </w:p>
  </w:comment>
  <w:comment w:id="267" w:author="CARMEN ZARZUELO ROMERO" w:date="2022-04-05T11:03:00Z" w:initials="CZR">
    <w:p w14:paraId="70A66BDE" w14:textId="77777777" w:rsidR="006333F4" w:rsidRDefault="006333F4" w:rsidP="00035716">
      <w:pPr>
        <w:jc w:val="left"/>
      </w:pPr>
      <w:r>
        <w:rPr>
          <w:rStyle w:val="Refdecomentario"/>
        </w:rPr>
        <w:annotationRef/>
      </w:r>
      <w:r>
        <w:rPr>
          <w:sz w:val="20"/>
          <w:szCs w:val="20"/>
        </w:rPr>
        <w:t xml:space="preserve">los párrafos siguientes están muy bien pero previos a ellos debe de haber un párrafo descriptivo de los resultados de las tablas. Tú piensa que las tablas ayudan al lector a recoger </w:t>
      </w:r>
      <w:proofErr w:type="gramStart"/>
      <w:r>
        <w:rPr>
          <w:sz w:val="20"/>
          <w:szCs w:val="20"/>
        </w:rPr>
        <w:t>información</w:t>
      </w:r>
      <w:proofErr w:type="gramEnd"/>
      <w:r>
        <w:rPr>
          <w:sz w:val="20"/>
          <w:szCs w:val="20"/>
        </w:rPr>
        <w:t xml:space="preserve"> pero toda ella debe de aparecer en el texto.</w:t>
      </w:r>
    </w:p>
  </w:comment>
  <w:comment w:id="268" w:author="CARMEN ZARZUELO ROMERO" w:date="2022-04-05T11:02:00Z" w:initials="CZR">
    <w:p w14:paraId="32307009" w14:textId="3B850521" w:rsidR="006333F4" w:rsidRDefault="006333F4" w:rsidP="006A62A7">
      <w:pPr>
        <w:jc w:val="left"/>
      </w:pPr>
      <w:r>
        <w:rPr>
          <w:rStyle w:val="Refdecomentario"/>
        </w:rPr>
        <w:annotationRef/>
      </w:r>
      <w:r>
        <w:rPr>
          <w:sz w:val="20"/>
          <w:szCs w:val="20"/>
        </w:rPr>
        <w:t>donde se observa?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523769" w15:done="0"/>
  <w15:commentEx w15:paraId="37B38C2B" w15:done="0"/>
  <w15:commentEx w15:paraId="505FF5B7" w15:done="0"/>
  <w15:commentEx w15:paraId="01E3946E" w15:done="0"/>
  <w15:commentEx w15:paraId="32C2C397" w15:done="0"/>
  <w15:commentEx w15:paraId="13A059B6" w15:done="0"/>
  <w15:commentEx w15:paraId="72A7B63F" w15:done="0"/>
  <w15:commentEx w15:paraId="2E674DCC" w15:done="0"/>
  <w15:commentEx w15:paraId="59DA77FE" w15:done="0"/>
  <w15:commentEx w15:paraId="13A31450" w15:done="0"/>
  <w15:commentEx w15:paraId="7D9E659D" w15:done="0"/>
  <w15:commentEx w15:paraId="1CC4DE75" w15:done="0"/>
  <w15:commentEx w15:paraId="47D6163D" w15:done="0"/>
  <w15:commentEx w15:paraId="1C62D8F9" w15:done="0"/>
  <w15:commentEx w15:paraId="6B79CCE2" w15:done="0"/>
  <w15:commentEx w15:paraId="559C340A" w15:done="0"/>
  <w15:commentEx w15:paraId="70A66BDE" w15:done="0"/>
  <w15:commentEx w15:paraId="323070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9134" w16cex:dateUtc="2022-04-05T07:58:00Z"/>
  <w16cex:commentExtensible w16cex:durableId="25F6923C" w16cex:dateUtc="2022-04-05T08:02:00Z"/>
  <w16cex:commentExtensible w16cex:durableId="25F69BAB" w16cex:dateUtc="2022-04-05T08:42:00Z"/>
  <w16cex:commentExtensible w16cex:durableId="25F69C2B" w16cex:dateUtc="2022-04-05T08:44:00Z"/>
  <w16cex:commentExtensible w16cex:durableId="25F69BF5" w16cex:dateUtc="2022-04-05T08:44:00Z"/>
  <w16cex:commentExtensible w16cex:durableId="25F69C46" w16cex:dateUtc="2022-04-05T08:45:00Z"/>
  <w16cex:commentExtensible w16cex:durableId="25F69C5D" w16cex:dateUtc="2022-04-05T08:45:00Z"/>
  <w16cex:commentExtensible w16cex:durableId="25F69D53" w16cex:dateUtc="2022-04-05T08:49:00Z"/>
  <w16cex:commentExtensible w16cex:durableId="25F69D82" w16cex:dateUtc="2022-04-05T08:50:00Z"/>
  <w16cex:commentExtensible w16cex:durableId="25F69DE0" w16cex:dateUtc="2022-04-05T08:52:00Z"/>
  <w16cex:commentExtensible w16cex:durableId="25F69F0C" w16cex:dateUtc="2022-04-05T08:57:00Z"/>
  <w16cex:commentExtensible w16cex:durableId="25F69F5C" w16cex:dateUtc="2022-04-05T08:58:00Z"/>
  <w16cex:commentExtensible w16cex:durableId="25F69F77" w16cex:dateUtc="2022-04-05T08:59:00Z"/>
  <w16cex:commentExtensible w16cex:durableId="25F69FC3" w16cex:dateUtc="2022-04-05T09:00:00Z"/>
  <w16cex:commentExtensible w16cex:durableId="25F6A018" w16cex:dateUtc="2022-04-05T09:01:00Z"/>
  <w16cex:commentExtensible w16cex:durableId="25F6A029" w16cex:dateUtc="2022-04-05T09:02:00Z"/>
  <w16cex:commentExtensible w16cex:durableId="25F6A08A" w16cex:dateUtc="2022-04-05T09:03:00Z"/>
  <w16cex:commentExtensible w16cex:durableId="25F6A04E" w16cex:dateUtc="2022-04-05T0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523769" w16cid:durableId="25F69134"/>
  <w16cid:commentId w16cid:paraId="37B38C2B" w16cid:durableId="25F6923C"/>
  <w16cid:commentId w16cid:paraId="505FF5B7" w16cid:durableId="25F69BAB"/>
  <w16cid:commentId w16cid:paraId="01E3946E" w16cid:durableId="25F69C2B"/>
  <w16cid:commentId w16cid:paraId="32C2C397" w16cid:durableId="25F69BF5"/>
  <w16cid:commentId w16cid:paraId="13A059B6" w16cid:durableId="25F69C46"/>
  <w16cid:commentId w16cid:paraId="72A7B63F" w16cid:durableId="25F69C5D"/>
  <w16cid:commentId w16cid:paraId="2E674DCC" w16cid:durableId="25F69D53"/>
  <w16cid:commentId w16cid:paraId="59DA77FE" w16cid:durableId="25F69D82"/>
  <w16cid:commentId w16cid:paraId="13A31450" w16cid:durableId="25F69DE0"/>
  <w16cid:commentId w16cid:paraId="7D9E659D" w16cid:durableId="25F69F0C"/>
  <w16cid:commentId w16cid:paraId="1CC4DE75" w16cid:durableId="25F69F5C"/>
  <w16cid:commentId w16cid:paraId="47D6163D" w16cid:durableId="25F69F77"/>
  <w16cid:commentId w16cid:paraId="1C62D8F9" w16cid:durableId="25F69FC3"/>
  <w16cid:commentId w16cid:paraId="6B79CCE2" w16cid:durableId="25F6A018"/>
  <w16cid:commentId w16cid:paraId="559C340A" w16cid:durableId="25F6A029"/>
  <w16cid:commentId w16cid:paraId="70A66BDE" w16cid:durableId="25F6A08A"/>
  <w16cid:commentId w16cid:paraId="32307009" w16cid:durableId="25F6A04E"/>
</w16cid:commentsIds>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FC054" w14:textId="77777777" w:rsidR="00F64826" w:rsidRDefault="00F64826" w:rsidP="0096105C">
      <w:pPr>
        <w:spacing w:after="0"/>
      </w:pPr>
      <w:r>
        <w:separator/>
      </w:r>
    </w:p>
  </w:endnote>
  <w:endnote w:type="continuationSeparator" w:id="0">
    <w:p w14:paraId="171CE3B3" w14:textId="77777777" w:rsidR="00F64826" w:rsidRDefault="00F64826"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933DD" w14:textId="1445E497" w:rsidR="001A203A" w:rsidRDefault="001A203A">
    <w:pPr>
      <w:pStyle w:val="Piedepgina"/>
      <w:jc w:val="center"/>
    </w:pPr>
  </w:p>
  <w:p w14:paraId="4291B352" w14:textId="77777777" w:rsidR="001A203A" w:rsidRDefault="001A20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03847"/>
      <w:docPartObj>
        <w:docPartGallery w:val="Page Numbers (Bottom of Page)"/>
        <w:docPartUnique/>
      </w:docPartObj>
    </w:sdtPr>
    <w:sdtEndPr/>
    <w:sdtContent>
      <w:p w14:paraId="303D515B" w14:textId="74D1DD9D" w:rsidR="00E25C05" w:rsidRDefault="00E25C05">
        <w:pPr>
          <w:pStyle w:val="Piedepgina"/>
          <w:jc w:val="center"/>
        </w:pPr>
        <w:r>
          <w:fldChar w:fldCharType="begin"/>
        </w:r>
        <w:r>
          <w:instrText>PAGE   \* MERGEFORMAT</w:instrText>
        </w:r>
        <w:r>
          <w:fldChar w:fldCharType="separate"/>
        </w:r>
        <w:r w:rsidR="004C3A6D">
          <w:rPr>
            <w:noProof/>
          </w:rPr>
          <w:t>xvii</w:t>
        </w:r>
        <w:r>
          <w:fldChar w:fldCharType="end"/>
        </w:r>
      </w:p>
    </w:sdtContent>
  </w:sdt>
  <w:p w14:paraId="3F222C83" w14:textId="77777777" w:rsidR="00E25C05" w:rsidRDefault="00E25C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5B300" w14:textId="227C0C1A" w:rsidR="00E25C05" w:rsidRDefault="00E25C05"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3096E" w14:textId="339DAD62" w:rsidR="00E25C05" w:rsidRDefault="00E25C05" w:rsidP="00AD710D">
    <w:pPr>
      <w:pStyle w:val="Piedepgina"/>
      <w:rPr>
        <w:caps/>
        <w:color w:val="4F81BD" w:themeColor="accent1"/>
      </w:rPr>
    </w:pPr>
  </w:p>
  <w:p w14:paraId="5870F901" w14:textId="77777777" w:rsidR="00E25C05" w:rsidRDefault="00E25C05"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206420"/>
      <w:docPartObj>
        <w:docPartGallery w:val="Page Numbers (Bottom of Page)"/>
        <w:docPartUnique/>
      </w:docPartObj>
    </w:sdtPr>
    <w:sdtEndPr/>
    <w:sdtContent>
      <w:p w14:paraId="01F7461F" w14:textId="56F576DC" w:rsidR="00E25C05" w:rsidRDefault="00E25C05">
        <w:pPr>
          <w:pStyle w:val="Piedepgina"/>
          <w:jc w:val="center"/>
        </w:pPr>
        <w:r>
          <w:fldChar w:fldCharType="begin"/>
        </w:r>
        <w:r>
          <w:instrText>PAGE   \* MERGEFORMAT</w:instrText>
        </w:r>
        <w:r>
          <w:fldChar w:fldCharType="separate"/>
        </w:r>
        <w:r>
          <w:rPr>
            <w:noProof/>
          </w:rPr>
          <w:t>5</w:t>
        </w:r>
        <w:r>
          <w:fldChar w:fldCharType="end"/>
        </w:r>
      </w:p>
    </w:sdtContent>
  </w:sdt>
  <w:p w14:paraId="53E74802" w14:textId="6AC26917" w:rsidR="00E25C05" w:rsidRDefault="00E25C05" w:rsidP="00A12BA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370887"/>
      <w:docPartObj>
        <w:docPartGallery w:val="Page Numbers (Bottom of Page)"/>
        <w:docPartUnique/>
      </w:docPartObj>
    </w:sdtPr>
    <w:sdtEndPr/>
    <w:sdtContent>
      <w:p w14:paraId="36F1C743" w14:textId="74C62BD6" w:rsidR="00E25C05" w:rsidRDefault="00E25C05">
        <w:pPr>
          <w:pStyle w:val="Piedepgina"/>
          <w:jc w:val="center"/>
        </w:pPr>
        <w:r>
          <w:fldChar w:fldCharType="begin"/>
        </w:r>
        <w:r>
          <w:instrText>PAGE   \* MERGEFORMAT</w:instrText>
        </w:r>
        <w:r>
          <w:fldChar w:fldCharType="separate"/>
        </w:r>
        <w:r w:rsidR="002D685F">
          <w:rPr>
            <w:noProof/>
          </w:rPr>
          <w:t>11</w:t>
        </w:r>
        <w:r>
          <w:fldChar w:fldCharType="end"/>
        </w:r>
      </w:p>
    </w:sdtContent>
  </w:sdt>
  <w:p w14:paraId="7FC29CB6" w14:textId="2F31722C" w:rsidR="00E25C05" w:rsidRPr="00AD710D" w:rsidRDefault="00E25C05" w:rsidP="00AD710D">
    <w:pPr>
      <w:pStyle w:val="Encabezado"/>
      <w:tabs>
        <w:tab w:val="clear" w:pos="4252"/>
        <w:tab w:val="clear" w:pos="8504"/>
        <w:tab w:val="clear" w:pos="8789"/>
        <w:tab w:val="left" w:pos="1560"/>
      </w:tabs>
      <w:ind w:right="-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793403"/>
      <w:docPartObj>
        <w:docPartGallery w:val="Page Numbers (Bottom of Page)"/>
        <w:docPartUnique/>
      </w:docPartObj>
    </w:sdtPr>
    <w:sdtEndPr/>
    <w:sdtContent>
      <w:p w14:paraId="535FC2B8" w14:textId="60CE87A8" w:rsidR="00E25C05" w:rsidRDefault="00E25C05">
        <w:pPr>
          <w:pStyle w:val="Piedepgina"/>
          <w:jc w:val="center"/>
        </w:pPr>
        <w:r>
          <w:fldChar w:fldCharType="begin"/>
        </w:r>
        <w:r>
          <w:instrText>PAGE   \* MERGEFORMAT</w:instrText>
        </w:r>
        <w:r>
          <w:fldChar w:fldCharType="separate"/>
        </w:r>
        <w:r w:rsidR="004C3A6D">
          <w:rPr>
            <w:noProof/>
          </w:rPr>
          <w:t>24</w:t>
        </w:r>
        <w:r>
          <w:fldChar w:fldCharType="end"/>
        </w:r>
      </w:p>
    </w:sdtContent>
  </w:sdt>
  <w:p w14:paraId="4B59A196" w14:textId="77777777" w:rsidR="00E25C05" w:rsidRDefault="00E25C05" w:rsidP="005643E0">
    <w:pPr>
      <w:tabs>
        <w:tab w:val="clear" w:pos="8789"/>
        <w:tab w:val="left" w:pos="1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4E025" w14:textId="77777777" w:rsidR="00F64826" w:rsidRDefault="00F64826" w:rsidP="0096105C">
      <w:pPr>
        <w:spacing w:after="0"/>
      </w:pPr>
      <w:r>
        <w:separator/>
      </w:r>
    </w:p>
  </w:footnote>
  <w:footnote w:type="continuationSeparator" w:id="0">
    <w:p w14:paraId="22BE3930" w14:textId="77777777" w:rsidR="00F64826" w:rsidRDefault="00F64826"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E67B" w14:textId="78BB7260" w:rsidR="00E25C05" w:rsidRPr="00B00C7B" w:rsidRDefault="00E25C05" w:rsidP="00794DC9">
    <w:pPr>
      <w:pStyle w:val="Encabezado"/>
      <w:ind w:right="28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F1907" w14:textId="77777777" w:rsidR="00E25C05" w:rsidRDefault="00E25C05" w:rsidP="00160498">
    <w:pPr>
      <w:pStyle w:val="Encabezado"/>
      <w:tabs>
        <w:tab w:val="clear" w:pos="4252"/>
        <w:tab w:val="clear" w:pos="8504"/>
        <w:tab w:val="clear" w:pos="8789"/>
        <w:tab w:val="left" w:pos="1560"/>
      </w:tabs>
      <w:ind w:right="276" w:firstLine="708"/>
      <w:jc w:val="right"/>
    </w:pPr>
  </w:p>
  <w:p w14:paraId="1E96FFF1" w14:textId="5D7CE44B" w:rsidR="00E25C05" w:rsidRDefault="005C2C00" w:rsidP="003F0941">
    <w:pPr>
      <w:pStyle w:val="Encabezado"/>
      <w:tabs>
        <w:tab w:val="clear" w:pos="4252"/>
        <w:tab w:val="clear" w:pos="8504"/>
        <w:tab w:val="clear" w:pos="8789"/>
        <w:tab w:val="left" w:pos="1560"/>
      </w:tabs>
      <w:ind w:right="-8" w:firstLine="708"/>
      <w:jc w:val="right"/>
    </w:pPr>
    <w:r>
      <w:rPr>
        <w:noProof/>
      </w:rPr>
      <mc:AlternateContent>
        <mc:Choice Requires="wps">
          <w:drawing>
            <wp:anchor distT="0" distB="0" distL="114300" distR="114300" simplePos="0" relativeHeight="251645952" behindDoc="0" locked="0" layoutInCell="1" allowOverlap="1" wp14:anchorId="259CAADC" wp14:editId="3FB6A8F7">
              <wp:simplePos x="0" y="0"/>
              <wp:positionH relativeFrom="column">
                <wp:posOffset>-362585</wp:posOffset>
              </wp:positionH>
              <wp:positionV relativeFrom="paragraph">
                <wp:posOffset>260985</wp:posOffset>
              </wp:positionV>
              <wp:extent cx="6288405" cy="1905"/>
              <wp:effectExtent l="0" t="0" r="17145" b="17145"/>
              <wp:wrapNone/>
              <wp:docPr id="3619" name="Conector recto 3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V="1">
                        <a:off x="0" y="0"/>
                        <a:ext cx="6288405" cy="1905"/>
                      </a:xfrm>
                      <a:prstGeom prst="line">
                        <a:avLst/>
                      </a:prstGeom>
                      <a:noFill/>
                      <a:ln w="952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78FB014" id="Conector recto 3619"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" strokecolor="#7f7f7f"/>
          </w:pict>
        </mc:Fallback>
      </mc:AlternateContent>
    </w:r>
    <w:r>
      <w:rPr>
        <w:noProof/>
      </w:rPr>
      <mc:AlternateContent>
        <mc:Choice Requires="wps">
          <w:drawing>
            <wp:anchor distT="0" distB="0" distL="114300" distR="114300" simplePos="0" relativeHeight="251637760" behindDoc="0" locked="0" layoutInCell="0" allowOverlap="1" wp14:anchorId="207C4471" wp14:editId="4FE88D5C">
              <wp:simplePos x="0" y="0"/>
              <wp:positionH relativeFrom="page">
                <wp:posOffset>31750</wp:posOffset>
              </wp:positionH>
              <wp:positionV relativeFrom="topMargin">
                <wp:posOffset>502920</wp:posOffset>
              </wp:positionV>
              <wp:extent cx="900430" cy="171450"/>
              <wp:effectExtent l="0" t="0" r="0" b="0"/>
              <wp:wrapNone/>
              <wp:docPr id="3618" name="Cuadro de texto 3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wps:spPr>
                    <wps:txbx>
                      <w:txbxContent>
                        <w:p w14:paraId="19E7A63D" w14:textId="77777777" w:rsidR="00E25C05" w:rsidRPr="003B6297" w:rsidRDefault="00E25C0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07C4471" id="_x0000_t202" coordsize="21600,21600" o:spt="202" path="m,l,21600r21600,l21600,xe">
              <v:stroke joinstyle="miter"/>
              <v:path gradientshapeok="t" o:connecttype="rect"/>
            </v:shapetype>
            <v:shape id="Cuadro de texto 3618" o:spid="_x0000_s1032" type="#_x0000_t202" style="position:absolute;left:0;text-align:left;margin-left:2.5pt;margin-top:39.6pt;width:70.9pt;height:13.5pt;z-index:25163776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" o:allowincell="f" filled="f" stroked="f">
              <v:textbox style="mso-fit-shape-to-text:t" inset=",0,,0">
                <w:txbxContent>
                  <w:p w14:paraId="19E7A63D" w14:textId="77777777" w:rsidR="00E25C05" w:rsidRPr="003B6297" w:rsidRDefault="00E25C0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rsidR="00E25C05">
      <w:tab/>
    </w:r>
    <w:r w:rsidR="00E25C05">
      <w:tab/>
    </w:r>
    <w:r w:rsidR="00F64826">
      <w:fldChar w:fldCharType="begin"/>
    </w:r>
    <w:r w:rsidR="00F64826">
      <w:instrText xml:space="preserve"> STYLEREF  "Título 1"  \* MERGEFORMAT </w:instrText>
    </w:r>
    <w:r w:rsidR="00F64826">
      <w:fldChar w:fldCharType="separate"/>
    </w:r>
    <w:r w:rsidR="003A55AE">
      <w:rPr>
        <w:noProof/>
      </w:rPr>
      <w:t>Índice de ilustraciones</w:t>
    </w:r>
    <w:r w:rsidR="00F6482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39E1" w14:textId="77777777" w:rsidR="00E25C05" w:rsidRDefault="00E25C05" w:rsidP="00160498">
    <w:pPr>
      <w:pStyle w:val="Encabezado"/>
      <w:tabs>
        <w:tab w:val="clear" w:pos="4252"/>
        <w:tab w:val="clear" w:pos="8504"/>
        <w:tab w:val="clear" w:pos="8789"/>
        <w:tab w:val="left" w:pos="1560"/>
      </w:tabs>
      <w:ind w:right="276" w:firstLine="708"/>
      <w:jc w:val="right"/>
    </w:pPr>
  </w:p>
  <w:p w14:paraId="7F1856FC" w14:textId="2F7A62C9" w:rsidR="00E25C05" w:rsidRDefault="005C2C00" w:rsidP="003F0941">
    <w:pPr>
      <w:pStyle w:val="Encabezado"/>
      <w:tabs>
        <w:tab w:val="clear" w:pos="4252"/>
        <w:tab w:val="clear" w:pos="8504"/>
        <w:tab w:val="clear" w:pos="8789"/>
        <w:tab w:val="left" w:pos="1560"/>
      </w:tabs>
      <w:ind w:right="-8" w:firstLine="708"/>
      <w:jc w:val="right"/>
    </w:pPr>
    <w:r>
      <w:rPr>
        <w:noProof/>
      </w:rPr>
      <mc:AlternateContent>
        <mc:Choice Requires="wps">
          <w:drawing>
            <wp:anchor distT="0" distB="0" distL="114300" distR="114300" simplePos="0" relativeHeight="251678720" behindDoc="0" locked="0" layoutInCell="1" allowOverlap="1" wp14:anchorId="4B1850A8" wp14:editId="0E1BA25E">
              <wp:simplePos x="0" y="0"/>
              <wp:positionH relativeFrom="column">
                <wp:posOffset>-362585</wp:posOffset>
              </wp:positionH>
              <wp:positionV relativeFrom="paragraph">
                <wp:posOffset>260985</wp:posOffset>
              </wp:positionV>
              <wp:extent cx="6288405" cy="1905"/>
              <wp:effectExtent l="0" t="0" r="17145" b="17145"/>
              <wp:wrapNone/>
              <wp:docPr id="3616" name="Conector recto 3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V="1">
                        <a:off x="0" y="0"/>
                        <a:ext cx="6288405" cy="1905"/>
                      </a:xfrm>
                      <a:prstGeom prst="line">
                        <a:avLst/>
                      </a:prstGeom>
                      <a:noFill/>
                      <a:ln w="952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6B17E1E" id="Conector recto 3616"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" strokecolor="#7f7f7f"/>
          </w:pict>
        </mc:Fallback>
      </mc:AlternateContent>
    </w:r>
    <w:r>
      <w:rPr>
        <w:noProof/>
      </w:rPr>
      <mc:AlternateContent>
        <mc:Choice Requires="wps">
          <w:drawing>
            <wp:anchor distT="0" distB="0" distL="114300" distR="114300" simplePos="0" relativeHeight="251670528" behindDoc="0" locked="0" layoutInCell="0" allowOverlap="1" wp14:anchorId="09E3295F" wp14:editId="41B3FC96">
              <wp:simplePos x="0" y="0"/>
              <wp:positionH relativeFrom="page">
                <wp:posOffset>31750</wp:posOffset>
              </wp:positionH>
              <wp:positionV relativeFrom="topMargin">
                <wp:posOffset>502920</wp:posOffset>
              </wp:positionV>
              <wp:extent cx="900430" cy="171450"/>
              <wp:effectExtent l="0" t="0" r="0" b="0"/>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wps:spPr>
                    <wps:txbx>
                      <w:txbxContent>
                        <w:p w14:paraId="2F413DC3" w14:textId="77777777" w:rsidR="00E25C05" w:rsidRPr="003B6297" w:rsidRDefault="00E25C0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F65F2">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9E3295F" id="_x0000_t202" coordsize="21600,21600" o:spt="202" path="m,l,21600r21600,l21600,xe">
              <v:stroke joinstyle="miter"/>
              <v:path gradientshapeok="t" o:connecttype="rect"/>
            </v:shapetype>
            <v:shape id="Cuadro de texto 29" o:spid="_x0000_s1033" type="#_x0000_t202" style="position:absolute;left:0;text-align:left;margin-left:2.5pt;margin-top:39.6pt;width:70.9pt;height:13.5pt;z-index:2516705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" o:allowincell="f" filled="f" stroked="f">
              <v:textbox style="mso-fit-shape-to-text:t" inset=",0,,0">
                <w:txbxContent>
                  <w:p w14:paraId="2F413DC3" w14:textId="77777777" w:rsidR="00E25C05" w:rsidRPr="003B6297" w:rsidRDefault="00E25C0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F65F2">
                      <w:rPr>
                        <w:noProof/>
                        <w:sz w:val="20"/>
                        <w:szCs w:val="20"/>
                      </w:rPr>
                      <w:t>2</w:t>
                    </w:r>
                    <w:r w:rsidRPr="003B6297">
                      <w:rPr>
                        <w:sz w:val="20"/>
                        <w:szCs w:val="20"/>
                      </w:rPr>
                      <w:fldChar w:fldCharType="end"/>
                    </w:r>
                  </w:p>
                </w:txbxContent>
              </v:textbox>
              <w10:wrap anchorx="page" anchory="margin"/>
            </v:shape>
          </w:pict>
        </mc:Fallback>
      </mc:AlternateContent>
    </w:r>
    <w:r w:rsidR="00E25C05">
      <w:tab/>
    </w:r>
    <w:r w:rsidR="00E25C05">
      <w:tab/>
    </w:r>
    <w:r w:rsidR="00F64826">
      <w:fldChar w:fldCharType="begin"/>
    </w:r>
    <w:r w:rsidR="00F64826">
      <w:instrText xml:space="preserve"> STYLEREF  "Título 1"  \* MERGEFORMAT </w:instrText>
    </w:r>
    <w:r w:rsidR="00F64826">
      <w:fldChar w:fldCharType="separate"/>
    </w:r>
    <w:r w:rsidR="00895C3E">
      <w:rPr>
        <w:noProof/>
      </w:rPr>
      <w:t>Resumen y Conclusiones del estudio</w:t>
    </w:r>
    <w:r w:rsidR="00F64826">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47FC2" w14:textId="77777777" w:rsidR="00E25C05" w:rsidRDefault="00E25C05"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2D685F">
      <w:rPr>
        <w:rStyle w:val="Nmerodepgina"/>
        <w:noProof/>
      </w:rPr>
      <w:t>5</w:t>
    </w:r>
    <w:r>
      <w:rPr>
        <w:rStyle w:val="Nmerodepgina"/>
      </w:rPr>
      <w:fldChar w:fldCharType="end"/>
    </w:r>
  </w:p>
  <w:p w14:paraId="5FA62A96" w14:textId="40BE9967" w:rsidR="00E25C05" w:rsidRPr="00821706" w:rsidRDefault="005C2C00" w:rsidP="007762D0">
    <w:pPr>
      <w:pStyle w:val="Encabezado"/>
      <w:ind w:right="360" w:firstLine="360"/>
      <w:rPr>
        <w:noProof/>
        <w:lang w:eastAsia="es-ES"/>
      </w:rPr>
    </w:pPr>
    <w:r>
      <w:rPr>
        <w:noProof/>
      </w:rPr>
      <mc:AlternateContent>
        <mc:Choice Requires="wps">
          <w:drawing>
            <wp:anchor distT="0" distB="0" distL="114300" distR="114300" simplePos="0" relativeHeight="251662336" behindDoc="0" locked="0" layoutInCell="1" allowOverlap="1" wp14:anchorId="1365D920" wp14:editId="7DB5C11E">
              <wp:simplePos x="0" y="0"/>
              <wp:positionH relativeFrom="column">
                <wp:posOffset>-26670</wp:posOffset>
              </wp:positionH>
              <wp:positionV relativeFrom="paragraph">
                <wp:posOffset>501650</wp:posOffset>
              </wp:positionV>
              <wp:extent cx="6288405" cy="1905"/>
              <wp:effectExtent l="0" t="0" r="17145" b="17145"/>
              <wp:wrapNone/>
              <wp:docPr id="28" name="Conector rec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V="1">
                        <a:off x="0" y="0"/>
                        <a:ext cx="6288405" cy="1905"/>
                      </a:xfrm>
                      <a:prstGeom prst="line">
                        <a:avLst/>
                      </a:prstGeom>
                      <a:noFill/>
                      <a:ln w="952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D6EB43F" id="Conector recto 2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" strokecolor="#7f7f7f"/>
          </w:pict>
        </mc:Fallback>
      </mc:AlternateContent>
    </w:r>
    <w:r>
      <w:rPr>
        <w:noProof/>
      </w:rPr>
      <mc:AlternateContent>
        <mc:Choice Requires="wps">
          <w:drawing>
            <wp:anchor distT="0" distB="0" distL="114300" distR="114300" simplePos="0" relativeHeight="251654144" behindDoc="0" locked="0" layoutInCell="1" allowOverlap="1" wp14:anchorId="5CB9CB32" wp14:editId="74F610AC">
              <wp:simplePos x="0" y="0"/>
              <wp:positionH relativeFrom="column">
                <wp:posOffset>0</wp:posOffset>
              </wp:positionH>
              <wp:positionV relativeFrom="paragraph">
                <wp:posOffset>274320</wp:posOffset>
              </wp:positionV>
              <wp:extent cx="4640580" cy="342900"/>
              <wp:effectExtent l="0" t="0" r="0" b="0"/>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640580" cy="342900"/>
                      </a:xfrm>
                      <a:prstGeom prst="rect">
                        <a:avLst/>
                      </a:prstGeom>
                      <a:noFill/>
                      <a:ln>
                        <a:noFill/>
                      </a:ln>
                      <a:effectLst/>
                    </wps:spPr>
                    <wps:txbx>
                      <w:txbxContent>
                        <w:sdt>
                          <w:sdtPr>
                            <w:rPr>
                              <w:sz w:val="22"/>
                            </w:rPr>
                            <w:alias w:val="Título"/>
                            <w:tag w:val=""/>
                            <w:id w:val="-857893818"/>
                            <w:dataBinding w:prefixMappings="xmlns:ns0='http://purl.org/dc/elements/1.1/' xmlns:ns1='http://schemas.openxmlformats.org/package/2006/metadata/core-properties' " w:xpath="/ns1:coreProperties[1]/ns0:title[1]" w:storeItemID="{6C3C8BC8-F283-45AE-878A-BAB7291924A1}"/>
                            <w:text/>
                          </w:sdtPr>
                          <w:sdtEndPr/>
                          <w:sdtContent>
                            <w:p w14:paraId="7E052B45" w14:textId="6192261E" w:rsidR="00E25C05" w:rsidRPr="003B6297" w:rsidRDefault="00CC25D1" w:rsidP="00D75881">
                              <w:pPr>
                                <w:pStyle w:val="portadaproyecto"/>
                                <w:jc w:val="center"/>
                                <w:rPr>
                                  <w:sz w:val="22"/>
                                </w:rPr>
                              </w:pPr>
                              <w:r>
                                <w:rPr>
                                  <w:sz w:val="22"/>
                                </w:rPr>
                                <w:t xml:space="preserve">Análisis de sensibilidad de un estudio hidrológico. Replanteamiento de la metodología usada. Aplicación: Río </w:t>
                              </w:r>
                              <w:proofErr w:type="spellStart"/>
                              <w:r>
                                <w:rPr>
                                  <w:sz w:val="22"/>
                                </w:rPr>
                                <w:t>Anzur</w:t>
                              </w:r>
                              <w:proofErr w:type="spellEnd"/>
                              <w:r>
                                <w:rPr>
                                  <w:sz w:val="22"/>
                                </w:rPr>
                                <w:t>.</w:t>
                              </w:r>
                            </w:p>
                          </w:sdtContent>
                        </w:sdt>
                        <w:p w14:paraId="2759EF87" w14:textId="77777777" w:rsidR="00E25C05" w:rsidRPr="003B6297" w:rsidRDefault="00E25C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CB9CB32" id="_x0000_t202" coordsize="21600,21600" o:spt="202" path="m,l,21600r21600,l21600,xe">
              <v:stroke joinstyle="miter"/>
              <v:path gradientshapeok="t" o:connecttype="rect"/>
            </v:shapetype>
            <v:shape id="Cuadro de texto 26" o:spid="_x0000_s1034" type="#_x0000_t202" style="position:absolute;left:0;text-align:left;margin-left:0;margin-top:21.6pt;width:365.4pt;height:27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" filled="f" stroked="f">
              <v:textbox>
                <w:txbxContent>
                  <w:sdt>
                    <w:sdtPr>
                      <w:rPr>
                        <w:sz w:val="22"/>
                      </w:rPr>
                      <w:alias w:val="Título"/>
                      <w:tag w:val=""/>
                      <w:id w:val="-857893818"/>
                      <w:dataBinding w:prefixMappings="xmlns:ns0='http://purl.org/dc/elements/1.1/' xmlns:ns1='http://schemas.openxmlformats.org/package/2006/metadata/core-properties' " w:xpath="/ns1:coreProperties[1]/ns0:title[1]" w:storeItemID="{6C3C8BC8-F283-45AE-878A-BAB7291924A1}"/>
                      <w:text/>
                    </w:sdtPr>
                    <w:sdtEndPr/>
                    <w:sdtContent>
                      <w:p w14:paraId="7E052B45" w14:textId="6192261E" w:rsidR="00E25C05" w:rsidRPr="003B6297" w:rsidRDefault="00CC25D1" w:rsidP="00D75881">
                        <w:pPr>
                          <w:pStyle w:val="portadaproyecto"/>
                          <w:jc w:val="center"/>
                          <w:rPr>
                            <w:sz w:val="22"/>
                          </w:rPr>
                        </w:pPr>
                        <w:r>
                          <w:rPr>
                            <w:sz w:val="22"/>
                          </w:rPr>
                          <w:t>Análisis de sensibilidad de un estudio hidrológico. Replanteamiento de la metodología usada. Aplicación: Río Anzur.</w:t>
                        </w:r>
                      </w:p>
                    </w:sdtContent>
                  </w:sdt>
                  <w:p w14:paraId="2759EF87" w14:textId="77777777" w:rsidR="00E25C05" w:rsidRPr="003B6297" w:rsidRDefault="00E25C05"/>
                </w:txbxContent>
              </v:textbox>
            </v:shape>
          </w:pict>
        </mc:Fallback>
      </mc:AlternateContent>
    </w:r>
    <w:r w:rsidR="00E25C05">
      <w:rPr>
        <w:noProof/>
        <w:lang w:eastAsia="es-ES"/>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15E6" w14:textId="482388E0" w:rsidR="00E25C05" w:rsidRPr="00AD710D" w:rsidRDefault="00E25C05" w:rsidP="00AD71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F8C"/>
    <w:multiLevelType w:val="hybridMultilevel"/>
    <w:tmpl w:val="1818A6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D007A9"/>
    <w:multiLevelType w:val="hybridMultilevel"/>
    <w:tmpl w:val="0BCAA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2D1B97"/>
    <w:multiLevelType w:val="multilevel"/>
    <w:tmpl w:val="F4D642D8"/>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1FF068C6"/>
    <w:multiLevelType w:val="hybridMultilevel"/>
    <w:tmpl w:val="B44C6FE4"/>
    <w:lvl w:ilvl="0" w:tplc="2920F40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9"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39BA46F3"/>
    <w:multiLevelType w:val="multilevel"/>
    <w:tmpl w:val="34669FEE"/>
    <w:lvl w:ilvl="0">
      <w:start w:val="2"/>
      <w:numFmt w:val="decimal"/>
      <w:lvlText w:val="%1."/>
      <w:lvlJc w:val="left"/>
      <w:pPr>
        <w:ind w:left="0" w:firstLine="0"/>
      </w:pPr>
      <w:rPr>
        <w:rFonts w:hint="default"/>
      </w:rPr>
    </w:lvl>
    <w:lvl w:ilvl="1">
      <w:start w:val="3"/>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4A710600"/>
    <w:multiLevelType w:val="hybridMultilevel"/>
    <w:tmpl w:val="81A2B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1430EB6"/>
    <w:multiLevelType w:val="hybridMultilevel"/>
    <w:tmpl w:val="822EA7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5F24ED0"/>
    <w:multiLevelType w:val="hybridMultilevel"/>
    <w:tmpl w:val="C234C5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325C25"/>
    <w:multiLevelType w:val="hybridMultilevel"/>
    <w:tmpl w:val="7BB44A1A"/>
    <w:lvl w:ilvl="0" w:tplc="0C0A0001">
      <w:start w:val="1"/>
      <w:numFmt w:val="bullet"/>
      <w:lvlText w:val=""/>
      <w:lvlJc w:val="left"/>
      <w:pPr>
        <w:ind w:left="1428" w:hanging="360"/>
      </w:pPr>
      <w:rPr>
        <w:rFonts w:ascii="Symbol" w:hAnsi="Symbol" w:hint="default"/>
      </w:rPr>
    </w:lvl>
    <w:lvl w:ilvl="1" w:tplc="0DB4F6BC">
      <w:numFmt w:val="bullet"/>
      <w:lvlText w:val="-"/>
      <w:lvlJc w:val="left"/>
      <w:pPr>
        <w:ind w:left="2148" w:hanging="360"/>
      </w:pPr>
      <w:rPr>
        <w:rFonts w:ascii="Times New Roman" w:eastAsiaTheme="minorHAnsi" w:hAnsi="Times New Roman" w:cs="Times New Roman"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67032CB"/>
    <w:multiLevelType w:val="hybridMultilevel"/>
    <w:tmpl w:val="808A94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A51EE9"/>
    <w:multiLevelType w:val="multilevel"/>
    <w:tmpl w:val="061239B4"/>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21" w15:restartNumberingAfterBreak="0">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E00AA4"/>
    <w:multiLevelType w:val="hybridMultilevel"/>
    <w:tmpl w:val="D07E31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3" w15:restartNumberingAfterBreak="0">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A101976"/>
    <w:multiLevelType w:val="hybridMultilevel"/>
    <w:tmpl w:val="C734CF8E"/>
    <w:lvl w:ilvl="0" w:tplc="F62CB39A">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7"/>
  </w:num>
  <w:num w:numId="2">
    <w:abstractNumId w:val="9"/>
  </w:num>
  <w:num w:numId="3">
    <w:abstractNumId w:val="19"/>
  </w:num>
  <w:num w:numId="4">
    <w:abstractNumId w:val="1"/>
  </w:num>
  <w:num w:numId="5">
    <w:abstractNumId w:val="11"/>
  </w:num>
  <w:num w:numId="6">
    <w:abstractNumId w:val="8"/>
  </w:num>
  <w:num w:numId="7">
    <w:abstractNumId w:val="20"/>
  </w:num>
  <w:num w:numId="8">
    <w:abstractNumId w:val="21"/>
  </w:num>
  <w:num w:numId="9">
    <w:abstractNumId w:val="23"/>
  </w:num>
  <w:num w:numId="10">
    <w:abstractNumId w:val="13"/>
  </w:num>
  <w:num w:numId="11">
    <w:abstractNumId w:val="19"/>
  </w:num>
  <w:num w:numId="12">
    <w:abstractNumId w:val="19"/>
  </w:num>
  <w:num w:numId="13">
    <w:abstractNumId w:val="19"/>
  </w:num>
  <w:num w:numId="14">
    <w:abstractNumId w:val="19"/>
  </w:num>
  <w:num w:numId="15">
    <w:abstractNumId w:val="19"/>
  </w:num>
  <w:num w:numId="16">
    <w:abstractNumId w:val="19"/>
  </w:num>
  <w:num w:numId="17">
    <w:abstractNumId w:val="19"/>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3"/>
  </w:num>
  <w:num w:numId="36">
    <w:abstractNumId w:val="24"/>
  </w:num>
  <w:num w:numId="37">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17"/>
  </w:num>
  <w:num w:numId="40">
    <w:abstractNumId w:val="12"/>
  </w:num>
  <w:num w:numId="41">
    <w:abstractNumId w:val="22"/>
  </w:num>
  <w:num w:numId="42">
    <w:abstractNumId w:val="18"/>
  </w:num>
  <w:num w:numId="43">
    <w:abstractNumId w:val="14"/>
  </w:num>
  <w:num w:numId="44">
    <w:abstractNumId w:val="16"/>
  </w:num>
  <w:num w:numId="45">
    <w:abstractNumId w:val="2"/>
  </w:num>
  <w:num w:numId="46">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MEN ZARZUELO ROMERO">
    <w15:presenceInfo w15:providerId="AD" w15:userId="S::czarzuelo@us.es::a1d9c090-e573-4cee-8cd5-7ab68ce2e7b2"/>
  </w15:person>
  <w15:person w15:author="Pablo RODRIGUEZ">
    <w15:presenceInfo w15:providerId="None" w15:userId="Pablo RODRIG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0" w:nlCheck="1" w:checkStyle="0"/>
  <w:proofState w:spelling="clean" w:grammar="clean"/>
  <w:trackRevisio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5C"/>
    <w:rsid w:val="0000017F"/>
    <w:rsid w:val="00001DAA"/>
    <w:rsid w:val="000064D0"/>
    <w:rsid w:val="00006F25"/>
    <w:rsid w:val="00007C0A"/>
    <w:rsid w:val="00011165"/>
    <w:rsid w:val="00011314"/>
    <w:rsid w:val="000117A5"/>
    <w:rsid w:val="00012814"/>
    <w:rsid w:val="000154E2"/>
    <w:rsid w:val="0001743B"/>
    <w:rsid w:val="00022733"/>
    <w:rsid w:val="00023669"/>
    <w:rsid w:val="0002600B"/>
    <w:rsid w:val="00030A3E"/>
    <w:rsid w:val="00031334"/>
    <w:rsid w:val="00031605"/>
    <w:rsid w:val="000318F8"/>
    <w:rsid w:val="0003247D"/>
    <w:rsid w:val="00032EED"/>
    <w:rsid w:val="00032FCC"/>
    <w:rsid w:val="000331F3"/>
    <w:rsid w:val="000343A2"/>
    <w:rsid w:val="00034CFB"/>
    <w:rsid w:val="00034F45"/>
    <w:rsid w:val="0003680F"/>
    <w:rsid w:val="00041A15"/>
    <w:rsid w:val="00042459"/>
    <w:rsid w:val="000427B8"/>
    <w:rsid w:val="000454D8"/>
    <w:rsid w:val="0004658F"/>
    <w:rsid w:val="000466DD"/>
    <w:rsid w:val="000469AD"/>
    <w:rsid w:val="00046A4C"/>
    <w:rsid w:val="00046A80"/>
    <w:rsid w:val="0005031F"/>
    <w:rsid w:val="000509FB"/>
    <w:rsid w:val="000518CB"/>
    <w:rsid w:val="0005397C"/>
    <w:rsid w:val="00054136"/>
    <w:rsid w:val="000553EC"/>
    <w:rsid w:val="0006068D"/>
    <w:rsid w:val="00061748"/>
    <w:rsid w:val="000619A7"/>
    <w:rsid w:val="000640F2"/>
    <w:rsid w:val="00064695"/>
    <w:rsid w:val="0006637E"/>
    <w:rsid w:val="000664B4"/>
    <w:rsid w:val="0006746C"/>
    <w:rsid w:val="00070889"/>
    <w:rsid w:val="0007294D"/>
    <w:rsid w:val="00073BB9"/>
    <w:rsid w:val="0007459C"/>
    <w:rsid w:val="00074C84"/>
    <w:rsid w:val="000835EF"/>
    <w:rsid w:val="000853C3"/>
    <w:rsid w:val="00086451"/>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43B4"/>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042"/>
    <w:rsid w:val="000C491C"/>
    <w:rsid w:val="000C528A"/>
    <w:rsid w:val="000C5C90"/>
    <w:rsid w:val="000C6E6A"/>
    <w:rsid w:val="000C7911"/>
    <w:rsid w:val="000D025D"/>
    <w:rsid w:val="000D19B2"/>
    <w:rsid w:val="000D2266"/>
    <w:rsid w:val="000D6AAA"/>
    <w:rsid w:val="000D7D01"/>
    <w:rsid w:val="000D7D7A"/>
    <w:rsid w:val="000E00BD"/>
    <w:rsid w:val="000E0AF8"/>
    <w:rsid w:val="000E0F41"/>
    <w:rsid w:val="000E11EC"/>
    <w:rsid w:val="000E18C5"/>
    <w:rsid w:val="000E371E"/>
    <w:rsid w:val="000E5624"/>
    <w:rsid w:val="000E7B97"/>
    <w:rsid w:val="000F1C8A"/>
    <w:rsid w:val="000F2603"/>
    <w:rsid w:val="000F51C9"/>
    <w:rsid w:val="00101080"/>
    <w:rsid w:val="00103191"/>
    <w:rsid w:val="001039A5"/>
    <w:rsid w:val="00104E83"/>
    <w:rsid w:val="001074AD"/>
    <w:rsid w:val="00110175"/>
    <w:rsid w:val="00110BD1"/>
    <w:rsid w:val="0011103B"/>
    <w:rsid w:val="00114925"/>
    <w:rsid w:val="00116212"/>
    <w:rsid w:val="00117047"/>
    <w:rsid w:val="00117D02"/>
    <w:rsid w:val="001214D5"/>
    <w:rsid w:val="001217F5"/>
    <w:rsid w:val="00121889"/>
    <w:rsid w:val="0012268C"/>
    <w:rsid w:val="00122FAE"/>
    <w:rsid w:val="001250F2"/>
    <w:rsid w:val="00125953"/>
    <w:rsid w:val="0012613A"/>
    <w:rsid w:val="00126DEE"/>
    <w:rsid w:val="001271A1"/>
    <w:rsid w:val="00130C79"/>
    <w:rsid w:val="0013233D"/>
    <w:rsid w:val="00132C90"/>
    <w:rsid w:val="00132EA6"/>
    <w:rsid w:val="00133BF0"/>
    <w:rsid w:val="00135040"/>
    <w:rsid w:val="001356AA"/>
    <w:rsid w:val="00135AC9"/>
    <w:rsid w:val="0013636E"/>
    <w:rsid w:val="00136F9D"/>
    <w:rsid w:val="001406A9"/>
    <w:rsid w:val="00140AB6"/>
    <w:rsid w:val="001410A9"/>
    <w:rsid w:val="001444C7"/>
    <w:rsid w:val="00146185"/>
    <w:rsid w:val="00146E44"/>
    <w:rsid w:val="00152AC0"/>
    <w:rsid w:val="001530FD"/>
    <w:rsid w:val="00154322"/>
    <w:rsid w:val="001546D3"/>
    <w:rsid w:val="001551B5"/>
    <w:rsid w:val="00155FE5"/>
    <w:rsid w:val="00156B67"/>
    <w:rsid w:val="001575BB"/>
    <w:rsid w:val="00160498"/>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4FBE"/>
    <w:rsid w:val="0018517E"/>
    <w:rsid w:val="0018562B"/>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8CC"/>
    <w:rsid w:val="001A3AD4"/>
    <w:rsid w:val="001A4507"/>
    <w:rsid w:val="001A4740"/>
    <w:rsid w:val="001A7D3D"/>
    <w:rsid w:val="001B0641"/>
    <w:rsid w:val="001B15DC"/>
    <w:rsid w:val="001B2C26"/>
    <w:rsid w:val="001B451C"/>
    <w:rsid w:val="001B4E7F"/>
    <w:rsid w:val="001C1A6A"/>
    <w:rsid w:val="001C2DBC"/>
    <w:rsid w:val="001C3D92"/>
    <w:rsid w:val="001C4F58"/>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0967"/>
    <w:rsid w:val="001F1D73"/>
    <w:rsid w:val="001F46BE"/>
    <w:rsid w:val="001F65F2"/>
    <w:rsid w:val="001F674D"/>
    <w:rsid w:val="001F7693"/>
    <w:rsid w:val="00201292"/>
    <w:rsid w:val="002036C5"/>
    <w:rsid w:val="00204B27"/>
    <w:rsid w:val="00205567"/>
    <w:rsid w:val="00205F57"/>
    <w:rsid w:val="00210BFD"/>
    <w:rsid w:val="00213B03"/>
    <w:rsid w:val="00213FAA"/>
    <w:rsid w:val="00214821"/>
    <w:rsid w:val="00216BC3"/>
    <w:rsid w:val="00217228"/>
    <w:rsid w:val="00221CCF"/>
    <w:rsid w:val="00222548"/>
    <w:rsid w:val="002230D1"/>
    <w:rsid w:val="00224B97"/>
    <w:rsid w:val="002254B1"/>
    <w:rsid w:val="00226635"/>
    <w:rsid w:val="002309A8"/>
    <w:rsid w:val="0023489C"/>
    <w:rsid w:val="0023567F"/>
    <w:rsid w:val="002367B4"/>
    <w:rsid w:val="002430E9"/>
    <w:rsid w:val="002431D3"/>
    <w:rsid w:val="0024336B"/>
    <w:rsid w:val="00244461"/>
    <w:rsid w:val="0024504C"/>
    <w:rsid w:val="002452BC"/>
    <w:rsid w:val="002468EA"/>
    <w:rsid w:val="0025084D"/>
    <w:rsid w:val="0025124F"/>
    <w:rsid w:val="0025195F"/>
    <w:rsid w:val="00253B16"/>
    <w:rsid w:val="00257F5C"/>
    <w:rsid w:val="002601A9"/>
    <w:rsid w:val="00263B11"/>
    <w:rsid w:val="00264610"/>
    <w:rsid w:val="0026601D"/>
    <w:rsid w:val="00267119"/>
    <w:rsid w:val="002672CF"/>
    <w:rsid w:val="00267F1D"/>
    <w:rsid w:val="00270F5B"/>
    <w:rsid w:val="00273079"/>
    <w:rsid w:val="0027319B"/>
    <w:rsid w:val="00273E40"/>
    <w:rsid w:val="00274A51"/>
    <w:rsid w:val="00276FA9"/>
    <w:rsid w:val="00277C81"/>
    <w:rsid w:val="00281526"/>
    <w:rsid w:val="00281794"/>
    <w:rsid w:val="00282C4D"/>
    <w:rsid w:val="00283037"/>
    <w:rsid w:val="002915FE"/>
    <w:rsid w:val="00291611"/>
    <w:rsid w:val="00292C40"/>
    <w:rsid w:val="002958CC"/>
    <w:rsid w:val="00295A93"/>
    <w:rsid w:val="002968DA"/>
    <w:rsid w:val="00297616"/>
    <w:rsid w:val="002A0FBD"/>
    <w:rsid w:val="002A1C01"/>
    <w:rsid w:val="002A5245"/>
    <w:rsid w:val="002B10FC"/>
    <w:rsid w:val="002B2ABD"/>
    <w:rsid w:val="002B2EAA"/>
    <w:rsid w:val="002B34D6"/>
    <w:rsid w:val="002B4B91"/>
    <w:rsid w:val="002B4C7E"/>
    <w:rsid w:val="002B76A1"/>
    <w:rsid w:val="002C2298"/>
    <w:rsid w:val="002C49D1"/>
    <w:rsid w:val="002C52E9"/>
    <w:rsid w:val="002C6262"/>
    <w:rsid w:val="002C64E5"/>
    <w:rsid w:val="002C67C5"/>
    <w:rsid w:val="002C6A30"/>
    <w:rsid w:val="002C6B47"/>
    <w:rsid w:val="002C7728"/>
    <w:rsid w:val="002C7A98"/>
    <w:rsid w:val="002C7F86"/>
    <w:rsid w:val="002D02D7"/>
    <w:rsid w:val="002D16C3"/>
    <w:rsid w:val="002D2EFB"/>
    <w:rsid w:val="002D5977"/>
    <w:rsid w:val="002D685F"/>
    <w:rsid w:val="002E1DB5"/>
    <w:rsid w:val="002E2E76"/>
    <w:rsid w:val="002E3C1A"/>
    <w:rsid w:val="002E5828"/>
    <w:rsid w:val="002E5DB2"/>
    <w:rsid w:val="002E5E78"/>
    <w:rsid w:val="002E790E"/>
    <w:rsid w:val="002F0E11"/>
    <w:rsid w:val="002F295B"/>
    <w:rsid w:val="002F3C71"/>
    <w:rsid w:val="002F43A9"/>
    <w:rsid w:val="002F7058"/>
    <w:rsid w:val="002F7B84"/>
    <w:rsid w:val="00300DB8"/>
    <w:rsid w:val="0030326D"/>
    <w:rsid w:val="00304CB3"/>
    <w:rsid w:val="00305246"/>
    <w:rsid w:val="00305328"/>
    <w:rsid w:val="003077B8"/>
    <w:rsid w:val="00307BE4"/>
    <w:rsid w:val="00311A5A"/>
    <w:rsid w:val="003146F4"/>
    <w:rsid w:val="00314B34"/>
    <w:rsid w:val="00316075"/>
    <w:rsid w:val="00316F26"/>
    <w:rsid w:val="00317288"/>
    <w:rsid w:val="00321E36"/>
    <w:rsid w:val="0032585F"/>
    <w:rsid w:val="00326A5A"/>
    <w:rsid w:val="00326C88"/>
    <w:rsid w:val="00330195"/>
    <w:rsid w:val="0033239B"/>
    <w:rsid w:val="00332431"/>
    <w:rsid w:val="00333471"/>
    <w:rsid w:val="003348A7"/>
    <w:rsid w:val="00335B01"/>
    <w:rsid w:val="003421B7"/>
    <w:rsid w:val="003431C9"/>
    <w:rsid w:val="00343B52"/>
    <w:rsid w:val="00343C41"/>
    <w:rsid w:val="00346461"/>
    <w:rsid w:val="0035076D"/>
    <w:rsid w:val="00350E2B"/>
    <w:rsid w:val="00351437"/>
    <w:rsid w:val="0035180D"/>
    <w:rsid w:val="00352539"/>
    <w:rsid w:val="003533F5"/>
    <w:rsid w:val="00353D03"/>
    <w:rsid w:val="003556FD"/>
    <w:rsid w:val="003559EA"/>
    <w:rsid w:val="0035622E"/>
    <w:rsid w:val="003608FB"/>
    <w:rsid w:val="00363441"/>
    <w:rsid w:val="003640D8"/>
    <w:rsid w:val="003642D9"/>
    <w:rsid w:val="00364ABD"/>
    <w:rsid w:val="0036692A"/>
    <w:rsid w:val="00367375"/>
    <w:rsid w:val="003679C8"/>
    <w:rsid w:val="00367FF2"/>
    <w:rsid w:val="003705A0"/>
    <w:rsid w:val="0037071E"/>
    <w:rsid w:val="00371E2C"/>
    <w:rsid w:val="00372454"/>
    <w:rsid w:val="00375C24"/>
    <w:rsid w:val="00376A3C"/>
    <w:rsid w:val="00377E75"/>
    <w:rsid w:val="0038210F"/>
    <w:rsid w:val="00383A1F"/>
    <w:rsid w:val="00384B7F"/>
    <w:rsid w:val="00384DD9"/>
    <w:rsid w:val="00385880"/>
    <w:rsid w:val="003903D3"/>
    <w:rsid w:val="00392E8F"/>
    <w:rsid w:val="003939FD"/>
    <w:rsid w:val="003953BE"/>
    <w:rsid w:val="003A135F"/>
    <w:rsid w:val="003A407D"/>
    <w:rsid w:val="003A42FB"/>
    <w:rsid w:val="003A55AE"/>
    <w:rsid w:val="003A5EF8"/>
    <w:rsid w:val="003A6B32"/>
    <w:rsid w:val="003A7FE7"/>
    <w:rsid w:val="003B13B0"/>
    <w:rsid w:val="003B154B"/>
    <w:rsid w:val="003B29A8"/>
    <w:rsid w:val="003B2EFE"/>
    <w:rsid w:val="003B603F"/>
    <w:rsid w:val="003B6297"/>
    <w:rsid w:val="003C163C"/>
    <w:rsid w:val="003D0CC3"/>
    <w:rsid w:val="003D3148"/>
    <w:rsid w:val="003D5426"/>
    <w:rsid w:val="003D593F"/>
    <w:rsid w:val="003D7078"/>
    <w:rsid w:val="003E246B"/>
    <w:rsid w:val="003E32B4"/>
    <w:rsid w:val="003E5007"/>
    <w:rsid w:val="003E7372"/>
    <w:rsid w:val="003F0941"/>
    <w:rsid w:val="003F0C14"/>
    <w:rsid w:val="003F10F1"/>
    <w:rsid w:val="003F2954"/>
    <w:rsid w:val="003F2C37"/>
    <w:rsid w:val="003F5A83"/>
    <w:rsid w:val="003F6440"/>
    <w:rsid w:val="003F7086"/>
    <w:rsid w:val="003F7642"/>
    <w:rsid w:val="003F7C98"/>
    <w:rsid w:val="0040012A"/>
    <w:rsid w:val="00400359"/>
    <w:rsid w:val="00400931"/>
    <w:rsid w:val="0040259A"/>
    <w:rsid w:val="00403D54"/>
    <w:rsid w:val="004046C8"/>
    <w:rsid w:val="004051BD"/>
    <w:rsid w:val="00406110"/>
    <w:rsid w:val="00411E8C"/>
    <w:rsid w:val="0041334E"/>
    <w:rsid w:val="0041636F"/>
    <w:rsid w:val="00421123"/>
    <w:rsid w:val="0042161F"/>
    <w:rsid w:val="00422FB3"/>
    <w:rsid w:val="004231C5"/>
    <w:rsid w:val="004245F8"/>
    <w:rsid w:val="004247A2"/>
    <w:rsid w:val="004271F7"/>
    <w:rsid w:val="00430B58"/>
    <w:rsid w:val="00435299"/>
    <w:rsid w:val="004405B6"/>
    <w:rsid w:val="00440687"/>
    <w:rsid w:val="00444D84"/>
    <w:rsid w:val="00444ED2"/>
    <w:rsid w:val="0044698A"/>
    <w:rsid w:val="00450C89"/>
    <w:rsid w:val="0045263F"/>
    <w:rsid w:val="0045528F"/>
    <w:rsid w:val="0045708A"/>
    <w:rsid w:val="00457198"/>
    <w:rsid w:val="00457D0B"/>
    <w:rsid w:val="004634DB"/>
    <w:rsid w:val="00467BE5"/>
    <w:rsid w:val="00470EC4"/>
    <w:rsid w:val="00472B8B"/>
    <w:rsid w:val="0047477E"/>
    <w:rsid w:val="00480C93"/>
    <w:rsid w:val="00482028"/>
    <w:rsid w:val="00484CA9"/>
    <w:rsid w:val="00486F3E"/>
    <w:rsid w:val="004907D3"/>
    <w:rsid w:val="0049232C"/>
    <w:rsid w:val="0049311C"/>
    <w:rsid w:val="00497651"/>
    <w:rsid w:val="00497B1D"/>
    <w:rsid w:val="004A1756"/>
    <w:rsid w:val="004A1F94"/>
    <w:rsid w:val="004A3568"/>
    <w:rsid w:val="004A3597"/>
    <w:rsid w:val="004A399C"/>
    <w:rsid w:val="004A3AD2"/>
    <w:rsid w:val="004A5FF0"/>
    <w:rsid w:val="004A61DD"/>
    <w:rsid w:val="004A62F1"/>
    <w:rsid w:val="004B11A4"/>
    <w:rsid w:val="004B1B78"/>
    <w:rsid w:val="004B1EA1"/>
    <w:rsid w:val="004B338A"/>
    <w:rsid w:val="004B546A"/>
    <w:rsid w:val="004B63EF"/>
    <w:rsid w:val="004C3A6D"/>
    <w:rsid w:val="004C4094"/>
    <w:rsid w:val="004C44D6"/>
    <w:rsid w:val="004C5604"/>
    <w:rsid w:val="004C621E"/>
    <w:rsid w:val="004C75C8"/>
    <w:rsid w:val="004C7C76"/>
    <w:rsid w:val="004C7FA3"/>
    <w:rsid w:val="004D246E"/>
    <w:rsid w:val="004D247E"/>
    <w:rsid w:val="004D2F9C"/>
    <w:rsid w:val="004D364C"/>
    <w:rsid w:val="004D3767"/>
    <w:rsid w:val="004D3F69"/>
    <w:rsid w:val="004D48FA"/>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2F11"/>
    <w:rsid w:val="004F3554"/>
    <w:rsid w:val="004F474D"/>
    <w:rsid w:val="004F4E96"/>
    <w:rsid w:val="004F6801"/>
    <w:rsid w:val="0050443A"/>
    <w:rsid w:val="00506D81"/>
    <w:rsid w:val="00510996"/>
    <w:rsid w:val="005109B3"/>
    <w:rsid w:val="00512339"/>
    <w:rsid w:val="00514F3F"/>
    <w:rsid w:val="0051565C"/>
    <w:rsid w:val="00516445"/>
    <w:rsid w:val="00516544"/>
    <w:rsid w:val="00520384"/>
    <w:rsid w:val="005213D9"/>
    <w:rsid w:val="0052213E"/>
    <w:rsid w:val="00522BBA"/>
    <w:rsid w:val="00522C49"/>
    <w:rsid w:val="00524A43"/>
    <w:rsid w:val="00525529"/>
    <w:rsid w:val="005269E1"/>
    <w:rsid w:val="00531309"/>
    <w:rsid w:val="005315FE"/>
    <w:rsid w:val="005331BF"/>
    <w:rsid w:val="00534CD8"/>
    <w:rsid w:val="00536259"/>
    <w:rsid w:val="005370C5"/>
    <w:rsid w:val="00537A63"/>
    <w:rsid w:val="00537FA2"/>
    <w:rsid w:val="005405A8"/>
    <w:rsid w:val="00540694"/>
    <w:rsid w:val="005408AE"/>
    <w:rsid w:val="0054100D"/>
    <w:rsid w:val="0054273E"/>
    <w:rsid w:val="00543516"/>
    <w:rsid w:val="00543628"/>
    <w:rsid w:val="005436E2"/>
    <w:rsid w:val="00543705"/>
    <w:rsid w:val="00544C80"/>
    <w:rsid w:val="005455D7"/>
    <w:rsid w:val="00545D6C"/>
    <w:rsid w:val="00545E99"/>
    <w:rsid w:val="00546465"/>
    <w:rsid w:val="005470D9"/>
    <w:rsid w:val="00550328"/>
    <w:rsid w:val="00550602"/>
    <w:rsid w:val="00550A9E"/>
    <w:rsid w:val="00550E31"/>
    <w:rsid w:val="0055334A"/>
    <w:rsid w:val="0055471C"/>
    <w:rsid w:val="005547E7"/>
    <w:rsid w:val="00554C4E"/>
    <w:rsid w:val="00555A90"/>
    <w:rsid w:val="005571CD"/>
    <w:rsid w:val="00557B69"/>
    <w:rsid w:val="0056059A"/>
    <w:rsid w:val="00561266"/>
    <w:rsid w:val="00561621"/>
    <w:rsid w:val="005620B2"/>
    <w:rsid w:val="005643E0"/>
    <w:rsid w:val="005662E4"/>
    <w:rsid w:val="00571551"/>
    <w:rsid w:val="0057167C"/>
    <w:rsid w:val="005735FB"/>
    <w:rsid w:val="00574CE4"/>
    <w:rsid w:val="005757C0"/>
    <w:rsid w:val="00577CB1"/>
    <w:rsid w:val="0058158F"/>
    <w:rsid w:val="00581623"/>
    <w:rsid w:val="00582BB3"/>
    <w:rsid w:val="0058306A"/>
    <w:rsid w:val="00591024"/>
    <w:rsid w:val="0059159A"/>
    <w:rsid w:val="005917B6"/>
    <w:rsid w:val="00592A64"/>
    <w:rsid w:val="00594A50"/>
    <w:rsid w:val="00594AA0"/>
    <w:rsid w:val="0059712A"/>
    <w:rsid w:val="0059791E"/>
    <w:rsid w:val="00597DC9"/>
    <w:rsid w:val="005A001A"/>
    <w:rsid w:val="005A002C"/>
    <w:rsid w:val="005A08BE"/>
    <w:rsid w:val="005A1B79"/>
    <w:rsid w:val="005A273D"/>
    <w:rsid w:val="005A4122"/>
    <w:rsid w:val="005A427C"/>
    <w:rsid w:val="005A567E"/>
    <w:rsid w:val="005A6B2C"/>
    <w:rsid w:val="005A7084"/>
    <w:rsid w:val="005A70D5"/>
    <w:rsid w:val="005A75DD"/>
    <w:rsid w:val="005B04FF"/>
    <w:rsid w:val="005B0A2F"/>
    <w:rsid w:val="005B2388"/>
    <w:rsid w:val="005B27C3"/>
    <w:rsid w:val="005B2E7D"/>
    <w:rsid w:val="005B3823"/>
    <w:rsid w:val="005B38D1"/>
    <w:rsid w:val="005B455E"/>
    <w:rsid w:val="005B7755"/>
    <w:rsid w:val="005C08E7"/>
    <w:rsid w:val="005C2C00"/>
    <w:rsid w:val="005C5D3B"/>
    <w:rsid w:val="005C65AF"/>
    <w:rsid w:val="005C74C8"/>
    <w:rsid w:val="005D044E"/>
    <w:rsid w:val="005D2267"/>
    <w:rsid w:val="005D236C"/>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0688D"/>
    <w:rsid w:val="00610E63"/>
    <w:rsid w:val="00611D0A"/>
    <w:rsid w:val="00612715"/>
    <w:rsid w:val="0061328C"/>
    <w:rsid w:val="006147C2"/>
    <w:rsid w:val="00614CB3"/>
    <w:rsid w:val="006150F7"/>
    <w:rsid w:val="00616D55"/>
    <w:rsid w:val="006172DD"/>
    <w:rsid w:val="0062030F"/>
    <w:rsid w:val="006203D7"/>
    <w:rsid w:val="00620755"/>
    <w:rsid w:val="0062169A"/>
    <w:rsid w:val="00623270"/>
    <w:rsid w:val="00625006"/>
    <w:rsid w:val="006262FF"/>
    <w:rsid w:val="006274F6"/>
    <w:rsid w:val="00631046"/>
    <w:rsid w:val="006311DE"/>
    <w:rsid w:val="0063206F"/>
    <w:rsid w:val="006333F4"/>
    <w:rsid w:val="00634CDA"/>
    <w:rsid w:val="00635C79"/>
    <w:rsid w:val="0063689F"/>
    <w:rsid w:val="006369F3"/>
    <w:rsid w:val="00637476"/>
    <w:rsid w:val="0064071F"/>
    <w:rsid w:val="006407E7"/>
    <w:rsid w:val="00643F04"/>
    <w:rsid w:val="0064508D"/>
    <w:rsid w:val="00645A2E"/>
    <w:rsid w:val="00645B27"/>
    <w:rsid w:val="006466CF"/>
    <w:rsid w:val="00647214"/>
    <w:rsid w:val="006513A9"/>
    <w:rsid w:val="00652456"/>
    <w:rsid w:val="00652A2E"/>
    <w:rsid w:val="00653B27"/>
    <w:rsid w:val="00653C92"/>
    <w:rsid w:val="006540BB"/>
    <w:rsid w:val="00655C0C"/>
    <w:rsid w:val="006571DA"/>
    <w:rsid w:val="00660104"/>
    <w:rsid w:val="00661BB7"/>
    <w:rsid w:val="006638B0"/>
    <w:rsid w:val="006666AF"/>
    <w:rsid w:val="006668D0"/>
    <w:rsid w:val="00667450"/>
    <w:rsid w:val="0066752C"/>
    <w:rsid w:val="0067028E"/>
    <w:rsid w:val="006749EB"/>
    <w:rsid w:val="00675180"/>
    <w:rsid w:val="0068012D"/>
    <w:rsid w:val="00681584"/>
    <w:rsid w:val="00683075"/>
    <w:rsid w:val="006860E6"/>
    <w:rsid w:val="00686393"/>
    <w:rsid w:val="00686707"/>
    <w:rsid w:val="006959C0"/>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028"/>
    <w:rsid w:val="006D0B66"/>
    <w:rsid w:val="006D22A6"/>
    <w:rsid w:val="006D2FA4"/>
    <w:rsid w:val="006D42D8"/>
    <w:rsid w:val="006D6D33"/>
    <w:rsid w:val="006D6ED2"/>
    <w:rsid w:val="006D7EBC"/>
    <w:rsid w:val="006E0050"/>
    <w:rsid w:val="006E1791"/>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57EC"/>
    <w:rsid w:val="00710E10"/>
    <w:rsid w:val="00712668"/>
    <w:rsid w:val="007127C4"/>
    <w:rsid w:val="00713411"/>
    <w:rsid w:val="007134D3"/>
    <w:rsid w:val="00713D9A"/>
    <w:rsid w:val="00716771"/>
    <w:rsid w:val="00716EF8"/>
    <w:rsid w:val="00717747"/>
    <w:rsid w:val="00717F72"/>
    <w:rsid w:val="0072198E"/>
    <w:rsid w:val="00722BD4"/>
    <w:rsid w:val="007233EB"/>
    <w:rsid w:val="00724A98"/>
    <w:rsid w:val="00724E28"/>
    <w:rsid w:val="00725891"/>
    <w:rsid w:val="00726B27"/>
    <w:rsid w:val="0073055A"/>
    <w:rsid w:val="00730D23"/>
    <w:rsid w:val="007319E6"/>
    <w:rsid w:val="007326D0"/>
    <w:rsid w:val="00732D0A"/>
    <w:rsid w:val="0074017F"/>
    <w:rsid w:val="00740BC3"/>
    <w:rsid w:val="00743292"/>
    <w:rsid w:val="00743ADA"/>
    <w:rsid w:val="0075073C"/>
    <w:rsid w:val="007513B8"/>
    <w:rsid w:val="00752827"/>
    <w:rsid w:val="00753E61"/>
    <w:rsid w:val="00754058"/>
    <w:rsid w:val="007560C1"/>
    <w:rsid w:val="00760AEF"/>
    <w:rsid w:val="00761A27"/>
    <w:rsid w:val="00761A7A"/>
    <w:rsid w:val="00761AAF"/>
    <w:rsid w:val="00762283"/>
    <w:rsid w:val="00763006"/>
    <w:rsid w:val="00764287"/>
    <w:rsid w:val="00764628"/>
    <w:rsid w:val="00765F89"/>
    <w:rsid w:val="0076632F"/>
    <w:rsid w:val="00766737"/>
    <w:rsid w:val="007673AF"/>
    <w:rsid w:val="0077105A"/>
    <w:rsid w:val="007710E0"/>
    <w:rsid w:val="0077405F"/>
    <w:rsid w:val="00775823"/>
    <w:rsid w:val="00775B54"/>
    <w:rsid w:val="007762D0"/>
    <w:rsid w:val="00776E3D"/>
    <w:rsid w:val="007773AD"/>
    <w:rsid w:val="007800BB"/>
    <w:rsid w:val="007812BC"/>
    <w:rsid w:val="0078434B"/>
    <w:rsid w:val="007853CC"/>
    <w:rsid w:val="00785C9E"/>
    <w:rsid w:val="00786A8B"/>
    <w:rsid w:val="00792620"/>
    <w:rsid w:val="00794DC9"/>
    <w:rsid w:val="007957F3"/>
    <w:rsid w:val="0079641B"/>
    <w:rsid w:val="007A1E23"/>
    <w:rsid w:val="007A4497"/>
    <w:rsid w:val="007A57CA"/>
    <w:rsid w:val="007A5BEF"/>
    <w:rsid w:val="007A6E58"/>
    <w:rsid w:val="007A7734"/>
    <w:rsid w:val="007A7F14"/>
    <w:rsid w:val="007B0155"/>
    <w:rsid w:val="007B0658"/>
    <w:rsid w:val="007B36EB"/>
    <w:rsid w:val="007B3C81"/>
    <w:rsid w:val="007B4555"/>
    <w:rsid w:val="007B5598"/>
    <w:rsid w:val="007B77E7"/>
    <w:rsid w:val="007B78F3"/>
    <w:rsid w:val="007C1528"/>
    <w:rsid w:val="007C1ABE"/>
    <w:rsid w:val="007C3284"/>
    <w:rsid w:val="007C3A9A"/>
    <w:rsid w:val="007C3F05"/>
    <w:rsid w:val="007C5190"/>
    <w:rsid w:val="007C64FE"/>
    <w:rsid w:val="007D0122"/>
    <w:rsid w:val="007D1F87"/>
    <w:rsid w:val="007D58E5"/>
    <w:rsid w:val="007D62B8"/>
    <w:rsid w:val="007D70D4"/>
    <w:rsid w:val="007E290A"/>
    <w:rsid w:val="007E4B96"/>
    <w:rsid w:val="007E58EF"/>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CE"/>
    <w:rsid w:val="0081774D"/>
    <w:rsid w:val="00820C42"/>
    <w:rsid w:val="00821706"/>
    <w:rsid w:val="008226C0"/>
    <w:rsid w:val="00822706"/>
    <w:rsid w:val="008234FB"/>
    <w:rsid w:val="00823507"/>
    <w:rsid w:val="00824F33"/>
    <w:rsid w:val="008250C7"/>
    <w:rsid w:val="008256A4"/>
    <w:rsid w:val="00831331"/>
    <w:rsid w:val="00835439"/>
    <w:rsid w:val="0083617F"/>
    <w:rsid w:val="008371DE"/>
    <w:rsid w:val="00837971"/>
    <w:rsid w:val="008403ED"/>
    <w:rsid w:val="0084040F"/>
    <w:rsid w:val="00840AC6"/>
    <w:rsid w:val="00840E01"/>
    <w:rsid w:val="00843ADD"/>
    <w:rsid w:val="00845A14"/>
    <w:rsid w:val="008509A6"/>
    <w:rsid w:val="00850E80"/>
    <w:rsid w:val="008511FC"/>
    <w:rsid w:val="008541CB"/>
    <w:rsid w:val="00857A8B"/>
    <w:rsid w:val="00863125"/>
    <w:rsid w:val="00863E28"/>
    <w:rsid w:val="00864B45"/>
    <w:rsid w:val="0086577A"/>
    <w:rsid w:val="00865D2E"/>
    <w:rsid w:val="008667F9"/>
    <w:rsid w:val="00866E09"/>
    <w:rsid w:val="00870967"/>
    <w:rsid w:val="00872AE8"/>
    <w:rsid w:val="00872EE6"/>
    <w:rsid w:val="00875AE6"/>
    <w:rsid w:val="00876A9C"/>
    <w:rsid w:val="00876ED6"/>
    <w:rsid w:val="00877B05"/>
    <w:rsid w:val="00880A53"/>
    <w:rsid w:val="00881FFC"/>
    <w:rsid w:val="008854ED"/>
    <w:rsid w:val="00886DBC"/>
    <w:rsid w:val="008879DB"/>
    <w:rsid w:val="00887C19"/>
    <w:rsid w:val="00890A57"/>
    <w:rsid w:val="00892072"/>
    <w:rsid w:val="00893A2B"/>
    <w:rsid w:val="00894F34"/>
    <w:rsid w:val="00895695"/>
    <w:rsid w:val="00895C3E"/>
    <w:rsid w:val="00895F8A"/>
    <w:rsid w:val="008A1B13"/>
    <w:rsid w:val="008A4441"/>
    <w:rsid w:val="008A5BA8"/>
    <w:rsid w:val="008B0674"/>
    <w:rsid w:val="008B0DB7"/>
    <w:rsid w:val="008B23F8"/>
    <w:rsid w:val="008B421E"/>
    <w:rsid w:val="008B4AA7"/>
    <w:rsid w:val="008B4B90"/>
    <w:rsid w:val="008B535E"/>
    <w:rsid w:val="008B640B"/>
    <w:rsid w:val="008B6A00"/>
    <w:rsid w:val="008B70AA"/>
    <w:rsid w:val="008B7CB8"/>
    <w:rsid w:val="008C0B48"/>
    <w:rsid w:val="008C7068"/>
    <w:rsid w:val="008C75C9"/>
    <w:rsid w:val="008D179F"/>
    <w:rsid w:val="008D1822"/>
    <w:rsid w:val="008D275B"/>
    <w:rsid w:val="008D3B43"/>
    <w:rsid w:val="008D4DD9"/>
    <w:rsid w:val="008D5223"/>
    <w:rsid w:val="008D5258"/>
    <w:rsid w:val="008D5F70"/>
    <w:rsid w:val="008E148A"/>
    <w:rsid w:val="008E1581"/>
    <w:rsid w:val="008E3F9A"/>
    <w:rsid w:val="008E42E8"/>
    <w:rsid w:val="008E44BC"/>
    <w:rsid w:val="008E6AC6"/>
    <w:rsid w:val="008E7528"/>
    <w:rsid w:val="008E7BEC"/>
    <w:rsid w:val="008E7C57"/>
    <w:rsid w:val="008F3D17"/>
    <w:rsid w:val="008F3F2E"/>
    <w:rsid w:val="008F4845"/>
    <w:rsid w:val="008F75CC"/>
    <w:rsid w:val="008F7C00"/>
    <w:rsid w:val="0090053E"/>
    <w:rsid w:val="009012A2"/>
    <w:rsid w:val="009024D2"/>
    <w:rsid w:val="00904141"/>
    <w:rsid w:val="00904FFE"/>
    <w:rsid w:val="009052E7"/>
    <w:rsid w:val="009121ED"/>
    <w:rsid w:val="0091339E"/>
    <w:rsid w:val="009133D6"/>
    <w:rsid w:val="00913E5F"/>
    <w:rsid w:val="0091425B"/>
    <w:rsid w:val="009156CD"/>
    <w:rsid w:val="00915953"/>
    <w:rsid w:val="00922105"/>
    <w:rsid w:val="00923465"/>
    <w:rsid w:val="00923E12"/>
    <w:rsid w:val="00924D16"/>
    <w:rsid w:val="00926185"/>
    <w:rsid w:val="00926481"/>
    <w:rsid w:val="00927D1A"/>
    <w:rsid w:val="0093198C"/>
    <w:rsid w:val="00931B0E"/>
    <w:rsid w:val="00933375"/>
    <w:rsid w:val="00933EE5"/>
    <w:rsid w:val="00935841"/>
    <w:rsid w:val="00936049"/>
    <w:rsid w:val="009360BB"/>
    <w:rsid w:val="00941DB1"/>
    <w:rsid w:val="00942778"/>
    <w:rsid w:val="00943083"/>
    <w:rsid w:val="00943A0E"/>
    <w:rsid w:val="00946C1B"/>
    <w:rsid w:val="009477FD"/>
    <w:rsid w:val="00951AC5"/>
    <w:rsid w:val="00951E8B"/>
    <w:rsid w:val="009556C2"/>
    <w:rsid w:val="00955BCE"/>
    <w:rsid w:val="009560A9"/>
    <w:rsid w:val="00956238"/>
    <w:rsid w:val="009563FF"/>
    <w:rsid w:val="00956D02"/>
    <w:rsid w:val="0096105C"/>
    <w:rsid w:val="009626A9"/>
    <w:rsid w:val="00966754"/>
    <w:rsid w:val="00970271"/>
    <w:rsid w:val="00970322"/>
    <w:rsid w:val="00972B59"/>
    <w:rsid w:val="0097418F"/>
    <w:rsid w:val="009744E2"/>
    <w:rsid w:val="0097504F"/>
    <w:rsid w:val="00975817"/>
    <w:rsid w:val="00976533"/>
    <w:rsid w:val="009765A3"/>
    <w:rsid w:val="00980477"/>
    <w:rsid w:val="00980AEA"/>
    <w:rsid w:val="00981E58"/>
    <w:rsid w:val="009828AF"/>
    <w:rsid w:val="00984EE3"/>
    <w:rsid w:val="00985027"/>
    <w:rsid w:val="00985847"/>
    <w:rsid w:val="00987336"/>
    <w:rsid w:val="00991463"/>
    <w:rsid w:val="009933A8"/>
    <w:rsid w:val="00994F86"/>
    <w:rsid w:val="0099545E"/>
    <w:rsid w:val="009971AA"/>
    <w:rsid w:val="00997F1C"/>
    <w:rsid w:val="009A1C92"/>
    <w:rsid w:val="009A38C4"/>
    <w:rsid w:val="009A4A6D"/>
    <w:rsid w:val="009A4B11"/>
    <w:rsid w:val="009A71A2"/>
    <w:rsid w:val="009A72C8"/>
    <w:rsid w:val="009A7B51"/>
    <w:rsid w:val="009B0D4D"/>
    <w:rsid w:val="009B1F94"/>
    <w:rsid w:val="009B290D"/>
    <w:rsid w:val="009B3560"/>
    <w:rsid w:val="009B3D71"/>
    <w:rsid w:val="009B458F"/>
    <w:rsid w:val="009B5CEA"/>
    <w:rsid w:val="009B6C39"/>
    <w:rsid w:val="009B77C0"/>
    <w:rsid w:val="009C338B"/>
    <w:rsid w:val="009C451A"/>
    <w:rsid w:val="009C5B54"/>
    <w:rsid w:val="009C6297"/>
    <w:rsid w:val="009C7E85"/>
    <w:rsid w:val="009D0697"/>
    <w:rsid w:val="009D0975"/>
    <w:rsid w:val="009D1D12"/>
    <w:rsid w:val="009D5972"/>
    <w:rsid w:val="009D7E14"/>
    <w:rsid w:val="009E25AE"/>
    <w:rsid w:val="009E5E66"/>
    <w:rsid w:val="009F0C05"/>
    <w:rsid w:val="009F1C0B"/>
    <w:rsid w:val="009F2AB5"/>
    <w:rsid w:val="009F2E6D"/>
    <w:rsid w:val="009F43BF"/>
    <w:rsid w:val="009F5D0F"/>
    <w:rsid w:val="009F6B1A"/>
    <w:rsid w:val="00A014D3"/>
    <w:rsid w:val="00A01CDF"/>
    <w:rsid w:val="00A033BB"/>
    <w:rsid w:val="00A0697D"/>
    <w:rsid w:val="00A106A5"/>
    <w:rsid w:val="00A10F47"/>
    <w:rsid w:val="00A11A9F"/>
    <w:rsid w:val="00A1283E"/>
    <w:rsid w:val="00A12BA5"/>
    <w:rsid w:val="00A14867"/>
    <w:rsid w:val="00A1511B"/>
    <w:rsid w:val="00A15E7E"/>
    <w:rsid w:val="00A2044A"/>
    <w:rsid w:val="00A20A71"/>
    <w:rsid w:val="00A22773"/>
    <w:rsid w:val="00A23618"/>
    <w:rsid w:val="00A2460F"/>
    <w:rsid w:val="00A24807"/>
    <w:rsid w:val="00A24F5E"/>
    <w:rsid w:val="00A25505"/>
    <w:rsid w:val="00A25FF0"/>
    <w:rsid w:val="00A27AE6"/>
    <w:rsid w:val="00A307EC"/>
    <w:rsid w:val="00A3374E"/>
    <w:rsid w:val="00A34141"/>
    <w:rsid w:val="00A36655"/>
    <w:rsid w:val="00A4034D"/>
    <w:rsid w:val="00A417B3"/>
    <w:rsid w:val="00A42083"/>
    <w:rsid w:val="00A447AD"/>
    <w:rsid w:val="00A45744"/>
    <w:rsid w:val="00A50F96"/>
    <w:rsid w:val="00A519F3"/>
    <w:rsid w:val="00A52978"/>
    <w:rsid w:val="00A52FA2"/>
    <w:rsid w:val="00A53C51"/>
    <w:rsid w:val="00A54D2C"/>
    <w:rsid w:val="00A5709A"/>
    <w:rsid w:val="00A57B33"/>
    <w:rsid w:val="00A60286"/>
    <w:rsid w:val="00A648D0"/>
    <w:rsid w:val="00A66244"/>
    <w:rsid w:val="00A663A1"/>
    <w:rsid w:val="00A66BAA"/>
    <w:rsid w:val="00A67840"/>
    <w:rsid w:val="00A67CED"/>
    <w:rsid w:val="00A700E8"/>
    <w:rsid w:val="00A7072D"/>
    <w:rsid w:val="00A74324"/>
    <w:rsid w:val="00A74C36"/>
    <w:rsid w:val="00A765F5"/>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03E3"/>
    <w:rsid w:val="00AB1D45"/>
    <w:rsid w:val="00AB2324"/>
    <w:rsid w:val="00AB37C2"/>
    <w:rsid w:val="00AB4E0B"/>
    <w:rsid w:val="00AB6E1B"/>
    <w:rsid w:val="00AB7863"/>
    <w:rsid w:val="00AB7889"/>
    <w:rsid w:val="00AC007F"/>
    <w:rsid w:val="00AC0358"/>
    <w:rsid w:val="00AC08BB"/>
    <w:rsid w:val="00AC117D"/>
    <w:rsid w:val="00AC1EC7"/>
    <w:rsid w:val="00AC20F1"/>
    <w:rsid w:val="00AC27BC"/>
    <w:rsid w:val="00AC693F"/>
    <w:rsid w:val="00AC6C87"/>
    <w:rsid w:val="00AC6CA0"/>
    <w:rsid w:val="00AC7010"/>
    <w:rsid w:val="00AD03AD"/>
    <w:rsid w:val="00AD2881"/>
    <w:rsid w:val="00AD367E"/>
    <w:rsid w:val="00AD4D10"/>
    <w:rsid w:val="00AD53C9"/>
    <w:rsid w:val="00AD5F48"/>
    <w:rsid w:val="00AD5F9F"/>
    <w:rsid w:val="00AD6EA3"/>
    <w:rsid w:val="00AD710D"/>
    <w:rsid w:val="00AD77F2"/>
    <w:rsid w:val="00AE02D0"/>
    <w:rsid w:val="00AE533C"/>
    <w:rsid w:val="00AE5F1C"/>
    <w:rsid w:val="00AE5F5D"/>
    <w:rsid w:val="00AE6054"/>
    <w:rsid w:val="00AE6D4B"/>
    <w:rsid w:val="00AE7510"/>
    <w:rsid w:val="00AE7B80"/>
    <w:rsid w:val="00AF11A6"/>
    <w:rsid w:val="00AF420A"/>
    <w:rsid w:val="00AF4309"/>
    <w:rsid w:val="00AF7A7E"/>
    <w:rsid w:val="00B00019"/>
    <w:rsid w:val="00B00C7B"/>
    <w:rsid w:val="00B01EFC"/>
    <w:rsid w:val="00B05A05"/>
    <w:rsid w:val="00B11C9D"/>
    <w:rsid w:val="00B12508"/>
    <w:rsid w:val="00B127C1"/>
    <w:rsid w:val="00B13669"/>
    <w:rsid w:val="00B137F9"/>
    <w:rsid w:val="00B14103"/>
    <w:rsid w:val="00B16533"/>
    <w:rsid w:val="00B174B2"/>
    <w:rsid w:val="00B203F1"/>
    <w:rsid w:val="00B2189D"/>
    <w:rsid w:val="00B21B61"/>
    <w:rsid w:val="00B22275"/>
    <w:rsid w:val="00B23831"/>
    <w:rsid w:val="00B2421A"/>
    <w:rsid w:val="00B24C35"/>
    <w:rsid w:val="00B26FEF"/>
    <w:rsid w:val="00B32862"/>
    <w:rsid w:val="00B33271"/>
    <w:rsid w:val="00B33755"/>
    <w:rsid w:val="00B36EB6"/>
    <w:rsid w:val="00B422D4"/>
    <w:rsid w:val="00B42419"/>
    <w:rsid w:val="00B425B4"/>
    <w:rsid w:val="00B428A4"/>
    <w:rsid w:val="00B43E49"/>
    <w:rsid w:val="00B47528"/>
    <w:rsid w:val="00B50E1C"/>
    <w:rsid w:val="00B535C1"/>
    <w:rsid w:val="00B55FD1"/>
    <w:rsid w:val="00B5637B"/>
    <w:rsid w:val="00B570D9"/>
    <w:rsid w:val="00B573FB"/>
    <w:rsid w:val="00B60450"/>
    <w:rsid w:val="00B61A2B"/>
    <w:rsid w:val="00B62A35"/>
    <w:rsid w:val="00B64E65"/>
    <w:rsid w:val="00B65485"/>
    <w:rsid w:val="00B65AF8"/>
    <w:rsid w:val="00B66985"/>
    <w:rsid w:val="00B73ADD"/>
    <w:rsid w:val="00B747C3"/>
    <w:rsid w:val="00B74E99"/>
    <w:rsid w:val="00B82133"/>
    <w:rsid w:val="00B83767"/>
    <w:rsid w:val="00B8524C"/>
    <w:rsid w:val="00B86544"/>
    <w:rsid w:val="00B92EE7"/>
    <w:rsid w:val="00B937D3"/>
    <w:rsid w:val="00B95910"/>
    <w:rsid w:val="00B97CA9"/>
    <w:rsid w:val="00BA0215"/>
    <w:rsid w:val="00BA065B"/>
    <w:rsid w:val="00BA08BF"/>
    <w:rsid w:val="00BA0DFE"/>
    <w:rsid w:val="00BA417B"/>
    <w:rsid w:val="00BA57DB"/>
    <w:rsid w:val="00BA5C2B"/>
    <w:rsid w:val="00BA6A3F"/>
    <w:rsid w:val="00BB46E5"/>
    <w:rsid w:val="00BB5FDA"/>
    <w:rsid w:val="00BC1D54"/>
    <w:rsid w:val="00BC38BD"/>
    <w:rsid w:val="00BC7739"/>
    <w:rsid w:val="00BD15DF"/>
    <w:rsid w:val="00BD2257"/>
    <w:rsid w:val="00BD2F47"/>
    <w:rsid w:val="00BD3609"/>
    <w:rsid w:val="00BD36B3"/>
    <w:rsid w:val="00BD5E5F"/>
    <w:rsid w:val="00BD6558"/>
    <w:rsid w:val="00BD7A84"/>
    <w:rsid w:val="00BE0456"/>
    <w:rsid w:val="00BF0301"/>
    <w:rsid w:val="00BF16FF"/>
    <w:rsid w:val="00BF492E"/>
    <w:rsid w:val="00BF6B01"/>
    <w:rsid w:val="00C03F54"/>
    <w:rsid w:val="00C05505"/>
    <w:rsid w:val="00C07660"/>
    <w:rsid w:val="00C10B77"/>
    <w:rsid w:val="00C11228"/>
    <w:rsid w:val="00C113D5"/>
    <w:rsid w:val="00C11552"/>
    <w:rsid w:val="00C116DE"/>
    <w:rsid w:val="00C119C4"/>
    <w:rsid w:val="00C11DB3"/>
    <w:rsid w:val="00C153E6"/>
    <w:rsid w:val="00C16DAA"/>
    <w:rsid w:val="00C16EFB"/>
    <w:rsid w:val="00C178E7"/>
    <w:rsid w:val="00C17D9A"/>
    <w:rsid w:val="00C20F9A"/>
    <w:rsid w:val="00C211A1"/>
    <w:rsid w:val="00C21480"/>
    <w:rsid w:val="00C24F2C"/>
    <w:rsid w:val="00C25BE6"/>
    <w:rsid w:val="00C277E4"/>
    <w:rsid w:val="00C30F52"/>
    <w:rsid w:val="00C314E7"/>
    <w:rsid w:val="00C33483"/>
    <w:rsid w:val="00C3374B"/>
    <w:rsid w:val="00C33E67"/>
    <w:rsid w:val="00C34D06"/>
    <w:rsid w:val="00C364D8"/>
    <w:rsid w:val="00C36BA9"/>
    <w:rsid w:val="00C36EAF"/>
    <w:rsid w:val="00C412A6"/>
    <w:rsid w:val="00C44B2B"/>
    <w:rsid w:val="00C44DDA"/>
    <w:rsid w:val="00C46719"/>
    <w:rsid w:val="00C46D21"/>
    <w:rsid w:val="00C46EA8"/>
    <w:rsid w:val="00C473A5"/>
    <w:rsid w:val="00C52B0D"/>
    <w:rsid w:val="00C531E3"/>
    <w:rsid w:val="00C538F7"/>
    <w:rsid w:val="00C53ABC"/>
    <w:rsid w:val="00C5485D"/>
    <w:rsid w:val="00C57123"/>
    <w:rsid w:val="00C60EA2"/>
    <w:rsid w:val="00C60EE7"/>
    <w:rsid w:val="00C6231F"/>
    <w:rsid w:val="00C62370"/>
    <w:rsid w:val="00C62911"/>
    <w:rsid w:val="00C6449C"/>
    <w:rsid w:val="00C64755"/>
    <w:rsid w:val="00C64C71"/>
    <w:rsid w:val="00C65228"/>
    <w:rsid w:val="00C656C2"/>
    <w:rsid w:val="00C669FD"/>
    <w:rsid w:val="00C71C59"/>
    <w:rsid w:val="00C73060"/>
    <w:rsid w:val="00C73EE5"/>
    <w:rsid w:val="00C7602B"/>
    <w:rsid w:val="00C760D4"/>
    <w:rsid w:val="00C76EFC"/>
    <w:rsid w:val="00C77067"/>
    <w:rsid w:val="00C771DA"/>
    <w:rsid w:val="00C771DC"/>
    <w:rsid w:val="00C806D2"/>
    <w:rsid w:val="00C82B1B"/>
    <w:rsid w:val="00C83E5D"/>
    <w:rsid w:val="00C84117"/>
    <w:rsid w:val="00C84FAB"/>
    <w:rsid w:val="00C86A77"/>
    <w:rsid w:val="00C872D3"/>
    <w:rsid w:val="00C87B46"/>
    <w:rsid w:val="00C9050A"/>
    <w:rsid w:val="00C916C8"/>
    <w:rsid w:val="00C91B9E"/>
    <w:rsid w:val="00C946DF"/>
    <w:rsid w:val="00C958BA"/>
    <w:rsid w:val="00C96F77"/>
    <w:rsid w:val="00CA088D"/>
    <w:rsid w:val="00CA51BD"/>
    <w:rsid w:val="00CA6347"/>
    <w:rsid w:val="00CA7395"/>
    <w:rsid w:val="00CB0307"/>
    <w:rsid w:val="00CB23A2"/>
    <w:rsid w:val="00CB2CAE"/>
    <w:rsid w:val="00CB369A"/>
    <w:rsid w:val="00CB442F"/>
    <w:rsid w:val="00CB4EF5"/>
    <w:rsid w:val="00CB7632"/>
    <w:rsid w:val="00CB7C4C"/>
    <w:rsid w:val="00CC0F28"/>
    <w:rsid w:val="00CC238B"/>
    <w:rsid w:val="00CC25D1"/>
    <w:rsid w:val="00CC362F"/>
    <w:rsid w:val="00CC60B6"/>
    <w:rsid w:val="00CC717C"/>
    <w:rsid w:val="00CC74E0"/>
    <w:rsid w:val="00CD2359"/>
    <w:rsid w:val="00CD3C92"/>
    <w:rsid w:val="00CD5490"/>
    <w:rsid w:val="00CD54F3"/>
    <w:rsid w:val="00CD6A95"/>
    <w:rsid w:val="00CD755C"/>
    <w:rsid w:val="00CE0881"/>
    <w:rsid w:val="00CE1575"/>
    <w:rsid w:val="00CE1A5A"/>
    <w:rsid w:val="00CE34CF"/>
    <w:rsid w:val="00CE5756"/>
    <w:rsid w:val="00CE5920"/>
    <w:rsid w:val="00CE7DF3"/>
    <w:rsid w:val="00CF4630"/>
    <w:rsid w:val="00CF7236"/>
    <w:rsid w:val="00CF7950"/>
    <w:rsid w:val="00D00DBA"/>
    <w:rsid w:val="00D03E0D"/>
    <w:rsid w:val="00D06538"/>
    <w:rsid w:val="00D072D1"/>
    <w:rsid w:val="00D100DE"/>
    <w:rsid w:val="00D11F92"/>
    <w:rsid w:val="00D13CB3"/>
    <w:rsid w:val="00D14DB5"/>
    <w:rsid w:val="00D158A7"/>
    <w:rsid w:val="00D1790E"/>
    <w:rsid w:val="00D17A03"/>
    <w:rsid w:val="00D21810"/>
    <w:rsid w:val="00D2353F"/>
    <w:rsid w:val="00D23CEA"/>
    <w:rsid w:val="00D246FD"/>
    <w:rsid w:val="00D24C38"/>
    <w:rsid w:val="00D2590F"/>
    <w:rsid w:val="00D2742E"/>
    <w:rsid w:val="00D27516"/>
    <w:rsid w:val="00D2752E"/>
    <w:rsid w:val="00D30114"/>
    <w:rsid w:val="00D3141B"/>
    <w:rsid w:val="00D329AE"/>
    <w:rsid w:val="00D34655"/>
    <w:rsid w:val="00D34BBF"/>
    <w:rsid w:val="00D35A92"/>
    <w:rsid w:val="00D36975"/>
    <w:rsid w:val="00D37C6A"/>
    <w:rsid w:val="00D412C9"/>
    <w:rsid w:val="00D4398D"/>
    <w:rsid w:val="00D44342"/>
    <w:rsid w:val="00D45F6D"/>
    <w:rsid w:val="00D47F79"/>
    <w:rsid w:val="00D506B8"/>
    <w:rsid w:val="00D52649"/>
    <w:rsid w:val="00D53EC9"/>
    <w:rsid w:val="00D556F9"/>
    <w:rsid w:val="00D5730C"/>
    <w:rsid w:val="00D57519"/>
    <w:rsid w:val="00D6201E"/>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805C9"/>
    <w:rsid w:val="00D8159D"/>
    <w:rsid w:val="00D85C2E"/>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1524"/>
    <w:rsid w:val="00DA2214"/>
    <w:rsid w:val="00DA292C"/>
    <w:rsid w:val="00DA325F"/>
    <w:rsid w:val="00DA4485"/>
    <w:rsid w:val="00DA55AB"/>
    <w:rsid w:val="00DA74BE"/>
    <w:rsid w:val="00DA77D8"/>
    <w:rsid w:val="00DB0D0E"/>
    <w:rsid w:val="00DB172F"/>
    <w:rsid w:val="00DB30D5"/>
    <w:rsid w:val="00DB3229"/>
    <w:rsid w:val="00DB3681"/>
    <w:rsid w:val="00DB3751"/>
    <w:rsid w:val="00DB4182"/>
    <w:rsid w:val="00DB4FB3"/>
    <w:rsid w:val="00DB5223"/>
    <w:rsid w:val="00DC0A3F"/>
    <w:rsid w:val="00DC1C03"/>
    <w:rsid w:val="00DC27C7"/>
    <w:rsid w:val="00DC4184"/>
    <w:rsid w:val="00DC7562"/>
    <w:rsid w:val="00DD049A"/>
    <w:rsid w:val="00DD55D2"/>
    <w:rsid w:val="00DD56E5"/>
    <w:rsid w:val="00DD5C9F"/>
    <w:rsid w:val="00DD6BE6"/>
    <w:rsid w:val="00DD7C6A"/>
    <w:rsid w:val="00DE0995"/>
    <w:rsid w:val="00DE0E54"/>
    <w:rsid w:val="00DE25F4"/>
    <w:rsid w:val="00DE25FF"/>
    <w:rsid w:val="00DE64BD"/>
    <w:rsid w:val="00DF3F3C"/>
    <w:rsid w:val="00DF4543"/>
    <w:rsid w:val="00DF5263"/>
    <w:rsid w:val="00DF693E"/>
    <w:rsid w:val="00DF6AEA"/>
    <w:rsid w:val="00E00F6C"/>
    <w:rsid w:val="00E01EC8"/>
    <w:rsid w:val="00E022B1"/>
    <w:rsid w:val="00E02679"/>
    <w:rsid w:val="00E0743B"/>
    <w:rsid w:val="00E076DA"/>
    <w:rsid w:val="00E07F6F"/>
    <w:rsid w:val="00E1018B"/>
    <w:rsid w:val="00E106D1"/>
    <w:rsid w:val="00E10B8D"/>
    <w:rsid w:val="00E1185B"/>
    <w:rsid w:val="00E12635"/>
    <w:rsid w:val="00E12995"/>
    <w:rsid w:val="00E12DCF"/>
    <w:rsid w:val="00E13BD3"/>
    <w:rsid w:val="00E147E1"/>
    <w:rsid w:val="00E14A15"/>
    <w:rsid w:val="00E17136"/>
    <w:rsid w:val="00E23663"/>
    <w:rsid w:val="00E23EA2"/>
    <w:rsid w:val="00E25C05"/>
    <w:rsid w:val="00E26224"/>
    <w:rsid w:val="00E30736"/>
    <w:rsid w:val="00E3268F"/>
    <w:rsid w:val="00E341B7"/>
    <w:rsid w:val="00E35B7C"/>
    <w:rsid w:val="00E41AC0"/>
    <w:rsid w:val="00E42C48"/>
    <w:rsid w:val="00E44E40"/>
    <w:rsid w:val="00E47FDA"/>
    <w:rsid w:val="00E5198F"/>
    <w:rsid w:val="00E51E53"/>
    <w:rsid w:val="00E531E3"/>
    <w:rsid w:val="00E54D7D"/>
    <w:rsid w:val="00E56644"/>
    <w:rsid w:val="00E57DE8"/>
    <w:rsid w:val="00E603C1"/>
    <w:rsid w:val="00E60C53"/>
    <w:rsid w:val="00E722F1"/>
    <w:rsid w:val="00E735DE"/>
    <w:rsid w:val="00E74C3A"/>
    <w:rsid w:val="00E75DF6"/>
    <w:rsid w:val="00E76E70"/>
    <w:rsid w:val="00E802BC"/>
    <w:rsid w:val="00E80698"/>
    <w:rsid w:val="00E84D48"/>
    <w:rsid w:val="00E84DAF"/>
    <w:rsid w:val="00E85ABF"/>
    <w:rsid w:val="00E865D5"/>
    <w:rsid w:val="00E87C18"/>
    <w:rsid w:val="00E90092"/>
    <w:rsid w:val="00E952EA"/>
    <w:rsid w:val="00E96C5C"/>
    <w:rsid w:val="00EA16B4"/>
    <w:rsid w:val="00EA24F7"/>
    <w:rsid w:val="00EA4D95"/>
    <w:rsid w:val="00EA5E58"/>
    <w:rsid w:val="00EB0668"/>
    <w:rsid w:val="00EB080C"/>
    <w:rsid w:val="00EB0C95"/>
    <w:rsid w:val="00EB1089"/>
    <w:rsid w:val="00EB16AE"/>
    <w:rsid w:val="00EB1BE7"/>
    <w:rsid w:val="00EB38DA"/>
    <w:rsid w:val="00EB5EEC"/>
    <w:rsid w:val="00EB5F9F"/>
    <w:rsid w:val="00EB7C41"/>
    <w:rsid w:val="00EC2F33"/>
    <w:rsid w:val="00EC33E1"/>
    <w:rsid w:val="00EC543C"/>
    <w:rsid w:val="00EC58D0"/>
    <w:rsid w:val="00EC738F"/>
    <w:rsid w:val="00EC7CD6"/>
    <w:rsid w:val="00ED031A"/>
    <w:rsid w:val="00ED0964"/>
    <w:rsid w:val="00ED1F7E"/>
    <w:rsid w:val="00ED4A56"/>
    <w:rsid w:val="00ED5F8B"/>
    <w:rsid w:val="00ED628A"/>
    <w:rsid w:val="00ED7214"/>
    <w:rsid w:val="00ED7412"/>
    <w:rsid w:val="00EE0FC8"/>
    <w:rsid w:val="00EE1281"/>
    <w:rsid w:val="00EE2958"/>
    <w:rsid w:val="00EE38F4"/>
    <w:rsid w:val="00EE3C1C"/>
    <w:rsid w:val="00EE42AD"/>
    <w:rsid w:val="00EE57C9"/>
    <w:rsid w:val="00EE695C"/>
    <w:rsid w:val="00EE6BF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E28"/>
    <w:rsid w:val="00F26F77"/>
    <w:rsid w:val="00F314ED"/>
    <w:rsid w:val="00F32258"/>
    <w:rsid w:val="00F32F40"/>
    <w:rsid w:val="00F3403B"/>
    <w:rsid w:val="00F3409E"/>
    <w:rsid w:val="00F35C10"/>
    <w:rsid w:val="00F36281"/>
    <w:rsid w:val="00F36764"/>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4826"/>
    <w:rsid w:val="00F6566D"/>
    <w:rsid w:val="00F66F26"/>
    <w:rsid w:val="00F67520"/>
    <w:rsid w:val="00F675EE"/>
    <w:rsid w:val="00F70C46"/>
    <w:rsid w:val="00F750A1"/>
    <w:rsid w:val="00F75CA7"/>
    <w:rsid w:val="00F7727B"/>
    <w:rsid w:val="00F818EC"/>
    <w:rsid w:val="00F84323"/>
    <w:rsid w:val="00F84C86"/>
    <w:rsid w:val="00F84EBF"/>
    <w:rsid w:val="00F851ED"/>
    <w:rsid w:val="00F86211"/>
    <w:rsid w:val="00F872B2"/>
    <w:rsid w:val="00F91478"/>
    <w:rsid w:val="00F9159F"/>
    <w:rsid w:val="00F93F1A"/>
    <w:rsid w:val="00F95024"/>
    <w:rsid w:val="00F96807"/>
    <w:rsid w:val="00F96A7E"/>
    <w:rsid w:val="00F96FD4"/>
    <w:rsid w:val="00FA13F0"/>
    <w:rsid w:val="00FA1DF4"/>
    <w:rsid w:val="00FA23A8"/>
    <w:rsid w:val="00FA2626"/>
    <w:rsid w:val="00FA3B4A"/>
    <w:rsid w:val="00FA44B9"/>
    <w:rsid w:val="00FA48B7"/>
    <w:rsid w:val="00FA57D2"/>
    <w:rsid w:val="00FA68A0"/>
    <w:rsid w:val="00FA6943"/>
    <w:rsid w:val="00FA70E3"/>
    <w:rsid w:val="00FA75A1"/>
    <w:rsid w:val="00FB02CD"/>
    <w:rsid w:val="00FB16B0"/>
    <w:rsid w:val="00FB41F5"/>
    <w:rsid w:val="00FB6D53"/>
    <w:rsid w:val="00FB7C6E"/>
    <w:rsid w:val="00FC1508"/>
    <w:rsid w:val="00FC1F96"/>
    <w:rsid w:val="00FC443D"/>
    <w:rsid w:val="00FC5717"/>
    <w:rsid w:val="00FC7EE7"/>
    <w:rsid w:val="00FD0411"/>
    <w:rsid w:val="00FD1A2C"/>
    <w:rsid w:val="00FD1A71"/>
    <w:rsid w:val="00FD27F2"/>
    <w:rsid w:val="00FD3C41"/>
    <w:rsid w:val="00FD4B6A"/>
    <w:rsid w:val="00FD663E"/>
    <w:rsid w:val="00FD7293"/>
    <w:rsid w:val="00FD7B6D"/>
    <w:rsid w:val="00FD7FDD"/>
    <w:rsid w:val="00FE1B77"/>
    <w:rsid w:val="00FE2583"/>
    <w:rsid w:val="00FE44DB"/>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DE1EB2"/>
  <w15:docId w15:val="{9ECA3E02-95A5-437F-B1DA-0C6118B2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3" w:uiPriority="43"/>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D30114"/>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D30114"/>
    <w:rPr>
      <w:rFonts w:ascii="Arial Narrow" w:eastAsiaTheme="majorEastAsia" w:hAnsi="Arial Narrow" w:cstheme="majorBidi"/>
      <w:b/>
      <w:bCs/>
      <w:sz w:val="28"/>
      <w:szCs w:val="28"/>
      <w:lang w:val="en-U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Tabladelista7concolores">
    <w:name w:val="List Table 7 Colorful"/>
    <w:basedOn w:val="Tablanormal"/>
    <w:uiPriority w:val="52"/>
    <w:rsid w:val="0044698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
    <w:name w:val="List Table 1 Light"/>
    <w:basedOn w:val="Tablanormal"/>
    <w:uiPriority w:val="46"/>
    <w:rsid w:val="0044698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4698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CB03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3F0C14"/>
    <w:rPr>
      <w:color w:val="605E5C"/>
      <w:shd w:val="clear" w:color="auto" w:fill="E1DFDD"/>
    </w:rPr>
  </w:style>
  <w:style w:type="table" w:styleId="Tablanormal2">
    <w:name w:val="Plain Table 2"/>
    <w:basedOn w:val="Tablanormal"/>
    <w:uiPriority w:val="99"/>
    <w:rsid w:val="009F4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99"/>
    <w:rsid w:val="00DD6B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comentario">
    <w:name w:val="annotation reference"/>
    <w:basedOn w:val="Fuentedeprrafopredeter"/>
    <w:uiPriority w:val="99"/>
    <w:semiHidden/>
    <w:unhideWhenUsed/>
    <w:rsid w:val="000E371E"/>
    <w:rPr>
      <w:sz w:val="16"/>
      <w:szCs w:val="16"/>
    </w:rPr>
  </w:style>
  <w:style w:type="paragraph" w:styleId="Textocomentario">
    <w:name w:val="annotation text"/>
    <w:basedOn w:val="Normal"/>
    <w:link w:val="TextocomentarioCar"/>
    <w:uiPriority w:val="99"/>
    <w:semiHidden/>
    <w:unhideWhenUsed/>
    <w:rsid w:val="000E371E"/>
    <w:rPr>
      <w:sz w:val="20"/>
      <w:szCs w:val="20"/>
    </w:rPr>
  </w:style>
  <w:style w:type="character" w:customStyle="1" w:styleId="TextocomentarioCar">
    <w:name w:val="Texto comentario Car"/>
    <w:basedOn w:val="Fuentedeprrafopredeter"/>
    <w:link w:val="Textocomentario"/>
    <w:uiPriority w:val="99"/>
    <w:semiHidden/>
    <w:rsid w:val="000E371E"/>
    <w:rPr>
      <w:rFonts w:ascii="Times New Roman" w:hAnsi="Times New Roman"/>
      <w:spacing w:val="-4"/>
      <w:sz w:val="20"/>
      <w:szCs w:val="20"/>
    </w:rPr>
  </w:style>
  <w:style w:type="paragraph" w:styleId="Asuntodelcomentario">
    <w:name w:val="annotation subject"/>
    <w:basedOn w:val="Textocomentario"/>
    <w:next w:val="Textocomentario"/>
    <w:link w:val="AsuntodelcomentarioCar"/>
    <w:uiPriority w:val="99"/>
    <w:semiHidden/>
    <w:unhideWhenUsed/>
    <w:rsid w:val="000E371E"/>
    <w:rPr>
      <w:b/>
      <w:bCs/>
    </w:rPr>
  </w:style>
  <w:style w:type="character" w:customStyle="1" w:styleId="AsuntodelcomentarioCar">
    <w:name w:val="Asunto del comentario Car"/>
    <w:basedOn w:val="TextocomentarioCar"/>
    <w:link w:val="Asuntodelcomentario"/>
    <w:uiPriority w:val="99"/>
    <w:semiHidden/>
    <w:rsid w:val="000E371E"/>
    <w:rPr>
      <w:rFonts w:ascii="Times New Roman" w:hAnsi="Times New Roman"/>
      <w:b/>
      <w:bCs/>
      <w:spacing w:val="-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8361">
      <w:bodyDiv w:val="1"/>
      <w:marLeft w:val="0"/>
      <w:marRight w:val="0"/>
      <w:marTop w:val="0"/>
      <w:marBottom w:val="0"/>
      <w:divBdr>
        <w:top w:val="none" w:sz="0" w:space="0" w:color="auto"/>
        <w:left w:val="none" w:sz="0" w:space="0" w:color="auto"/>
        <w:bottom w:val="none" w:sz="0" w:space="0" w:color="auto"/>
        <w:right w:val="none" w:sz="0" w:space="0" w:color="auto"/>
      </w:divBdr>
    </w:div>
    <w:div w:id="35088420">
      <w:bodyDiv w:val="1"/>
      <w:marLeft w:val="0"/>
      <w:marRight w:val="0"/>
      <w:marTop w:val="0"/>
      <w:marBottom w:val="0"/>
      <w:divBdr>
        <w:top w:val="none" w:sz="0" w:space="0" w:color="auto"/>
        <w:left w:val="none" w:sz="0" w:space="0" w:color="auto"/>
        <w:bottom w:val="none" w:sz="0" w:space="0" w:color="auto"/>
        <w:right w:val="none" w:sz="0" w:space="0" w:color="auto"/>
      </w:divBdr>
    </w:div>
    <w:div w:id="52437159">
      <w:bodyDiv w:val="1"/>
      <w:marLeft w:val="0"/>
      <w:marRight w:val="0"/>
      <w:marTop w:val="0"/>
      <w:marBottom w:val="0"/>
      <w:divBdr>
        <w:top w:val="none" w:sz="0" w:space="0" w:color="auto"/>
        <w:left w:val="none" w:sz="0" w:space="0" w:color="auto"/>
        <w:bottom w:val="none" w:sz="0" w:space="0" w:color="auto"/>
        <w:right w:val="none" w:sz="0" w:space="0" w:color="auto"/>
      </w:divBdr>
    </w:div>
    <w:div w:id="75053959">
      <w:bodyDiv w:val="1"/>
      <w:marLeft w:val="0"/>
      <w:marRight w:val="0"/>
      <w:marTop w:val="0"/>
      <w:marBottom w:val="0"/>
      <w:divBdr>
        <w:top w:val="none" w:sz="0" w:space="0" w:color="auto"/>
        <w:left w:val="none" w:sz="0" w:space="0" w:color="auto"/>
        <w:bottom w:val="none" w:sz="0" w:space="0" w:color="auto"/>
        <w:right w:val="none" w:sz="0" w:space="0" w:color="auto"/>
      </w:divBdr>
    </w:div>
    <w:div w:id="7663291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90007243">
      <w:bodyDiv w:val="1"/>
      <w:marLeft w:val="0"/>
      <w:marRight w:val="0"/>
      <w:marTop w:val="0"/>
      <w:marBottom w:val="0"/>
      <w:divBdr>
        <w:top w:val="none" w:sz="0" w:space="0" w:color="auto"/>
        <w:left w:val="none" w:sz="0" w:space="0" w:color="auto"/>
        <w:bottom w:val="none" w:sz="0" w:space="0" w:color="auto"/>
        <w:right w:val="none" w:sz="0" w:space="0" w:color="auto"/>
      </w:divBdr>
    </w:div>
    <w:div w:id="103884328">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3792571">
      <w:bodyDiv w:val="1"/>
      <w:marLeft w:val="0"/>
      <w:marRight w:val="0"/>
      <w:marTop w:val="0"/>
      <w:marBottom w:val="0"/>
      <w:divBdr>
        <w:top w:val="none" w:sz="0" w:space="0" w:color="auto"/>
        <w:left w:val="none" w:sz="0" w:space="0" w:color="auto"/>
        <w:bottom w:val="none" w:sz="0" w:space="0" w:color="auto"/>
        <w:right w:val="none" w:sz="0" w:space="0" w:color="auto"/>
      </w:divBdr>
    </w:div>
    <w:div w:id="129057273">
      <w:bodyDiv w:val="1"/>
      <w:marLeft w:val="0"/>
      <w:marRight w:val="0"/>
      <w:marTop w:val="0"/>
      <w:marBottom w:val="0"/>
      <w:divBdr>
        <w:top w:val="none" w:sz="0" w:space="0" w:color="auto"/>
        <w:left w:val="none" w:sz="0" w:space="0" w:color="auto"/>
        <w:bottom w:val="none" w:sz="0" w:space="0" w:color="auto"/>
        <w:right w:val="none" w:sz="0" w:space="0" w:color="auto"/>
      </w:divBdr>
    </w:div>
    <w:div w:id="148404794">
      <w:bodyDiv w:val="1"/>
      <w:marLeft w:val="0"/>
      <w:marRight w:val="0"/>
      <w:marTop w:val="0"/>
      <w:marBottom w:val="0"/>
      <w:divBdr>
        <w:top w:val="none" w:sz="0" w:space="0" w:color="auto"/>
        <w:left w:val="none" w:sz="0" w:space="0" w:color="auto"/>
        <w:bottom w:val="none" w:sz="0" w:space="0" w:color="auto"/>
        <w:right w:val="none" w:sz="0" w:space="0" w:color="auto"/>
      </w:divBdr>
    </w:div>
    <w:div w:id="154031238">
      <w:bodyDiv w:val="1"/>
      <w:marLeft w:val="0"/>
      <w:marRight w:val="0"/>
      <w:marTop w:val="0"/>
      <w:marBottom w:val="0"/>
      <w:divBdr>
        <w:top w:val="none" w:sz="0" w:space="0" w:color="auto"/>
        <w:left w:val="none" w:sz="0" w:space="0" w:color="auto"/>
        <w:bottom w:val="none" w:sz="0" w:space="0" w:color="auto"/>
        <w:right w:val="none" w:sz="0" w:space="0" w:color="auto"/>
      </w:divBdr>
    </w:div>
    <w:div w:id="157506517">
      <w:bodyDiv w:val="1"/>
      <w:marLeft w:val="0"/>
      <w:marRight w:val="0"/>
      <w:marTop w:val="0"/>
      <w:marBottom w:val="0"/>
      <w:divBdr>
        <w:top w:val="none" w:sz="0" w:space="0" w:color="auto"/>
        <w:left w:val="none" w:sz="0" w:space="0" w:color="auto"/>
        <w:bottom w:val="none" w:sz="0" w:space="0" w:color="auto"/>
        <w:right w:val="none" w:sz="0" w:space="0" w:color="auto"/>
      </w:divBdr>
    </w:div>
    <w:div w:id="171839651">
      <w:bodyDiv w:val="1"/>
      <w:marLeft w:val="0"/>
      <w:marRight w:val="0"/>
      <w:marTop w:val="0"/>
      <w:marBottom w:val="0"/>
      <w:divBdr>
        <w:top w:val="none" w:sz="0" w:space="0" w:color="auto"/>
        <w:left w:val="none" w:sz="0" w:space="0" w:color="auto"/>
        <w:bottom w:val="none" w:sz="0" w:space="0" w:color="auto"/>
        <w:right w:val="none" w:sz="0" w:space="0" w:color="auto"/>
      </w:divBdr>
    </w:div>
    <w:div w:id="201407981">
      <w:bodyDiv w:val="1"/>
      <w:marLeft w:val="0"/>
      <w:marRight w:val="0"/>
      <w:marTop w:val="0"/>
      <w:marBottom w:val="0"/>
      <w:divBdr>
        <w:top w:val="none" w:sz="0" w:space="0" w:color="auto"/>
        <w:left w:val="none" w:sz="0" w:space="0" w:color="auto"/>
        <w:bottom w:val="none" w:sz="0" w:space="0" w:color="auto"/>
        <w:right w:val="none" w:sz="0" w:space="0" w:color="auto"/>
      </w:divBdr>
    </w:div>
    <w:div w:id="216942748">
      <w:bodyDiv w:val="1"/>
      <w:marLeft w:val="0"/>
      <w:marRight w:val="0"/>
      <w:marTop w:val="0"/>
      <w:marBottom w:val="0"/>
      <w:divBdr>
        <w:top w:val="none" w:sz="0" w:space="0" w:color="auto"/>
        <w:left w:val="none" w:sz="0" w:space="0" w:color="auto"/>
        <w:bottom w:val="none" w:sz="0" w:space="0" w:color="auto"/>
        <w:right w:val="none" w:sz="0" w:space="0" w:color="auto"/>
      </w:divBdr>
    </w:div>
    <w:div w:id="218591938">
      <w:bodyDiv w:val="1"/>
      <w:marLeft w:val="0"/>
      <w:marRight w:val="0"/>
      <w:marTop w:val="0"/>
      <w:marBottom w:val="0"/>
      <w:divBdr>
        <w:top w:val="none" w:sz="0" w:space="0" w:color="auto"/>
        <w:left w:val="none" w:sz="0" w:space="0" w:color="auto"/>
        <w:bottom w:val="none" w:sz="0" w:space="0" w:color="auto"/>
        <w:right w:val="none" w:sz="0" w:space="0" w:color="auto"/>
      </w:divBdr>
    </w:div>
    <w:div w:id="222954792">
      <w:bodyDiv w:val="1"/>
      <w:marLeft w:val="0"/>
      <w:marRight w:val="0"/>
      <w:marTop w:val="0"/>
      <w:marBottom w:val="0"/>
      <w:divBdr>
        <w:top w:val="none" w:sz="0" w:space="0" w:color="auto"/>
        <w:left w:val="none" w:sz="0" w:space="0" w:color="auto"/>
        <w:bottom w:val="none" w:sz="0" w:space="0" w:color="auto"/>
        <w:right w:val="none" w:sz="0" w:space="0" w:color="auto"/>
      </w:divBdr>
    </w:div>
    <w:div w:id="227150690">
      <w:bodyDiv w:val="1"/>
      <w:marLeft w:val="0"/>
      <w:marRight w:val="0"/>
      <w:marTop w:val="0"/>
      <w:marBottom w:val="0"/>
      <w:divBdr>
        <w:top w:val="none" w:sz="0" w:space="0" w:color="auto"/>
        <w:left w:val="none" w:sz="0" w:space="0" w:color="auto"/>
        <w:bottom w:val="none" w:sz="0" w:space="0" w:color="auto"/>
        <w:right w:val="none" w:sz="0" w:space="0" w:color="auto"/>
      </w:divBdr>
    </w:div>
    <w:div w:id="261841894">
      <w:bodyDiv w:val="1"/>
      <w:marLeft w:val="0"/>
      <w:marRight w:val="0"/>
      <w:marTop w:val="0"/>
      <w:marBottom w:val="0"/>
      <w:divBdr>
        <w:top w:val="none" w:sz="0" w:space="0" w:color="auto"/>
        <w:left w:val="none" w:sz="0" w:space="0" w:color="auto"/>
        <w:bottom w:val="none" w:sz="0" w:space="0" w:color="auto"/>
        <w:right w:val="none" w:sz="0" w:space="0" w:color="auto"/>
      </w:divBdr>
    </w:div>
    <w:div w:id="268195439">
      <w:bodyDiv w:val="1"/>
      <w:marLeft w:val="0"/>
      <w:marRight w:val="0"/>
      <w:marTop w:val="0"/>
      <w:marBottom w:val="0"/>
      <w:divBdr>
        <w:top w:val="none" w:sz="0" w:space="0" w:color="auto"/>
        <w:left w:val="none" w:sz="0" w:space="0" w:color="auto"/>
        <w:bottom w:val="none" w:sz="0" w:space="0" w:color="auto"/>
        <w:right w:val="none" w:sz="0" w:space="0" w:color="auto"/>
      </w:divBdr>
    </w:div>
    <w:div w:id="26904423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96764235">
      <w:bodyDiv w:val="1"/>
      <w:marLeft w:val="0"/>
      <w:marRight w:val="0"/>
      <w:marTop w:val="0"/>
      <w:marBottom w:val="0"/>
      <w:divBdr>
        <w:top w:val="none" w:sz="0" w:space="0" w:color="auto"/>
        <w:left w:val="none" w:sz="0" w:space="0" w:color="auto"/>
        <w:bottom w:val="none" w:sz="0" w:space="0" w:color="auto"/>
        <w:right w:val="none" w:sz="0" w:space="0" w:color="auto"/>
      </w:divBdr>
    </w:div>
    <w:div w:id="303849219">
      <w:bodyDiv w:val="1"/>
      <w:marLeft w:val="0"/>
      <w:marRight w:val="0"/>
      <w:marTop w:val="0"/>
      <w:marBottom w:val="0"/>
      <w:divBdr>
        <w:top w:val="none" w:sz="0" w:space="0" w:color="auto"/>
        <w:left w:val="none" w:sz="0" w:space="0" w:color="auto"/>
        <w:bottom w:val="none" w:sz="0" w:space="0" w:color="auto"/>
        <w:right w:val="none" w:sz="0" w:space="0" w:color="auto"/>
      </w:divBdr>
    </w:div>
    <w:div w:id="314454979">
      <w:bodyDiv w:val="1"/>
      <w:marLeft w:val="0"/>
      <w:marRight w:val="0"/>
      <w:marTop w:val="0"/>
      <w:marBottom w:val="0"/>
      <w:divBdr>
        <w:top w:val="none" w:sz="0" w:space="0" w:color="auto"/>
        <w:left w:val="none" w:sz="0" w:space="0" w:color="auto"/>
        <w:bottom w:val="none" w:sz="0" w:space="0" w:color="auto"/>
        <w:right w:val="none" w:sz="0" w:space="0" w:color="auto"/>
      </w:divBdr>
    </w:div>
    <w:div w:id="315378816">
      <w:bodyDiv w:val="1"/>
      <w:marLeft w:val="0"/>
      <w:marRight w:val="0"/>
      <w:marTop w:val="0"/>
      <w:marBottom w:val="0"/>
      <w:divBdr>
        <w:top w:val="none" w:sz="0" w:space="0" w:color="auto"/>
        <w:left w:val="none" w:sz="0" w:space="0" w:color="auto"/>
        <w:bottom w:val="none" w:sz="0" w:space="0" w:color="auto"/>
        <w:right w:val="none" w:sz="0" w:space="0" w:color="auto"/>
      </w:divBdr>
    </w:div>
    <w:div w:id="319506565">
      <w:bodyDiv w:val="1"/>
      <w:marLeft w:val="0"/>
      <w:marRight w:val="0"/>
      <w:marTop w:val="0"/>
      <w:marBottom w:val="0"/>
      <w:divBdr>
        <w:top w:val="none" w:sz="0" w:space="0" w:color="auto"/>
        <w:left w:val="none" w:sz="0" w:space="0" w:color="auto"/>
        <w:bottom w:val="none" w:sz="0" w:space="0" w:color="auto"/>
        <w:right w:val="none" w:sz="0" w:space="0" w:color="auto"/>
      </w:divBdr>
    </w:div>
    <w:div w:id="336883127">
      <w:bodyDiv w:val="1"/>
      <w:marLeft w:val="0"/>
      <w:marRight w:val="0"/>
      <w:marTop w:val="0"/>
      <w:marBottom w:val="0"/>
      <w:divBdr>
        <w:top w:val="none" w:sz="0" w:space="0" w:color="auto"/>
        <w:left w:val="none" w:sz="0" w:space="0" w:color="auto"/>
        <w:bottom w:val="none" w:sz="0" w:space="0" w:color="auto"/>
        <w:right w:val="none" w:sz="0" w:space="0" w:color="auto"/>
      </w:divBdr>
    </w:div>
    <w:div w:id="338041334">
      <w:bodyDiv w:val="1"/>
      <w:marLeft w:val="0"/>
      <w:marRight w:val="0"/>
      <w:marTop w:val="0"/>
      <w:marBottom w:val="0"/>
      <w:divBdr>
        <w:top w:val="none" w:sz="0" w:space="0" w:color="auto"/>
        <w:left w:val="none" w:sz="0" w:space="0" w:color="auto"/>
        <w:bottom w:val="none" w:sz="0" w:space="0" w:color="auto"/>
        <w:right w:val="none" w:sz="0" w:space="0" w:color="auto"/>
      </w:divBdr>
    </w:div>
    <w:div w:id="339939401">
      <w:bodyDiv w:val="1"/>
      <w:marLeft w:val="0"/>
      <w:marRight w:val="0"/>
      <w:marTop w:val="0"/>
      <w:marBottom w:val="0"/>
      <w:divBdr>
        <w:top w:val="none" w:sz="0" w:space="0" w:color="auto"/>
        <w:left w:val="none" w:sz="0" w:space="0" w:color="auto"/>
        <w:bottom w:val="none" w:sz="0" w:space="0" w:color="auto"/>
        <w:right w:val="none" w:sz="0" w:space="0" w:color="auto"/>
      </w:divBdr>
    </w:div>
    <w:div w:id="346174496">
      <w:bodyDiv w:val="1"/>
      <w:marLeft w:val="0"/>
      <w:marRight w:val="0"/>
      <w:marTop w:val="0"/>
      <w:marBottom w:val="0"/>
      <w:divBdr>
        <w:top w:val="none" w:sz="0" w:space="0" w:color="auto"/>
        <w:left w:val="none" w:sz="0" w:space="0" w:color="auto"/>
        <w:bottom w:val="none" w:sz="0" w:space="0" w:color="auto"/>
        <w:right w:val="none" w:sz="0" w:space="0" w:color="auto"/>
      </w:divBdr>
    </w:div>
    <w:div w:id="346492977">
      <w:bodyDiv w:val="1"/>
      <w:marLeft w:val="0"/>
      <w:marRight w:val="0"/>
      <w:marTop w:val="0"/>
      <w:marBottom w:val="0"/>
      <w:divBdr>
        <w:top w:val="none" w:sz="0" w:space="0" w:color="auto"/>
        <w:left w:val="none" w:sz="0" w:space="0" w:color="auto"/>
        <w:bottom w:val="none" w:sz="0" w:space="0" w:color="auto"/>
        <w:right w:val="none" w:sz="0" w:space="0" w:color="auto"/>
      </w:divBdr>
    </w:div>
    <w:div w:id="369040643">
      <w:bodyDiv w:val="1"/>
      <w:marLeft w:val="0"/>
      <w:marRight w:val="0"/>
      <w:marTop w:val="0"/>
      <w:marBottom w:val="0"/>
      <w:divBdr>
        <w:top w:val="none" w:sz="0" w:space="0" w:color="auto"/>
        <w:left w:val="none" w:sz="0" w:space="0" w:color="auto"/>
        <w:bottom w:val="none" w:sz="0" w:space="0" w:color="auto"/>
        <w:right w:val="none" w:sz="0" w:space="0" w:color="auto"/>
      </w:divBdr>
    </w:div>
    <w:div w:id="412439305">
      <w:bodyDiv w:val="1"/>
      <w:marLeft w:val="0"/>
      <w:marRight w:val="0"/>
      <w:marTop w:val="0"/>
      <w:marBottom w:val="0"/>
      <w:divBdr>
        <w:top w:val="none" w:sz="0" w:space="0" w:color="auto"/>
        <w:left w:val="none" w:sz="0" w:space="0" w:color="auto"/>
        <w:bottom w:val="none" w:sz="0" w:space="0" w:color="auto"/>
        <w:right w:val="none" w:sz="0" w:space="0" w:color="auto"/>
      </w:divBdr>
    </w:div>
    <w:div w:id="412624091">
      <w:bodyDiv w:val="1"/>
      <w:marLeft w:val="0"/>
      <w:marRight w:val="0"/>
      <w:marTop w:val="0"/>
      <w:marBottom w:val="0"/>
      <w:divBdr>
        <w:top w:val="none" w:sz="0" w:space="0" w:color="auto"/>
        <w:left w:val="none" w:sz="0" w:space="0" w:color="auto"/>
        <w:bottom w:val="none" w:sz="0" w:space="0" w:color="auto"/>
        <w:right w:val="none" w:sz="0" w:space="0" w:color="auto"/>
      </w:divBdr>
    </w:div>
    <w:div w:id="422917851">
      <w:bodyDiv w:val="1"/>
      <w:marLeft w:val="0"/>
      <w:marRight w:val="0"/>
      <w:marTop w:val="0"/>
      <w:marBottom w:val="0"/>
      <w:divBdr>
        <w:top w:val="none" w:sz="0" w:space="0" w:color="auto"/>
        <w:left w:val="none" w:sz="0" w:space="0" w:color="auto"/>
        <w:bottom w:val="none" w:sz="0" w:space="0" w:color="auto"/>
        <w:right w:val="none" w:sz="0" w:space="0" w:color="auto"/>
      </w:divBdr>
    </w:div>
    <w:div w:id="433476449">
      <w:bodyDiv w:val="1"/>
      <w:marLeft w:val="0"/>
      <w:marRight w:val="0"/>
      <w:marTop w:val="0"/>
      <w:marBottom w:val="0"/>
      <w:divBdr>
        <w:top w:val="none" w:sz="0" w:space="0" w:color="auto"/>
        <w:left w:val="none" w:sz="0" w:space="0" w:color="auto"/>
        <w:bottom w:val="none" w:sz="0" w:space="0" w:color="auto"/>
        <w:right w:val="none" w:sz="0" w:space="0" w:color="auto"/>
      </w:divBdr>
    </w:div>
    <w:div w:id="445581700">
      <w:bodyDiv w:val="1"/>
      <w:marLeft w:val="0"/>
      <w:marRight w:val="0"/>
      <w:marTop w:val="0"/>
      <w:marBottom w:val="0"/>
      <w:divBdr>
        <w:top w:val="none" w:sz="0" w:space="0" w:color="auto"/>
        <w:left w:val="none" w:sz="0" w:space="0" w:color="auto"/>
        <w:bottom w:val="none" w:sz="0" w:space="0" w:color="auto"/>
        <w:right w:val="none" w:sz="0" w:space="0" w:color="auto"/>
      </w:divBdr>
    </w:div>
    <w:div w:id="450786122">
      <w:bodyDiv w:val="1"/>
      <w:marLeft w:val="0"/>
      <w:marRight w:val="0"/>
      <w:marTop w:val="0"/>
      <w:marBottom w:val="0"/>
      <w:divBdr>
        <w:top w:val="none" w:sz="0" w:space="0" w:color="auto"/>
        <w:left w:val="none" w:sz="0" w:space="0" w:color="auto"/>
        <w:bottom w:val="none" w:sz="0" w:space="0" w:color="auto"/>
        <w:right w:val="none" w:sz="0" w:space="0" w:color="auto"/>
      </w:divBdr>
    </w:div>
    <w:div w:id="452985194">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2724146">
      <w:bodyDiv w:val="1"/>
      <w:marLeft w:val="0"/>
      <w:marRight w:val="0"/>
      <w:marTop w:val="0"/>
      <w:marBottom w:val="0"/>
      <w:divBdr>
        <w:top w:val="none" w:sz="0" w:space="0" w:color="auto"/>
        <w:left w:val="none" w:sz="0" w:space="0" w:color="auto"/>
        <w:bottom w:val="none" w:sz="0" w:space="0" w:color="auto"/>
        <w:right w:val="none" w:sz="0" w:space="0" w:color="auto"/>
      </w:divBdr>
    </w:div>
    <w:div w:id="504589893">
      <w:bodyDiv w:val="1"/>
      <w:marLeft w:val="0"/>
      <w:marRight w:val="0"/>
      <w:marTop w:val="0"/>
      <w:marBottom w:val="0"/>
      <w:divBdr>
        <w:top w:val="none" w:sz="0" w:space="0" w:color="auto"/>
        <w:left w:val="none" w:sz="0" w:space="0" w:color="auto"/>
        <w:bottom w:val="none" w:sz="0" w:space="0" w:color="auto"/>
        <w:right w:val="none" w:sz="0" w:space="0" w:color="auto"/>
      </w:divBdr>
    </w:div>
    <w:div w:id="520050861">
      <w:bodyDiv w:val="1"/>
      <w:marLeft w:val="0"/>
      <w:marRight w:val="0"/>
      <w:marTop w:val="0"/>
      <w:marBottom w:val="0"/>
      <w:divBdr>
        <w:top w:val="none" w:sz="0" w:space="0" w:color="auto"/>
        <w:left w:val="none" w:sz="0" w:space="0" w:color="auto"/>
        <w:bottom w:val="none" w:sz="0" w:space="0" w:color="auto"/>
        <w:right w:val="none" w:sz="0" w:space="0" w:color="auto"/>
      </w:divBdr>
    </w:div>
    <w:div w:id="552471274">
      <w:bodyDiv w:val="1"/>
      <w:marLeft w:val="0"/>
      <w:marRight w:val="0"/>
      <w:marTop w:val="0"/>
      <w:marBottom w:val="0"/>
      <w:divBdr>
        <w:top w:val="none" w:sz="0" w:space="0" w:color="auto"/>
        <w:left w:val="none" w:sz="0" w:space="0" w:color="auto"/>
        <w:bottom w:val="none" w:sz="0" w:space="0" w:color="auto"/>
        <w:right w:val="none" w:sz="0" w:space="0" w:color="auto"/>
      </w:divBdr>
    </w:div>
    <w:div w:id="560408417">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64806120">
      <w:bodyDiv w:val="1"/>
      <w:marLeft w:val="0"/>
      <w:marRight w:val="0"/>
      <w:marTop w:val="0"/>
      <w:marBottom w:val="0"/>
      <w:divBdr>
        <w:top w:val="none" w:sz="0" w:space="0" w:color="auto"/>
        <w:left w:val="none" w:sz="0" w:space="0" w:color="auto"/>
        <w:bottom w:val="none" w:sz="0" w:space="0" w:color="auto"/>
        <w:right w:val="none" w:sz="0" w:space="0" w:color="auto"/>
      </w:divBdr>
    </w:div>
    <w:div w:id="574054963">
      <w:bodyDiv w:val="1"/>
      <w:marLeft w:val="0"/>
      <w:marRight w:val="0"/>
      <w:marTop w:val="0"/>
      <w:marBottom w:val="0"/>
      <w:divBdr>
        <w:top w:val="none" w:sz="0" w:space="0" w:color="auto"/>
        <w:left w:val="none" w:sz="0" w:space="0" w:color="auto"/>
        <w:bottom w:val="none" w:sz="0" w:space="0" w:color="auto"/>
        <w:right w:val="none" w:sz="0" w:space="0" w:color="auto"/>
      </w:divBdr>
    </w:div>
    <w:div w:id="586502388">
      <w:bodyDiv w:val="1"/>
      <w:marLeft w:val="0"/>
      <w:marRight w:val="0"/>
      <w:marTop w:val="0"/>
      <w:marBottom w:val="0"/>
      <w:divBdr>
        <w:top w:val="none" w:sz="0" w:space="0" w:color="auto"/>
        <w:left w:val="none" w:sz="0" w:space="0" w:color="auto"/>
        <w:bottom w:val="none" w:sz="0" w:space="0" w:color="auto"/>
        <w:right w:val="none" w:sz="0" w:space="0" w:color="auto"/>
      </w:divBdr>
    </w:div>
    <w:div w:id="587808416">
      <w:bodyDiv w:val="1"/>
      <w:marLeft w:val="0"/>
      <w:marRight w:val="0"/>
      <w:marTop w:val="0"/>
      <w:marBottom w:val="0"/>
      <w:divBdr>
        <w:top w:val="none" w:sz="0" w:space="0" w:color="auto"/>
        <w:left w:val="none" w:sz="0" w:space="0" w:color="auto"/>
        <w:bottom w:val="none" w:sz="0" w:space="0" w:color="auto"/>
        <w:right w:val="none" w:sz="0" w:space="0" w:color="auto"/>
      </w:divBdr>
    </w:div>
    <w:div w:id="589506730">
      <w:bodyDiv w:val="1"/>
      <w:marLeft w:val="0"/>
      <w:marRight w:val="0"/>
      <w:marTop w:val="0"/>
      <w:marBottom w:val="0"/>
      <w:divBdr>
        <w:top w:val="none" w:sz="0" w:space="0" w:color="auto"/>
        <w:left w:val="none" w:sz="0" w:space="0" w:color="auto"/>
        <w:bottom w:val="none" w:sz="0" w:space="0" w:color="auto"/>
        <w:right w:val="none" w:sz="0" w:space="0" w:color="auto"/>
      </w:divBdr>
    </w:div>
    <w:div w:id="591817868">
      <w:bodyDiv w:val="1"/>
      <w:marLeft w:val="0"/>
      <w:marRight w:val="0"/>
      <w:marTop w:val="0"/>
      <w:marBottom w:val="0"/>
      <w:divBdr>
        <w:top w:val="none" w:sz="0" w:space="0" w:color="auto"/>
        <w:left w:val="none" w:sz="0" w:space="0" w:color="auto"/>
        <w:bottom w:val="none" w:sz="0" w:space="0" w:color="auto"/>
        <w:right w:val="none" w:sz="0" w:space="0" w:color="auto"/>
      </w:divBdr>
    </w:div>
    <w:div w:id="608009198">
      <w:bodyDiv w:val="1"/>
      <w:marLeft w:val="0"/>
      <w:marRight w:val="0"/>
      <w:marTop w:val="0"/>
      <w:marBottom w:val="0"/>
      <w:divBdr>
        <w:top w:val="none" w:sz="0" w:space="0" w:color="auto"/>
        <w:left w:val="none" w:sz="0" w:space="0" w:color="auto"/>
        <w:bottom w:val="none" w:sz="0" w:space="0" w:color="auto"/>
        <w:right w:val="none" w:sz="0" w:space="0" w:color="auto"/>
      </w:divBdr>
    </w:div>
    <w:div w:id="609698784">
      <w:bodyDiv w:val="1"/>
      <w:marLeft w:val="0"/>
      <w:marRight w:val="0"/>
      <w:marTop w:val="0"/>
      <w:marBottom w:val="0"/>
      <w:divBdr>
        <w:top w:val="none" w:sz="0" w:space="0" w:color="auto"/>
        <w:left w:val="none" w:sz="0" w:space="0" w:color="auto"/>
        <w:bottom w:val="none" w:sz="0" w:space="0" w:color="auto"/>
        <w:right w:val="none" w:sz="0" w:space="0" w:color="auto"/>
      </w:divBdr>
    </w:div>
    <w:div w:id="634989785">
      <w:bodyDiv w:val="1"/>
      <w:marLeft w:val="0"/>
      <w:marRight w:val="0"/>
      <w:marTop w:val="0"/>
      <w:marBottom w:val="0"/>
      <w:divBdr>
        <w:top w:val="none" w:sz="0" w:space="0" w:color="auto"/>
        <w:left w:val="none" w:sz="0" w:space="0" w:color="auto"/>
        <w:bottom w:val="none" w:sz="0" w:space="0" w:color="auto"/>
        <w:right w:val="none" w:sz="0" w:space="0" w:color="auto"/>
      </w:divBdr>
    </w:div>
    <w:div w:id="708532116">
      <w:bodyDiv w:val="1"/>
      <w:marLeft w:val="0"/>
      <w:marRight w:val="0"/>
      <w:marTop w:val="0"/>
      <w:marBottom w:val="0"/>
      <w:divBdr>
        <w:top w:val="none" w:sz="0" w:space="0" w:color="auto"/>
        <w:left w:val="none" w:sz="0" w:space="0" w:color="auto"/>
        <w:bottom w:val="none" w:sz="0" w:space="0" w:color="auto"/>
        <w:right w:val="none" w:sz="0" w:space="0" w:color="auto"/>
      </w:divBdr>
    </w:div>
    <w:div w:id="717315278">
      <w:bodyDiv w:val="1"/>
      <w:marLeft w:val="0"/>
      <w:marRight w:val="0"/>
      <w:marTop w:val="0"/>
      <w:marBottom w:val="0"/>
      <w:divBdr>
        <w:top w:val="none" w:sz="0" w:space="0" w:color="auto"/>
        <w:left w:val="none" w:sz="0" w:space="0" w:color="auto"/>
        <w:bottom w:val="none" w:sz="0" w:space="0" w:color="auto"/>
        <w:right w:val="none" w:sz="0" w:space="0" w:color="auto"/>
      </w:divBdr>
    </w:div>
    <w:div w:id="727265829">
      <w:bodyDiv w:val="1"/>
      <w:marLeft w:val="0"/>
      <w:marRight w:val="0"/>
      <w:marTop w:val="0"/>
      <w:marBottom w:val="0"/>
      <w:divBdr>
        <w:top w:val="none" w:sz="0" w:space="0" w:color="auto"/>
        <w:left w:val="none" w:sz="0" w:space="0" w:color="auto"/>
        <w:bottom w:val="none" w:sz="0" w:space="0" w:color="auto"/>
        <w:right w:val="none" w:sz="0" w:space="0" w:color="auto"/>
      </w:divBdr>
    </w:div>
    <w:div w:id="729614504">
      <w:bodyDiv w:val="1"/>
      <w:marLeft w:val="0"/>
      <w:marRight w:val="0"/>
      <w:marTop w:val="0"/>
      <w:marBottom w:val="0"/>
      <w:divBdr>
        <w:top w:val="none" w:sz="0" w:space="0" w:color="auto"/>
        <w:left w:val="none" w:sz="0" w:space="0" w:color="auto"/>
        <w:bottom w:val="none" w:sz="0" w:space="0" w:color="auto"/>
        <w:right w:val="none" w:sz="0" w:space="0" w:color="auto"/>
      </w:divBdr>
    </w:div>
    <w:div w:id="738407139">
      <w:bodyDiv w:val="1"/>
      <w:marLeft w:val="0"/>
      <w:marRight w:val="0"/>
      <w:marTop w:val="0"/>
      <w:marBottom w:val="0"/>
      <w:divBdr>
        <w:top w:val="none" w:sz="0" w:space="0" w:color="auto"/>
        <w:left w:val="none" w:sz="0" w:space="0" w:color="auto"/>
        <w:bottom w:val="none" w:sz="0" w:space="0" w:color="auto"/>
        <w:right w:val="none" w:sz="0" w:space="0" w:color="auto"/>
      </w:divBdr>
    </w:div>
    <w:div w:id="789054211">
      <w:bodyDiv w:val="1"/>
      <w:marLeft w:val="0"/>
      <w:marRight w:val="0"/>
      <w:marTop w:val="0"/>
      <w:marBottom w:val="0"/>
      <w:divBdr>
        <w:top w:val="none" w:sz="0" w:space="0" w:color="auto"/>
        <w:left w:val="none" w:sz="0" w:space="0" w:color="auto"/>
        <w:bottom w:val="none" w:sz="0" w:space="0" w:color="auto"/>
        <w:right w:val="none" w:sz="0" w:space="0" w:color="auto"/>
      </w:divBdr>
    </w:div>
    <w:div w:id="817917474">
      <w:bodyDiv w:val="1"/>
      <w:marLeft w:val="0"/>
      <w:marRight w:val="0"/>
      <w:marTop w:val="0"/>
      <w:marBottom w:val="0"/>
      <w:divBdr>
        <w:top w:val="none" w:sz="0" w:space="0" w:color="auto"/>
        <w:left w:val="none" w:sz="0" w:space="0" w:color="auto"/>
        <w:bottom w:val="none" w:sz="0" w:space="0" w:color="auto"/>
        <w:right w:val="none" w:sz="0" w:space="0" w:color="auto"/>
      </w:divBdr>
    </w:div>
    <w:div w:id="820729419">
      <w:bodyDiv w:val="1"/>
      <w:marLeft w:val="0"/>
      <w:marRight w:val="0"/>
      <w:marTop w:val="0"/>
      <w:marBottom w:val="0"/>
      <w:divBdr>
        <w:top w:val="none" w:sz="0" w:space="0" w:color="auto"/>
        <w:left w:val="none" w:sz="0" w:space="0" w:color="auto"/>
        <w:bottom w:val="none" w:sz="0" w:space="0" w:color="auto"/>
        <w:right w:val="none" w:sz="0" w:space="0" w:color="auto"/>
      </w:divBdr>
    </w:div>
    <w:div w:id="861432425">
      <w:bodyDiv w:val="1"/>
      <w:marLeft w:val="0"/>
      <w:marRight w:val="0"/>
      <w:marTop w:val="0"/>
      <w:marBottom w:val="0"/>
      <w:divBdr>
        <w:top w:val="none" w:sz="0" w:space="0" w:color="auto"/>
        <w:left w:val="none" w:sz="0" w:space="0" w:color="auto"/>
        <w:bottom w:val="none" w:sz="0" w:space="0" w:color="auto"/>
        <w:right w:val="none" w:sz="0" w:space="0" w:color="auto"/>
      </w:divBdr>
    </w:div>
    <w:div w:id="862791869">
      <w:bodyDiv w:val="1"/>
      <w:marLeft w:val="0"/>
      <w:marRight w:val="0"/>
      <w:marTop w:val="0"/>
      <w:marBottom w:val="0"/>
      <w:divBdr>
        <w:top w:val="none" w:sz="0" w:space="0" w:color="auto"/>
        <w:left w:val="none" w:sz="0" w:space="0" w:color="auto"/>
        <w:bottom w:val="none" w:sz="0" w:space="0" w:color="auto"/>
        <w:right w:val="none" w:sz="0" w:space="0" w:color="auto"/>
      </w:divBdr>
    </w:div>
    <w:div w:id="877621443">
      <w:bodyDiv w:val="1"/>
      <w:marLeft w:val="0"/>
      <w:marRight w:val="0"/>
      <w:marTop w:val="0"/>
      <w:marBottom w:val="0"/>
      <w:divBdr>
        <w:top w:val="none" w:sz="0" w:space="0" w:color="auto"/>
        <w:left w:val="none" w:sz="0" w:space="0" w:color="auto"/>
        <w:bottom w:val="none" w:sz="0" w:space="0" w:color="auto"/>
        <w:right w:val="none" w:sz="0" w:space="0" w:color="auto"/>
      </w:divBdr>
    </w:div>
    <w:div w:id="887298218">
      <w:bodyDiv w:val="1"/>
      <w:marLeft w:val="0"/>
      <w:marRight w:val="0"/>
      <w:marTop w:val="0"/>
      <w:marBottom w:val="0"/>
      <w:divBdr>
        <w:top w:val="none" w:sz="0" w:space="0" w:color="auto"/>
        <w:left w:val="none" w:sz="0" w:space="0" w:color="auto"/>
        <w:bottom w:val="none" w:sz="0" w:space="0" w:color="auto"/>
        <w:right w:val="none" w:sz="0" w:space="0" w:color="auto"/>
      </w:divBdr>
    </w:div>
    <w:div w:id="896016499">
      <w:bodyDiv w:val="1"/>
      <w:marLeft w:val="0"/>
      <w:marRight w:val="0"/>
      <w:marTop w:val="0"/>
      <w:marBottom w:val="0"/>
      <w:divBdr>
        <w:top w:val="none" w:sz="0" w:space="0" w:color="auto"/>
        <w:left w:val="none" w:sz="0" w:space="0" w:color="auto"/>
        <w:bottom w:val="none" w:sz="0" w:space="0" w:color="auto"/>
        <w:right w:val="none" w:sz="0" w:space="0" w:color="auto"/>
      </w:divBdr>
    </w:div>
    <w:div w:id="904144253">
      <w:bodyDiv w:val="1"/>
      <w:marLeft w:val="0"/>
      <w:marRight w:val="0"/>
      <w:marTop w:val="0"/>
      <w:marBottom w:val="0"/>
      <w:divBdr>
        <w:top w:val="none" w:sz="0" w:space="0" w:color="auto"/>
        <w:left w:val="none" w:sz="0" w:space="0" w:color="auto"/>
        <w:bottom w:val="none" w:sz="0" w:space="0" w:color="auto"/>
        <w:right w:val="none" w:sz="0" w:space="0" w:color="auto"/>
      </w:divBdr>
    </w:div>
    <w:div w:id="905191149">
      <w:bodyDiv w:val="1"/>
      <w:marLeft w:val="0"/>
      <w:marRight w:val="0"/>
      <w:marTop w:val="0"/>
      <w:marBottom w:val="0"/>
      <w:divBdr>
        <w:top w:val="none" w:sz="0" w:space="0" w:color="auto"/>
        <w:left w:val="none" w:sz="0" w:space="0" w:color="auto"/>
        <w:bottom w:val="none" w:sz="0" w:space="0" w:color="auto"/>
        <w:right w:val="none" w:sz="0" w:space="0" w:color="auto"/>
      </w:divBdr>
    </w:div>
    <w:div w:id="907685625">
      <w:bodyDiv w:val="1"/>
      <w:marLeft w:val="0"/>
      <w:marRight w:val="0"/>
      <w:marTop w:val="0"/>
      <w:marBottom w:val="0"/>
      <w:divBdr>
        <w:top w:val="none" w:sz="0" w:space="0" w:color="auto"/>
        <w:left w:val="none" w:sz="0" w:space="0" w:color="auto"/>
        <w:bottom w:val="none" w:sz="0" w:space="0" w:color="auto"/>
        <w:right w:val="none" w:sz="0" w:space="0" w:color="auto"/>
      </w:divBdr>
    </w:div>
    <w:div w:id="917638300">
      <w:bodyDiv w:val="1"/>
      <w:marLeft w:val="0"/>
      <w:marRight w:val="0"/>
      <w:marTop w:val="0"/>
      <w:marBottom w:val="0"/>
      <w:divBdr>
        <w:top w:val="none" w:sz="0" w:space="0" w:color="auto"/>
        <w:left w:val="none" w:sz="0" w:space="0" w:color="auto"/>
        <w:bottom w:val="none" w:sz="0" w:space="0" w:color="auto"/>
        <w:right w:val="none" w:sz="0" w:space="0" w:color="auto"/>
      </w:divBdr>
    </w:div>
    <w:div w:id="928391522">
      <w:bodyDiv w:val="1"/>
      <w:marLeft w:val="0"/>
      <w:marRight w:val="0"/>
      <w:marTop w:val="0"/>
      <w:marBottom w:val="0"/>
      <w:divBdr>
        <w:top w:val="none" w:sz="0" w:space="0" w:color="auto"/>
        <w:left w:val="none" w:sz="0" w:space="0" w:color="auto"/>
        <w:bottom w:val="none" w:sz="0" w:space="0" w:color="auto"/>
        <w:right w:val="none" w:sz="0" w:space="0" w:color="auto"/>
      </w:divBdr>
    </w:div>
    <w:div w:id="930164434">
      <w:bodyDiv w:val="1"/>
      <w:marLeft w:val="0"/>
      <w:marRight w:val="0"/>
      <w:marTop w:val="0"/>
      <w:marBottom w:val="0"/>
      <w:divBdr>
        <w:top w:val="none" w:sz="0" w:space="0" w:color="auto"/>
        <w:left w:val="none" w:sz="0" w:space="0" w:color="auto"/>
        <w:bottom w:val="none" w:sz="0" w:space="0" w:color="auto"/>
        <w:right w:val="none" w:sz="0" w:space="0" w:color="auto"/>
      </w:divBdr>
    </w:div>
    <w:div w:id="930283613">
      <w:bodyDiv w:val="1"/>
      <w:marLeft w:val="0"/>
      <w:marRight w:val="0"/>
      <w:marTop w:val="0"/>
      <w:marBottom w:val="0"/>
      <w:divBdr>
        <w:top w:val="none" w:sz="0" w:space="0" w:color="auto"/>
        <w:left w:val="none" w:sz="0" w:space="0" w:color="auto"/>
        <w:bottom w:val="none" w:sz="0" w:space="0" w:color="auto"/>
        <w:right w:val="none" w:sz="0" w:space="0" w:color="auto"/>
      </w:divBdr>
    </w:div>
    <w:div w:id="931939133">
      <w:bodyDiv w:val="1"/>
      <w:marLeft w:val="0"/>
      <w:marRight w:val="0"/>
      <w:marTop w:val="0"/>
      <w:marBottom w:val="0"/>
      <w:divBdr>
        <w:top w:val="none" w:sz="0" w:space="0" w:color="auto"/>
        <w:left w:val="none" w:sz="0" w:space="0" w:color="auto"/>
        <w:bottom w:val="none" w:sz="0" w:space="0" w:color="auto"/>
        <w:right w:val="none" w:sz="0" w:space="0" w:color="auto"/>
      </w:divBdr>
    </w:div>
    <w:div w:id="936601157">
      <w:bodyDiv w:val="1"/>
      <w:marLeft w:val="0"/>
      <w:marRight w:val="0"/>
      <w:marTop w:val="0"/>
      <w:marBottom w:val="0"/>
      <w:divBdr>
        <w:top w:val="none" w:sz="0" w:space="0" w:color="auto"/>
        <w:left w:val="none" w:sz="0" w:space="0" w:color="auto"/>
        <w:bottom w:val="none" w:sz="0" w:space="0" w:color="auto"/>
        <w:right w:val="none" w:sz="0" w:space="0" w:color="auto"/>
      </w:divBdr>
    </w:div>
    <w:div w:id="937442432">
      <w:bodyDiv w:val="1"/>
      <w:marLeft w:val="0"/>
      <w:marRight w:val="0"/>
      <w:marTop w:val="0"/>
      <w:marBottom w:val="0"/>
      <w:divBdr>
        <w:top w:val="none" w:sz="0" w:space="0" w:color="auto"/>
        <w:left w:val="none" w:sz="0" w:space="0" w:color="auto"/>
        <w:bottom w:val="none" w:sz="0" w:space="0" w:color="auto"/>
        <w:right w:val="none" w:sz="0" w:space="0" w:color="auto"/>
      </w:divBdr>
    </w:div>
    <w:div w:id="945772055">
      <w:bodyDiv w:val="1"/>
      <w:marLeft w:val="0"/>
      <w:marRight w:val="0"/>
      <w:marTop w:val="0"/>
      <w:marBottom w:val="0"/>
      <w:divBdr>
        <w:top w:val="none" w:sz="0" w:space="0" w:color="auto"/>
        <w:left w:val="none" w:sz="0" w:space="0" w:color="auto"/>
        <w:bottom w:val="none" w:sz="0" w:space="0" w:color="auto"/>
        <w:right w:val="none" w:sz="0" w:space="0" w:color="auto"/>
      </w:divBdr>
    </w:div>
    <w:div w:id="951477134">
      <w:bodyDiv w:val="1"/>
      <w:marLeft w:val="0"/>
      <w:marRight w:val="0"/>
      <w:marTop w:val="0"/>
      <w:marBottom w:val="0"/>
      <w:divBdr>
        <w:top w:val="none" w:sz="0" w:space="0" w:color="auto"/>
        <w:left w:val="none" w:sz="0" w:space="0" w:color="auto"/>
        <w:bottom w:val="none" w:sz="0" w:space="0" w:color="auto"/>
        <w:right w:val="none" w:sz="0" w:space="0" w:color="auto"/>
      </w:divBdr>
    </w:div>
    <w:div w:id="955913218">
      <w:bodyDiv w:val="1"/>
      <w:marLeft w:val="0"/>
      <w:marRight w:val="0"/>
      <w:marTop w:val="0"/>
      <w:marBottom w:val="0"/>
      <w:divBdr>
        <w:top w:val="none" w:sz="0" w:space="0" w:color="auto"/>
        <w:left w:val="none" w:sz="0" w:space="0" w:color="auto"/>
        <w:bottom w:val="none" w:sz="0" w:space="0" w:color="auto"/>
        <w:right w:val="none" w:sz="0" w:space="0" w:color="auto"/>
      </w:divBdr>
    </w:div>
    <w:div w:id="960183778">
      <w:bodyDiv w:val="1"/>
      <w:marLeft w:val="0"/>
      <w:marRight w:val="0"/>
      <w:marTop w:val="0"/>
      <w:marBottom w:val="0"/>
      <w:divBdr>
        <w:top w:val="none" w:sz="0" w:space="0" w:color="auto"/>
        <w:left w:val="none" w:sz="0" w:space="0" w:color="auto"/>
        <w:bottom w:val="none" w:sz="0" w:space="0" w:color="auto"/>
        <w:right w:val="none" w:sz="0" w:space="0" w:color="auto"/>
      </w:divBdr>
    </w:div>
    <w:div w:id="969629375">
      <w:bodyDiv w:val="1"/>
      <w:marLeft w:val="0"/>
      <w:marRight w:val="0"/>
      <w:marTop w:val="0"/>
      <w:marBottom w:val="0"/>
      <w:divBdr>
        <w:top w:val="none" w:sz="0" w:space="0" w:color="auto"/>
        <w:left w:val="none" w:sz="0" w:space="0" w:color="auto"/>
        <w:bottom w:val="none" w:sz="0" w:space="0" w:color="auto"/>
        <w:right w:val="none" w:sz="0" w:space="0" w:color="auto"/>
      </w:divBdr>
    </w:div>
    <w:div w:id="975337206">
      <w:bodyDiv w:val="1"/>
      <w:marLeft w:val="0"/>
      <w:marRight w:val="0"/>
      <w:marTop w:val="0"/>
      <w:marBottom w:val="0"/>
      <w:divBdr>
        <w:top w:val="none" w:sz="0" w:space="0" w:color="auto"/>
        <w:left w:val="none" w:sz="0" w:space="0" w:color="auto"/>
        <w:bottom w:val="none" w:sz="0" w:space="0" w:color="auto"/>
        <w:right w:val="none" w:sz="0" w:space="0" w:color="auto"/>
      </w:divBdr>
    </w:div>
    <w:div w:id="981079913">
      <w:bodyDiv w:val="1"/>
      <w:marLeft w:val="0"/>
      <w:marRight w:val="0"/>
      <w:marTop w:val="0"/>
      <w:marBottom w:val="0"/>
      <w:divBdr>
        <w:top w:val="none" w:sz="0" w:space="0" w:color="auto"/>
        <w:left w:val="none" w:sz="0" w:space="0" w:color="auto"/>
        <w:bottom w:val="none" w:sz="0" w:space="0" w:color="auto"/>
        <w:right w:val="none" w:sz="0" w:space="0" w:color="auto"/>
      </w:divBdr>
    </w:div>
    <w:div w:id="986857198">
      <w:bodyDiv w:val="1"/>
      <w:marLeft w:val="0"/>
      <w:marRight w:val="0"/>
      <w:marTop w:val="0"/>
      <w:marBottom w:val="0"/>
      <w:divBdr>
        <w:top w:val="none" w:sz="0" w:space="0" w:color="auto"/>
        <w:left w:val="none" w:sz="0" w:space="0" w:color="auto"/>
        <w:bottom w:val="none" w:sz="0" w:space="0" w:color="auto"/>
        <w:right w:val="none" w:sz="0" w:space="0" w:color="auto"/>
      </w:divBdr>
    </w:div>
    <w:div w:id="991760325">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0570369">
      <w:bodyDiv w:val="1"/>
      <w:marLeft w:val="0"/>
      <w:marRight w:val="0"/>
      <w:marTop w:val="0"/>
      <w:marBottom w:val="0"/>
      <w:divBdr>
        <w:top w:val="none" w:sz="0" w:space="0" w:color="auto"/>
        <w:left w:val="none" w:sz="0" w:space="0" w:color="auto"/>
        <w:bottom w:val="none" w:sz="0" w:space="0" w:color="auto"/>
        <w:right w:val="none" w:sz="0" w:space="0" w:color="auto"/>
      </w:divBdr>
    </w:div>
    <w:div w:id="1025054701">
      <w:bodyDiv w:val="1"/>
      <w:marLeft w:val="0"/>
      <w:marRight w:val="0"/>
      <w:marTop w:val="0"/>
      <w:marBottom w:val="0"/>
      <w:divBdr>
        <w:top w:val="none" w:sz="0" w:space="0" w:color="auto"/>
        <w:left w:val="none" w:sz="0" w:space="0" w:color="auto"/>
        <w:bottom w:val="none" w:sz="0" w:space="0" w:color="auto"/>
        <w:right w:val="none" w:sz="0" w:space="0" w:color="auto"/>
      </w:divBdr>
    </w:div>
    <w:div w:id="1037387381">
      <w:bodyDiv w:val="1"/>
      <w:marLeft w:val="0"/>
      <w:marRight w:val="0"/>
      <w:marTop w:val="0"/>
      <w:marBottom w:val="0"/>
      <w:divBdr>
        <w:top w:val="none" w:sz="0" w:space="0" w:color="auto"/>
        <w:left w:val="none" w:sz="0" w:space="0" w:color="auto"/>
        <w:bottom w:val="none" w:sz="0" w:space="0" w:color="auto"/>
        <w:right w:val="none" w:sz="0" w:space="0" w:color="auto"/>
      </w:divBdr>
    </w:div>
    <w:div w:id="1042098018">
      <w:bodyDiv w:val="1"/>
      <w:marLeft w:val="0"/>
      <w:marRight w:val="0"/>
      <w:marTop w:val="0"/>
      <w:marBottom w:val="0"/>
      <w:divBdr>
        <w:top w:val="none" w:sz="0" w:space="0" w:color="auto"/>
        <w:left w:val="none" w:sz="0" w:space="0" w:color="auto"/>
        <w:bottom w:val="none" w:sz="0" w:space="0" w:color="auto"/>
        <w:right w:val="none" w:sz="0" w:space="0" w:color="auto"/>
      </w:divBdr>
    </w:div>
    <w:div w:id="1044211581">
      <w:bodyDiv w:val="1"/>
      <w:marLeft w:val="0"/>
      <w:marRight w:val="0"/>
      <w:marTop w:val="0"/>
      <w:marBottom w:val="0"/>
      <w:divBdr>
        <w:top w:val="none" w:sz="0" w:space="0" w:color="auto"/>
        <w:left w:val="none" w:sz="0" w:space="0" w:color="auto"/>
        <w:bottom w:val="none" w:sz="0" w:space="0" w:color="auto"/>
        <w:right w:val="none" w:sz="0" w:space="0" w:color="auto"/>
      </w:divBdr>
    </w:div>
    <w:div w:id="1050807195">
      <w:bodyDiv w:val="1"/>
      <w:marLeft w:val="0"/>
      <w:marRight w:val="0"/>
      <w:marTop w:val="0"/>
      <w:marBottom w:val="0"/>
      <w:divBdr>
        <w:top w:val="none" w:sz="0" w:space="0" w:color="auto"/>
        <w:left w:val="none" w:sz="0" w:space="0" w:color="auto"/>
        <w:bottom w:val="none" w:sz="0" w:space="0" w:color="auto"/>
        <w:right w:val="none" w:sz="0" w:space="0" w:color="auto"/>
      </w:divBdr>
    </w:div>
    <w:div w:id="1051229830">
      <w:bodyDiv w:val="1"/>
      <w:marLeft w:val="0"/>
      <w:marRight w:val="0"/>
      <w:marTop w:val="0"/>
      <w:marBottom w:val="0"/>
      <w:divBdr>
        <w:top w:val="none" w:sz="0" w:space="0" w:color="auto"/>
        <w:left w:val="none" w:sz="0" w:space="0" w:color="auto"/>
        <w:bottom w:val="none" w:sz="0" w:space="0" w:color="auto"/>
        <w:right w:val="none" w:sz="0" w:space="0" w:color="auto"/>
      </w:divBdr>
    </w:div>
    <w:div w:id="1054350305">
      <w:bodyDiv w:val="1"/>
      <w:marLeft w:val="0"/>
      <w:marRight w:val="0"/>
      <w:marTop w:val="0"/>
      <w:marBottom w:val="0"/>
      <w:divBdr>
        <w:top w:val="none" w:sz="0" w:space="0" w:color="auto"/>
        <w:left w:val="none" w:sz="0" w:space="0" w:color="auto"/>
        <w:bottom w:val="none" w:sz="0" w:space="0" w:color="auto"/>
        <w:right w:val="none" w:sz="0" w:space="0" w:color="auto"/>
      </w:divBdr>
    </w:div>
    <w:div w:id="1057970591">
      <w:bodyDiv w:val="1"/>
      <w:marLeft w:val="0"/>
      <w:marRight w:val="0"/>
      <w:marTop w:val="0"/>
      <w:marBottom w:val="0"/>
      <w:divBdr>
        <w:top w:val="none" w:sz="0" w:space="0" w:color="auto"/>
        <w:left w:val="none" w:sz="0" w:space="0" w:color="auto"/>
        <w:bottom w:val="none" w:sz="0" w:space="0" w:color="auto"/>
        <w:right w:val="none" w:sz="0" w:space="0" w:color="auto"/>
      </w:divBdr>
    </w:div>
    <w:div w:id="1069615244">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094592002">
      <w:bodyDiv w:val="1"/>
      <w:marLeft w:val="0"/>
      <w:marRight w:val="0"/>
      <w:marTop w:val="0"/>
      <w:marBottom w:val="0"/>
      <w:divBdr>
        <w:top w:val="none" w:sz="0" w:space="0" w:color="auto"/>
        <w:left w:val="none" w:sz="0" w:space="0" w:color="auto"/>
        <w:bottom w:val="none" w:sz="0" w:space="0" w:color="auto"/>
        <w:right w:val="none" w:sz="0" w:space="0" w:color="auto"/>
      </w:divBdr>
    </w:div>
    <w:div w:id="1100636312">
      <w:bodyDiv w:val="1"/>
      <w:marLeft w:val="0"/>
      <w:marRight w:val="0"/>
      <w:marTop w:val="0"/>
      <w:marBottom w:val="0"/>
      <w:divBdr>
        <w:top w:val="none" w:sz="0" w:space="0" w:color="auto"/>
        <w:left w:val="none" w:sz="0" w:space="0" w:color="auto"/>
        <w:bottom w:val="none" w:sz="0" w:space="0" w:color="auto"/>
        <w:right w:val="none" w:sz="0" w:space="0" w:color="auto"/>
      </w:divBdr>
    </w:div>
    <w:div w:id="1115948147">
      <w:bodyDiv w:val="1"/>
      <w:marLeft w:val="0"/>
      <w:marRight w:val="0"/>
      <w:marTop w:val="0"/>
      <w:marBottom w:val="0"/>
      <w:divBdr>
        <w:top w:val="none" w:sz="0" w:space="0" w:color="auto"/>
        <w:left w:val="none" w:sz="0" w:space="0" w:color="auto"/>
        <w:bottom w:val="none" w:sz="0" w:space="0" w:color="auto"/>
        <w:right w:val="none" w:sz="0" w:space="0" w:color="auto"/>
      </w:divBdr>
    </w:div>
    <w:div w:id="1141919150">
      <w:bodyDiv w:val="1"/>
      <w:marLeft w:val="0"/>
      <w:marRight w:val="0"/>
      <w:marTop w:val="0"/>
      <w:marBottom w:val="0"/>
      <w:divBdr>
        <w:top w:val="none" w:sz="0" w:space="0" w:color="auto"/>
        <w:left w:val="none" w:sz="0" w:space="0" w:color="auto"/>
        <w:bottom w:val="none" w:sz="0" w:space="0" w:color="auto"/>
        <w:right w:val="none" w:sz="0" w:space="0" w:color="auto"/>
      </w:divBdr>
    </w:div>
    <w:div w:id="1161962842">
      <w:bodyDiv w:val="1"/>
      <w:marLeft w:val="0"/>
      <w:marRight w:val="0"/>
      <w:marTop w:val="0"/>
      <w:marBottom w:val="0"/>
      <w:divBdr>
        <w:top w:val="none" w:sz="0" w:space="0" w:color="auto"/>
        <w:left w:val="none" w:sz="0" w:space="0" w:color="auto"/>
        <w:bottom w:val="none" w:sz="0" w:space="0" w:color="auto"/>
        <w:right w:val="none" w:sz="0" w:space="0" w:color="auto"/>
      </w:divBdr>
    </w:div>
    <w:div w:id="1172336966">
      <w:bodyDiv w:val="1"/>
      <w:marLeft w:val="0"/>
      <w:marRight w:val="0"/>
      <w:marTop w:val="0"/>
      <w:marBottom w:val="0"/>
      <w:divBdr>
        <w:top w:val="none" w:sz="0" w:space="0" w:color="auto"/>
        <w:left w:val="none" w:sz="0" w:space="0" w:color="auto"/>
        <w:bottom w:val="none" w:sz="0" w:space="0" w:color="auto"/>
        <w:right w:val="none" w:sz="0" w:space="0" w:color="auto"/>
      </w:divBdr>
    </w:div>
    <w:div w:id="1180896848">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2017425">
      <w:bodyDiv w:val="1"/>
      <w:marLeft w:val="0"/>
      <w:marRight w:val="0"/>
      <w:marTop w:val="0"/>
      <w:marBottom w:val="0"/>
      <w:divBdr>
        <w:top w:val="none" w:sz="0" w:space="0" w:color="auto"/>
        <w:left w:val="none" w:sz="0" w:space="0" w:color="auto"/>
        <w:bottom w:val="none" w:sz="0" w:space="0" w:color="auto"/>
        <w:right w:val="none" w:sz="0" w:space="0" w:color="auto"/>
      </w:divBdr>
    </w:div>
    <w:div w:id="1206478605">
      <w:bodyDiv w:val="1"/>
      <w:marLeft w:val="0"/>
      <w:marRight w:val="0"/>
      <w:marTop w:val="0"/>
      <w:marBottom w:val="0"/>
      <w:divBdr>
        <w:top w:val="none" w:sz="0" w:space="0" w:color="auto"/>
        <w:left w:val="none" w:sz="0" w:space="0" w:color="auto"/>
        <w:bottom w:val="none" w:sz="0" w:space="0" w:color="auto"/>
        <w:right w:val="none" w:sz="0" w:space="0" w:color="auto"/>
      </w:divBdr>
    </w:div>
    <w:div w:id="1206984273">
      <w:bodyDiv w:val="1"/>
      <w:marLeft w:val="0"/>
      <w:marRight w:val="0"/>
      <w:marTop w:val="0"/>
      <w:marBottom w:val="0"/>
      <w:divBdr>
        <w:top w:val="none" w:sz="0" w:space="0" w:color="auto"/>
        <w:left w:val="none" w:sz="0" w:space="0" w:color="auto"/>
        <w:bottom w:val="none" w:sz="0" w:space="0" w:color="auto"/>
        <w:right w:val="none" w:sz="0" w:space="0" w:color="auto"/>
      </w:divBdr>
    </w:div>
    <w:div w:id="1212962527">
      <w:bodyDiv w:val="1"/>
      <w:marLeft w:val="0"/>
      <w:marRight w:val="0"/>
      <w:marTop w:val="0"/>
      <w:marBottom w:val="0"/>
      <w:divBdr>
        <w:top w:val="none" w:sz="0" w:space="0" w:color="auto"/>
        <w:left w:val="none" w:sz="0" w:space="0" w:color="auto"/>
        <w:bottom w:val="none" w:sz="0" w:space="0" w:color="auto"/>
        <w:right w:val="none" w:sz="0" w:space="0" w:color="auto"/>
      </w:divBdr>
    </w:div>
    <w:div w:id="1231034957">
      <w:bodyDiv w:val="1"/>
      <w:marLeft w:val="0"/>
      <w:marRight w:val="0"/>
      <w:marTop w:val="0"/>
      <w:marBottom w:val="0"/>
      <w:divBdr>
        <w:top w:val="none" w:sz="0" w:space="0" w:color="auto"/>
        <w:left w:val="none" w:sz="0" w:space="0" w:color="auto"/>
        <w:bottom w:val="none" w:sz="0" w:space="0" w:color="auto"/>
        <w:right w:val="none" w:sz="0" w:space="0" w:color="auto"/>
      </w:divBdr>
    </w:div>
    <w:div w:id="1236279637">
      <w:bodyDiv w:val="1"/>
      <w:marLeft w:val="0"/>
      <w:marRight w:val="0"/>
      <w:marTop w:val="0"/>
      <w:marBottom w:val="0"/>
      <w:divBdr>
        <w:top w:val="none" w:sz="0" w:space="0" w:color="auto"/>
        <w:left w:val="none" w:sz="0" w:space="0" w:color="auto"/>
        <w:bottom w:val="none" w:sz="0" w:space="0" w:color="auto"/>
        <w:right w:val="none" w:sz="0" w:space="0" w:color="auto"/>
      </w:divBdr>
    </w:div>
    <w:div w:id="1241789538">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60527709">
      <w:bodyDiv w:val="1"/>
      <w:marLeft w:val="0"/>
      <w:marRight w:val="0"/>
      <w:marTop w:val="0"/>
      <w:marBottom w:val="0"/>
      <w:divBdr>
        <w:top w:val="none" w:sz="0" w:space="0" w:color="auto"/>
        <w:left w:val="none" w:sz="0" w:space="0" w:color="auto"/>
        <w:bottom w:val="none" w:sz="0" w:space="0" w:color="auto"/>
        <w:right w:val="none" w:sz="0" w:space="0" w:color="auto"/>
      </w:divBdr>
    </w:div>
    <w:div w:id="1261179913">
      <w:bodyDiv w:val="1"/>
      <w:marLeft w:val="0"/>
      <w:marRight w:val="0"/>
      <w:marTop w:val="0"/>
      <w:marBottom w:val="0"/>
      <w:divBdr>
        <w:top w:val="none" w:sz="0" w:space="0" w:color="auto"/>
        <w:left w:val="none" w:sz="0" w:space="0" w:color="auto"/>
        <w:bottom w:val="none" w:sz="0" w:space="0" w:color="auto"/>
        <w:right w:val="none" w:sz="0" w:space="0" w:color="auto"/>
      </w:divBdr>
    </w:div>
    <w:div w:id="1286539717">
      <w:bodyDiv w:val="1"/>
      <w:marLeft w:val="0"/>
      <w:marRight w:val="0"/>
      <w:marTop w:val="0"/>
      <w:marBottom w:val="0"/>
      <w:divBdr>
        <w:top w:val="none" w:sz="0" w:space="0" w:color="auto"/>
        <w:left w:val="none" w:sz="0" w:space="0" w:color="auto"/>
        <w:bottom w:val="none" w:sz="0" w:space="0" w:color="auto"/>
        <w:right w:val="none" w:sz="0" w:space="0" w:color="auto"/>
      </w:divBdr>
    </w:div>
    <w:div w:id="1290547786">
      <w:bodyDiv w:val="1"/>
      <w:marLeft w:val="0"/>
      <w:marRight w:val="0"/>
      <w:marTop w:val="0"/>
      <w:marBottom w:val="0"/>
      <w:divBdr>
        <w:top w:val="none" w:sz="0" w:space="0" w:color="auto"/>
        <w:left w:val="none" w:sz="0" w:space="0" w:color="auto"/>
        <w:bottom w:val="none" w:sz="0" w:space="0" w:color="auto"/>
        <w:right w:val="none" w:sz="0" w:space="0" w:color="auto"/>
      </w:divBdr>
    </w:div>
    <w:div w:id="1297299245">
      <w:bodyDiv w:val="1"/>
      <w:marLeft w:val="0"/>
      <w:marRight w:val="0"/>
      <w:marTop w:val="0"/>
      <w:marBottom w:val="0"/>
      <w:divBdr>
        <w:top w:val="none" w:sz="0" w:space="0" w:color="auto"/>
        <w:left w:val="none" w:sz="0" w:space="0" w:color="auto"/>
        <w:bottom w:val="none" w:sz="0" w:space="0" w:color="auto"/>
        <w:right w:val="none" w:sz="0" w:space="0" w:color="auto"/>
      </w:divBdr>
    </w:div>
    <w:div w:id="1304383660">
      <w:bodyDiv w:val="1"/>
      <w:marLeft w:val="0"/>
      <w:marRight w:val="0"/>
      <w:marTop w:val="0"/>
      <w:marBottom w:val="0"/>
      <w:divBdr>
        <w:top w:val="none" w:sz="0" w:space="0" w:color="auto"/>
        <w:left w:val="none" w:sz="0" w:space="0" w:color="auto"/>
        <w:bottom w:val="none" w:sz="0" w:space="0" w:color="auto"/>
        <w:right w:val="none" w:sz="0" w:space="0" w:color="auto"/>
      </w:divBdr>
    </w:div>
    <w:div w:id="1304965738">
      <w:bodyDiv w:val="1"/>
      <w:marLeft w:val="0"/>
      <w:marRight w:val="0"/>
      <w:marTop w:val="0"/>
      <w:marBottom w:val="0"/>
      <w:divBdr>
        <w:top w:val="none" w:sz="0" w:space="0" w:color="auto"/>
        <w:left w:val="none" w:sz="0" w:space="0" w:color="auto"/>
        <w:bottom w:val="none" w:sz="0" w:space="0" w:color="auto"/>
        <w:right w:val="none" w:sz="0" w:space="0" w:color="auto"/>
      </w:divBdr>
    </w:div>
    <w:div w:id="1309747950">
      <w:bodyDiv w:val="1"/>
      <w:marLeft w:val="0"/>
      <w:marRight w:val="0"/>
      <w:marTop w:val="0"/>
      <w:marBottom w:val="0"/>
      <w:divBdr>
        <w:top w:val="none" w:sz="0" w:space="0" w:color="auto"/>
        <w:left w:val="none" w:sz="0" w:space="0" w:color="auto"/>
        <w:bottom w:val="none" w:sz="0" w:space="0" w:color="auto"/>
        <w:right w:val="none" w:sz="0" w:space="0" w:color="auto"/>
      </w:divBdr>
    </w:div>
    <w:div w:id="1325284197">
      <w:bodyDiv w:val="1"/>
      <w:marLeft w:val="0"/>
      <w:marRight w:val="0"/>
      <w:marTop w:val="0"/>
      <w:marBottom w:val="0"/>
      <w:divBdr>
        <w:top w:val="none" w:sz="0" w:space="0" w:color="auto"/>
        <w:left w:val="none" w:sz="0" w:space="0" w:color="auto"/>
        <w:bottom w:val="none" w:sz="0" w:space="0" w:color="auto"/>
        <w:right w:val="none" w:sz="0" w:space="0" w:color="auto"/>
      </w:divBdr>
    </w:div>
    <w:div w:id="1327830452">
      <w:bodyDiv w:val="1"/>
      <w:marLeft w:val="0"/>
      <w:marRight w:val="0"/>
      <w:marTop w:val="0"/>
      <w:marBottom w:val="0"/>
      <w:divBdr>
        <w:top w:val="none" w:sz="0" w:space="0" w:color="auto"/>
        <w:left w:val="none" w:sz="0" w:space="0" w:color="auto"/>
        <w:bottom w:val="none" w:sz="0" w:space="0" w:color="auto"/>
        <w:right w:val="none" w:sz="0" w:space="0" w:color="auto"/>
      </w:divBdr>
    </w:div>
    <w:div w:id="1338531489">
      <w:bodyDiv w:val="1"/>
      <w:marLeft w:val="0"/>
      <w:marRight w:val="0"/>
      <w:marTop w:val="0"/>
      <w:marBottom w:val="0"/>
      <w:divBdr>
        <w:top w:val="none" w:sz="0" w:space="0" w:color="auto"/>
        <w:left w:val="none" w:sz="0" w:space="0" w:color="auto"/>
        <w:bottom w:val="none" w:sz="0" w:space="0" w:color="auto"/>
        <w:right w:val="none" w:sz="0" w:space="0" w:color="auto"/>
      </w:divBdr>
    </w:div>
    <w:div w:id="1339118176">
      <w:bodyDiv w:val="1"/>
      <w:marLeft w:val="0"/>
      <w:marRight w:val="0"/>
      <w:marTop w:val="0"/>
      <w:marBottom w:val="0"/>
      <w:divBdr>
        <w:top w:val="none" w:sz="0" w:space="0" w:color="auto"/>
        <w:left w:val="none" w:sz="0" w:space="0" w:color="auto"/>
        <w:bottom w:val="none" w:sz="0" w:space="0" w:color="auto"/>
        <w:right w:val="none" w:sz="0" w:space="0" w:color="auto"/>
      </w:divBdr>
    </w:div>
    <w:div w:id="1344746741">
      <w:bodyDiv w:val="1"/>
      <w:marLeft w:val="0"/>
      <w:marRight w:val="0"/>
      <w:marTop w:val="0"/>
      <w:marBottom w:val="0"/>
      <w:divBdr>
        <w:top w:val="none" w:sz="0" w:space="0" w:color="auto"/>
        <w:left w:val="none" w:sz="0" w:space="0" w:color="auto"/>
        <w:bottom w:val="none" w:sz="0" w:space="0" w:color="auto"/>
        <w:right w:val="none" w:sz="0" w:space="0" w:color="auto"/>
      </w:divBdr>
    </w:div>
    <w:div w:id="1374109529">
      <w:bodyDiv w:val="1"/>
      <w:marLeft w:val="0"/>
      <w:marRight w:val="0"/>
      <w:marTop w:val="0"/>
      <w:marBottom w:val="0"/>
      <w:divBdr>
        <w:top w:val="none" w:sz="0" w:space="0" w:color="auto"/>
        <w:left w:val="none" w:sz="0" w:space="0" w:color="auto"/>
        <w:bottom w:val="none" w:sz="0" w:space="0" w:color="auto"/>
        <w:right w:val="none" w:sz="0" w:space="0" w:color="auto"/>
      </w:divBdr>
    </w:div>
    <w:div w:id="1387217173">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398284132">
      <w:bodyDiv w:val="1"/>
      <w:marLeft w:val="0"/>
      <w:marRight w:val="0"/>
      <w:marTop w:val="0"/>
      <w:marBottom w:val="0"/>
      <w:divBdr>
        <w:top w:val="none" w:sz="0" w:space="0" w:color="auto"/>
        <w:left w:val="none" w:sz="0" w:space="0" w:color="auto"/>
        <w:bottom w:val="none" w:sz="0" w:space="0" w:color="auto"/>
        <w:right w:val="none" w:sz="0" w:space="0" w:color="auto"/>
      </w:divBdr>
    </w:div>
    <w:div w:id="1400328075">
      <w:bodyDiv w:val="1"/>
      <w:marLeft w:val="0"/>
      <w:marRight w:val="0"/>
      <w:marTop w:val="0"/>
      <w:marBottom w:val="0"/>
      <w:divBdr>
        <w:top w:val="none" w:sz="0" w:space="0" w:color="auto"/>
        <w:left w:val="none" w:sz="0" w:space="0" w:color="auto"/>
        <w:bottom w:val="none" w:sz="0" w:space="0" w:color="auto"/>
        <w:right w:val="none" w:sz="0" w:space="0" w:color="auto"/>
      </w:divBdr>
    </w:div>
    <w:div w:id="1443527897">
      <w:bodyDiv w:val="1"/>
      <w:marLeft w:val="0"/>
      <w:marRight w:val="0"/>
      <w:marTop w:val="0"/>
      <w:marBottom w:val="0"/>
      <w:divBdr>
        <w:top w:val="none" w:sz="0" w:space="0" w:color="auto"/>
        <w:left w:val="none" w:sz="0" w:space="0" w:color="auto"/>
        <w:bottom w:val="none" w:sz="0" w:space="0" w:color="auto"/>
        <w:right w:val="none" w:sz="0" w:space="0" w:color="auto"/>
      </w:divBdr>
    </w:div>
    <w:div w:id="1448966725">
      <w:bodyDiv w:val="1"/>
      <w:marLeft w:val="0"/>
      <w:marRight w:val="0"/>
      <w:marTop w:val="0"/>
      <w:marBottom w:val="0"/>
      <w:divBdr>
        <w:top w:val="none" w:sz="0" w:space="0" w:color="auto"/>
        <w:left w:val="none" w:sz="0" w:space="0" w:color="auto"/>
        <w:bottom w:val="none" w:sz="0" w:space="0" w:color="auto"/>
        <w:right w:val="none" w:sz="0" w:space="0" w:color="auto"/>
      </w:divBdr>
    </w:div>
    <w:div w:id="1454446280">
      <w:bodyDiv w:val="1"/>
      <w:marLeft w:val="0"/>
      <w:marRight w:val="0"/>
      <w:marTop w:val="0"/>
      <w:marBottom w:val="0"/>
      <w:divBdr>
        <w:top w:val="none" w:sz="0" w:space="0" w:color="auto"/>
        <w:left w:val="none" w:sz="0" w:space="0" w:color="auto"/>
        <w:bottom w:val="none" w:sz="0" w:space="0" w:color="auto"/>
        <w:right w:val="none" w:sz="0" w:space="0" w:color="auto"/>
      </w:divBdr>
    </w:div>
    <w:div w:id="1475487362">
      <w:bodyDiv w:val="1"/>
      <w:marLeft w:val="0"/>
      <w:marRight w:val="0"/>
      <w:marTop w:val="0"/>
      <w:marBottom w:val="0"/>
      <w:divBdr>
        <w:top w:val="none" w:sz="0" w:space="0" w:color="auto"/>
        <w:left w:val="none" w:sz="0" w:space="0" w:color="auto"/>
        <w:bottom w:val="none" w:sz="0" w:space="0" w:color="auto"/>
        <w:right w:val="none" w:sz="0" w:space="0" w:color="auto"/>
      </w:divBdr>
    </w:div>
    <w:div w:id="1492870513">
      <w:bodyDiv w:val="1"/>
      <w:marLeft w:val="0"/>
      <w:marRight w:val="0"/>
      <w:marTop w:val="0"/>
      <w:marBottom w:val="0"/>
      <w:divBdr>
        <w:top w:val="none" w:sz="0" w:space="0" w:color="auto"/>
        <w:left w:val="none" w:sz="0" w:space="0" w:color="auto"/>
        <w:bottom w:val="none" w:sz="0" w:space="0" w:color="auto"/>
        <w:right w:val="none" w:sz="0" w:space="0" w:color="auto"/>
      </w:divBdr>
    </w:div>
    <w:div w:id="1498227550">
      <w:bodyDiv w:val="1"/>
      <w:marLeft w:val="0"/>
      <w:marRight w:val="0"/>
      <w:marTop w:val="0"/>
      <w:marBottom w:val="0"/>
      <w:divBdr>
        <w:top w:val="none" w:sz="0" w:space="0" w:color="auto"/>
        <w:left w:val="none" w:sz="0" w:space="0" w:color="auto"/>
        <w:bottom w:val="none" w:sz="0" w:space="0" w:color="auto"/>
        <w:right w:val="none" w:sz="0" w:space="0" w:color="auto"/>
      </w:divBdr>
    </w:div>
    <w:div w:id="1498417919">
      <w:bodyDiv w:val="1"/>
      <w:marLeft w:val="0"/>
      <w:marRight w:val="0"/>
      <w:marTop w:val="0"/>
      <w:marBottom w:val="0"/>
      <w:divBdr>
        <w:top w:val="none" w:sz="0" w:space="0" w:color="auto"/>
        <w:left w:val="none" w:sz="0" w:space="0" w:color="auto"/>
        <w:bottom w:val="none" w:sz="0" w:space="0" w:color="auto"/>
        <w:right w:val="none" w:sz="0" w:space="0" w:color="auto"/>
      </w:divBdr>
    </w:div>
    <w:div w:id="1498687968">
      <w:bodyDiv w:val="1"/>
      <w:marLeft w:val="0"/>
      <w:marRight w:val="0"/>
      <w:marTop w:val="0"/>
      <w:marBottom w:val="0"/>
      <w:divBdr>
        <w:top w:val="none" w:sz="0" w:space="0" w:color="auto"/>
        <w:left w:val="none" w:sz="0" w:space="0" w:color="auto"/>
        <w:bottom w:val="none" w:sz="0" w:space="0" w:color="auto"/>
        <w:right w:val="none" w:sz="0" w:space="0" w:color="auto"/>
      </w:divBdr>
    </w:div>
    <w:div w:id="1507285657">
      <w:bodyDiv w:val="1"/>
      <w:marLeft w:val="0"/>
      <w:marRight w:val="0"/>
      <w:marTop w:val="0"/>
      <w:marBottom w:val="0"/>
      <w:divBdr>
        <w:top w:val="none" w:sz="0" w:space="0" w:color="auto"/>
        <w:left w:val="none" w:sz="0" w:space="0" w:color="auto"/>
        <w:bottom w:val="none" w:sz="0" w:space="0" w:color="auto"/>
        <w:right w:val="none" w:sz="0" w:space="0" w:color="auto"/>
      </w:divBdr>
    </w:div>
    <w:div w:id="1517113745">
      <w:bodyDiv w:val="1"/>
      <w:marLeft w:val="0"/>
      <w:marRight w:val="0"/>
      <w:marTop w:val="0"/>
      <w:marBottom w:val="0"/>
      <w:divBdr>
        <w:top w:val="none" w:sz="0" w:space="0" w:color="auto"/>
        <w:left w:val="none" w:sz="0" w:space="0" w:color="auto"/>
        <w:bottom w:val="none" w:sz="0" w:space="0" w:color="auto"/>
        <w:right w:val="none" w:sz="0" w:space="0" w:color="auto"/>
      </w:divBdr>
    </w:div>
    <w:div w:id="1518037065">
      <w:bodyDiv w:val="1"/>
      <w:marLeft w:val="0"/>
      <w:marRight w:val="0"/>
      <w:marTop w:val="0"/>
      <w:marBottom w:val="0"/>
      <w:divBdr>
        <w:top w:val="none" w:sz="0" w:space="0" w:color="auto"/>
        <w:left w:val="none" w:sz="0" w:space="0" w:color="auto"/>
        <w:bottom w:val="none" w:sz="0" w:space="0" w:color="auto"/>
        <w:right w:val="none" w:sz="0" w:space="0" w:color="auto"/>
      </w:divBdr>
    </w:div>
    <w:div w:id="1518501075">
      <w:bodyDiv w:val="1"/>
      <w:marLeft w:val="0"/>
      <w:marRight w:val="0"/>
      <w:marTop w:val="0"/>
      <w:marBottom w:val="0"/>
      <w:divBdr>
        <w:top w:val="none" w:sz="0" w:space="0" w:color="auto"/>
        <w:left w:val="none" w:sz="0" w:space="0" w:color="auto"/>
        <w:bottom w:val="none" w:sz="0" w:space="0" w:color="auto"/>
        <w:right w:val="none" w:sz="0" w:space="0" w:color="auto"/>
      </w:divBdr>
    </w:div>
    <w:div w:id="1523518167">
      <w:bodyDiv w:val="1"/>
      <w:marLeft w:val="0"/>
      <w:marRight w:val="0"/>
      <w:marTop w:val="0"/>
      <w:marBottom w:val="0"/>
      <w:divBdr>
        <w:top w:val="none" w:sz="0" w:space="0" w:color="auto"/>
        <w:left w:val="none" w:sz="0" w:space="0" w:color="auto"/>
        <w:bottom w:val="none" w:sz="0" w:space="0" w:color="auto"/>
        <w:right w:val="none" w:sz="0" w:space="0" w:color="auto"/>
      </w:divBdr>
    </w:div>
    <w:div w:id="1544055374">
      <w:bodyDiv w:val="1"/>
      <w:marLeft w:val="0"/>
      <w:marRight w:val="0"/>
      <w:marTop w:val="0"/>
      <w:marBottom w:val="0"/>
      <w:divBdr>
        <w:top w:val="none" w:sz="0" w:space="0" w:color="auto"/>
        <w:left w:val="none" w:sz="0" w:space="0" w:color="auto"/>
        <w:bottom w:val="none" w:sz="0" w:space="0" w:color="auto"/>
        <w:right w:val="none" w:sz="0" w:space="0" w:color="auto"/>
      </w:divBdr>
    </w:div>
    <w:div w:id="1546523320">
      <w:bodyDiv w:val="1"/>
      <w:marLeft w:val="0"/>
      <w:marRight w:val="0"/>
      <w:marTop w:val="0"/>
      <w:marBottom w:val="0"/>
      <w:divBdr>
        <w:top w:val="none" w:sz="0" w:space="0" w:color="auto"/>
        <w:left w:val="none" w:sz="0" w:space="0" w:color="auto"/>
        <w:bottom w:val="none" w:sz="0" w:space="0" w:color="auto"/>
        <w:right w:val="none" w:sz="0" w:space="0" w:color="auto"/>
      </w:divBdr>
    </w:div>
    <w:div w:id="1549147791">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69029584">
      <w:bodyDiv w:val="1"/>
      <w:marLeft w:val="0"/>
      <w:marRight w:val="0"/>
      <w:marTop w:val="0"/>
      <w:marBottom w:val="0"/>
      <w:divBdr>
        <w:top w:val="none" w:sz="0" w:space="0" w:color="auto"/>
        <w:left w:val="none" w:sz="0" w:space="0" w:color="auto"/>
        <w:bottom w:val="none" w:sz="0" w:space="0" w:color="auto"/>
        <w:right w:val="none" w:sz="0" w:space="0" w:color="auto"/>
      </w:divBdr>
    </w:div>
    <w:div w:id="1600485685">
      <w:bodyDiv w:val="1"/>
      <w:marLeft w:val="0"/>
      <w:marRight w:val="0"/>
      <w:marTop w:val="0"/>
      <w:marBottom w:val="0"/>
      <w:divBdr>
        <w:top w:val="none" w:sz="0" w:space="0" w:color="auto"/>
        <w:left w:val="none" w:sz="0" w:space="0" w:color="auto"/>
        <w:bottom w:val="none" w:sz="0" w:space="0" w:color="auto"/>
        <w:right w:val="none" w:sz="0" w:space="0" w:color="auto"/>
      </w:divBdr>
    </w:div>
    <w:div w:id="1604531874">
      <w:bodyDiv w:val="1"/>
      <w:marLeft w:val="0"/>
      <w:marRight w:val="0"/>
      <w:marTop w:val="0"/>
      <w:marBottom w:val="0"/>
      <w:divBdr>
        <w:top w:val="none" w:sz="0" w:space="0" w:color="auto"/>
        <w:left w:val="none" w:sz="0" w:space="0" w:color="auto"/>
        <w:bottom w:val="none" w:sz="0" w:space="0" w:color="auto"/>
        <w:right w:val="none" w:sz="0" w:space="0" w:color="auto"/>
      </w:divBdr>
    </w:div>
    <w:div w:id="1606183644">
      <w:bodyDiv w:val="1"/>
      <w:marLeft w:val="0"/>
      <w:marRight w:val="0"/>
      <w:marTop w:val="0"/>
      <w:marBottom w:val="0"/>
      <w:divBdr>
        <w:top w:val="none" w:sz="0" w:space="0" w:color="auto"/>
        <w:left w:val="none" w:sz="0" w:space="0" w:color="auto"/>
        <w:bottom w:val="none" w:sz="0" w:space="0" w:color="auto"/>
        <w:right w:val="none" w:sz="0" w:space="0" w:color="auto"/>
      </w:divBdr>
    </w:div>
    <w:div w:id="1628046647">
      <w:bodyDiv w:val="1"/>
      <w:marLeft w:val="0"/>
      <w:marRight w:val="0"/>
      <w:marTop w:val="0"/>
      <w:marBottom w:val="0"/>
      <w:divBdr>
        <w:top w:val="none" w:sz="0" w:space="0" w:color="auto"/>
        <w:left w:val="none" w:sz="0" w:space="0" w:color="auto"/>
        <w:bottom w:val="none" w:sz="0" w:space="0" w:color="auto"/>
        <w:right w:val="none" w:sz="0" w:space="0" w:color="auto"/>
      </w:divBdr>
    </w:div>
    <w:div w:id="1646475017">
      <w:bodyDiv w:val="1"/>
      <w:marLeft w:val="0"/>
      <w:marRight w:val="0"/>
      <w:marTop w:val="0"/>
      <w:marBottom w:val="0"/>
      <w:divBdr>
        <w:top w:val="none" w:sz="0" w:space="0" w:color="auto"/>
        <w:left w:val="none" w:sz="0" w:space="0" w:color="auto"/>
        <w:bottom w:val="none" w:sz="0" w:space="0" w:color="auto"/>
        <w:right w:val="none" w:sz="0" w:space="0" w:color="auto"/>
      </w:divBdr>
    </w:div>
    <w:div w:id="1655378334">
      <w:bodyDiv w:val="1"/>
      <w:marLeft w:val="0"/>
      <w:marRight w:val="0"/>
      <w:marTop w:val="0"/>
      <w:marBottom w:val="0"/>
      <w:divBdr>
        <w:top w:val="none" w:sz="0" w:space="0" w:color="auto"/>
        <w:left w:val="none" w:sz="0" w:space="0" w:color="auto"/>
        <w:bottom w:val="none" w:sz="0" w:space="0" w:color="auto"/>
        <w:right w:val="none" w:sz="0" w:space="0" w:color="auto"/>
      </w:divBdr>
    </w:div>
    <w:div w:id="1681203233">
      <w:bodyDiv w:val="1"/>
      <w:marLeft w:val="0"/>
      <w:marRight w:val="0"/>
      <w:marTop w:val="0"/>
      <w:marBottom w:val="0"/>
      <w:divBdr>
        <w:top w:val="none" w:sz="0" w:space="0" w:color="auto"/>
        <w:left w:val="none" w:sz="0" w:space="0" w:color="auto"/>
        <w:bottom w:val="none" w:sz="0" w:space="0" w:color="auto"/>
        <w:right w:val="none" w:sz="0" w:space="0" w:color="auto"/>
      </w:divBdr>
    </w:div>
    <w:div w:id="1693653897">
      <w:bodyDiv w:val="1"/>
      <w:marLeft w:val="0"/>
      <w:marRight w:val="0"/>
      <w:marTop w:val="0"/>
      <w:marBottom w:val="0"/>
      <w:divBdr>
        <w:top w:val="none" w:sz="0" w:space="0" w:color="auto"/>
        <w:left w:val="none" w:sz="0" w:space="0" w:color="auto"/>
        <w:bottom w:val="none" w:sz="0" w:space="0" w:color="auto"/>
        <w:right w:val="none" w:sz="0" w:space="0" w:color="auto"/>
      </w:divBdr>
    </w:div>
    <w:div w:id="1710908110">
      <w:bodyDiv w:val="1"/>
      <w:marLeft w:val="0"/>
      <w:marRight w:val="0"/>
      <w:marTop w:val="0"/>
      <w:marBottom w:val="0"/>
      <w:divBdr>
        <w:top w:val="none" w:sz="0" w:space="0" w:color="auto"/>
        <w:left w:val="none" w:sz="0" w:space="0" w:color="auto"/>
        <w:bottom w:val="none" w:sz="0" w:space="0" w:color="auto"/>
        <w:right w:val="none" w:sz="0" w:space="0" w:color="auto"/>
      </w:divBdr>
    </w:div>
    <w:div w:id="1717124024">
      <w:bodyDiv w:val="1"/>
      <w:marLeft w:val="0"/>
      <w:marRight w:val="0"/>
      <w:marTop w:val="0"/>
      <w:marBottom w:val="0"/>
      <w:divBdr>
        <w:top w:val="none" w:sz="0" w:space="0" w:color="auto"/>
        <w:left w:val="none" w:sz="0" w:space="0" w:color="auto"/>
        <w:bottom w:val="none" w:sz="0" w:space="0" w:color="auto"/>
        <w:right w:val="none" w:sz="0" w:space="0" w:color="auto"/>
      </w:divBdr>
    </w:div>
    <w:div w:id="1720742265">
      <w:bodyDiv w:val="1"/>
      <w:marLeft w:val="0"/>
      <w:marRight w:val="0"/>
      <w:marTop w:val="0"/>
      <w:marBottom w:val="0"/>
      <w:divBdr>
        <w:top w:val="none" w:sz="0" w:space="0" w:color="auto"/>
        <w:left w:val="none" w:sz="0" w:space="0" w:color="auto"/>
        <w:bottom w:val="none" w:sz="0" w:space="0" w:color="auto"/>
        <w:right w:val="none" w:sz="0" w:space="0" w:color="auto"/>
      </w:divBdr>
    </w:div>
    <w:div w:id="1720863114">
      <w:bodyDiv w:val="1"/>
      <w:marLeft w:val="0"/>
      <w:marRight w:val="0"/>
      <w:marTop w:val="0"/>
      <w:marBottom w:val="0"/>
      <w:divBdr>
        <w:top w:val="none" w:sz="0" w:space="0" w:color="auto"/>
        <w:left w:val="none" w:sz="0" w:space="0" w:color="auto"/>
        <w:bottom w:val="none" w:sz="0" w:space="0" w:color="auto"/>
        <w:right w:val="none" w:sz="0" w:space="0" w:color="auto"/>
      </w:divBdr>
    </w:div>
    <w:div w:id="1721398674">
      <w:bodyDiv w:val="1"/>
      <w:marLeft w:val="0"/>
      <w:marRight w:val="0"/>
      <w:marTop w:val="0"/>
      <w:marBottom w:val="0"/>
      <w:divBdr>
        <w:top w:val="none" w:sz="0" w:space="0" w:color="auto"/>
        <w:left w:val="none" w:sz="0" w:space="0" w:color="auto"/>
        <w:bottom w:val="none" w:sz="0" w:space="0" w:color="auto"/>
        <w:right w:val="none" w:sz="0" w:space="0" w:color="auto"/>
      </w:divBdr>
    </w:div>
    <w:div w:id="1738897679">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62556479">
      <w:bodyDiv w:val="1"/>
      <w:marLeft w:val="0"/>
      <w:marRight w:val="0"/>
      <w:marTop w:val="0"/>
      <w:marBottom w:val="0"/>
      <w:divBdr>
        <w:top w:val="none" w:sz="0" w:space="0" w:color="auto"/>
        <w:left w:val="none" w:sz="0" w:space="0" w:color="auto"/>
        <w:bottom w:val="none" w:sz="0" w:space="0" w:color="auto"/>
        <w:right w:val="none" w:sz="0" w:space="0" w:color="auto"/>
      </w:divBdr>
    </w:div>
    <w:div w:id="1764691310">
      <w:bodyDiv w:val="1"/>
      <w:marLeft w:val="0"/>
      <w:marRight w:val="0"/>
      <w:marTop w:val="0"/>
      <w:marBottom w:val="0"/>
      <w:divBdr>
        <w:top w:val="none" w:sz="0" w:space="0" w:color="auto"/>
        <w:left w:val="none" w:sz="0" w:space="0" w:color="auto"/>
        <w:bottom w:val="none" w:sz="0" w:space="0" w:color="auto"/>
        <w:right w:val="none" w:sz="0" w:space="0" w:color="auto"/>
      </w:divBdr>
    </w:div>
    <w:div w:id="1804468328">
      <w:bodyDiv w:val="1"/>
      <w:marLeft w:val="0"/>
      <w:marRight w:val="0"/>
      <w:marTop w:val="0"/>
      <w:marBottom w:val="0"/>
      <w:divBdr>
        <w:top w:val="none" w:sz="0" w:space="0" w:color="auto"/>
        <w:left w:val="none" w:sz="0" w:space="0" w:color="auto"/>
        <w:bottom w:val="none" w:sz="0" w:space="0" w:color="auto"/>
        <w:right w:val="none" w:sz="0" w:space="0" w:color="auto"/>
      </w:divBdr>
    </w:div>
    <w:div w:id="1817451496">
      <w:bodyDiv w:val="1"/>
      <w:marLeft w:val="0"/>
      <w:marRight w:val="0"/>
      <w:marTop w:val="0"/>
      <w:marBottom w:val="0"/>
      <w:divBdr>
        <w:top w:val="none" w:sz="0" w:space="0" w:color="auto"/>
        <w:left w:val="none" w:sz="0" w:space="0" w:color="auto"/>
        <w:bottom w:val="none" w:sz="0" w:space="0" w:color="auto"/>
        <w:right w:val="none" w:sz="0" w:space="0" w:color="auto"/>
      </w:divBdr>
    </w:div>
    <w:div w:id="1820882173">
      <w:bodyDiv w:val="1"/>
      <w:marLeft w:val="0"/>
      <w:marRight w:val="0"/>
      <w:marTop w:val="0"/>
      <w:marBottom w:val="0"/>
      <w:divBdr>
        <w:top w:val="none" w:sz="0" w:space="0" w:color="auto"/>
        <w:left w:val="none" w:sz="0" w:space="0" w:color="auto"/>
        <w:bottom w:val="none" w:sz="0" w:space="0" w:color="auto"/>
        <w:right w:val="none" w:sz="0" w:space="0" w:color="auto"/>
      </w:divBdr>
    </w:div>
    <w:div w:id="1824274673">
      <w:bodyDiv w:val="1"/>
      <w:marLeft w:val="0"/>
      <w:marRight w:val="0"/>
      <w:marTop w:val="0"/>
      <w:marBottom w:val="0"/>
      <w:divBdr>
        <w:top w:val="none" w:sz="0" w:space="0" w:color="auto"/>
        <w:left w:val="none" w:sz="0" w:space="0" w:color="auto"/>
        <w:bottom w:val="none" w:sz="0" w:space="0" w:color="auto"/>
        <w:right w:val="none" w:sz="0" w:space="0" w:color="auto"/>
      </w:divBdr>
    </w:div>
    <w:div w:id="1830251318">
      <w:bodyDiv w:val="1"/>
      <w:marLeft w:val="0"/>
      <w:marRight w:val="0"/>
      <w:marTop w:val="0"/>
      <w:marBottom w:val="0"/>
      <w:divBdr>
        <w:top w:val="none" w:sz="0" w:space="0" w:color="auto"/>
        <w:left w:val="none" w:sz="0" w:space="0" w:color="auto"/>
        <w:bottom w:val="none" w:sz="0" w:space="0" w:color="auto"/>
        <w:right w:val="none" w:sz="0" w:space="0" w:color="auto"/>
      </w:divBdr>
    </w:div>
    <w:div w:id="1849099522">
      <w:bodyDiv w:val="1"/>
      <w:marLeft w:val="0"/>
      <w:marRight w:val="0"/>
      <w:marTop w:val="0"/>
      <w:marBottom w:val="0"/>
      <w:divBdr>
        <w:top w:val="none" w:sz="0" w:space="0" w:color="auto"/>
        <w:left w:val="none" w:sz="0" w:space="0" w:color="auto"/>
        <w:bottom w:val="none" w:sz="0" w:space="0" w:color="auto"/>
        <w:right w:val="none" w:sz="0" w:space="0" w:color="auto"/>
      </w:divBdr>
    </w:div>
    <w:div w:id="1853106999">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63125157">
      <w:bodyDiv w:val="1"/>
      <w:marLeft w:val="0"/>
      <w:marRight w:val="0"/>
      <w:marTop w:val="0"/>
      <w:marBottom w:val="0"/>
      <w:divBdr>
        <w:top w:val="none" w:sz="0" w:space="0" w:color="auto"/>
        <w:left w:val="none" w:sz="0" w:space="0" w:color="auto"/>
        <w:bottom w:val="none" w:sz="0" w:space="0" w:color="auto"/>
        <w:right w:val="none" w:sz="0" w:space="0" w:color="auto"/>
      </w:divBdr>
    </w:div>
    <w:div w:id="1875314555">
      <w:bodyDiv w:val="1"/>
      <w:marLeft w:val="0"/>
      <w:marRight w:val="0"/>
      <w:marTop w:val="0"/>
      <w:marBottom w:val="0"/>
      <w:divBdr>
        <w:top w:val="none" w:sz="0" w:space="0" w:color="auto"/>
        <w:left w:val="none" w:sz="0" w:space="0" w:color="auto"/>
        <w:bottom w:val="none" w:sz="0" w:space="0" w:color="auto"/>
        <w:right w:val="none" w:sz="0" w:space="0" w:color="auto"/>
      </w:divBdr>
    </w:div>
    <w:div w:id="1885940678">
      <w:bodyDiv w:val="1"/>
      <w:marLeft w:val="0"/>
      <w:marRight w:val="0"/>
      <w:marTop w:val="0"/>
      <w:marBottom w:val="0"/>
      <w:divBdr>
        <w:top w:val="none" w:sz="0" w:space="0" w:color="auto"/>
        <w:left w:val="none" w:sz="0" w:space="0" w:color="auto"/>
        <w:bottom w:val="none" w:sz="0" w:space="0" w:color="auto"/>
        <w:right w:val="none" w:sz="0" w:space="0" w:color="auto"/>
      </w:divBdr>
    </w:div>
    <w:div w:id="1890340257">
      <w:bodyDiv w:val="1"/>
      <w:marLeft w:val="0"/>
      <w:marRight w:val="0"/>
      <w:marTop w:val="0"/>
      <w:marBottom w:val="0"/>
      <w:divBdr>
        <w:top w:val="none" w:sz="0" w:space="0" w:color="auto"/>
        <w:left w:val="none" w:sz="0" w:space="0" w:color="auto"/>
        <w:bottom w:val="none" w:sz="0" w:space="0" w:color="auto"/>
        <w:right w:val="none" w:sz="0" w:space="0" w:color="auto"/>
      </w:divBdr>
    </w:div>
    <w:div w:id="1894808645">
      <w:bodyDiv w:val="1"/>
      <w:marLeft w:val="0"/>
      <w:marRight w:val="0"/>
      <w:marTop w:val="0"/>
      <w:marBottom w:val="0"/>
      <w:divBdr>
        <w:top w:val="none" w:sz="0" w:space="0" w:color="auto"/>
        <w:left w:val="none" w:sz="0" w:space="0" w:color="auto"/>
        <w:bottom w:val="none" w:sz="0" w:space="0" w:color="auto"/>
        <w:right w:val="none" w:sz="0" w:space="0" w:color="auto"/>
      </w:divBdr>
    </w:div>
    <w:div w:id="1896744041">
      <w:bodyDiv w:val="1"/>
      <w:marLeft w:val="0"/>
      <w:marRight w:val="0"/>
      <w:marTop w:val="0"/>
      <w:marBottom w:val="0"/>
      <w:divBdr>
        <w:top w:val="none" w:sz="0" w:space="0" w:color="auto"/>
        <w:left w:val="none" w:sz="0" w:space="0" w:color="auto"/>
        <w:bottom w:val="none" w:sz="0" w:space="0" w:color="auto"/>
        <w:right w:val="none" w:sz="0" w:space="0" w:color="auto"/>
      </w:divBdr>
    </w:div>
    <w:div w:id="1901018721">
      <w:bodyDiv w:val="1"/>
      <w:marLeft w:val="0"/>
      <w:marRight w:val="0"/>
      <w:marTop w:val="0"/>
      <w:marBottom w:val="0"/>
      <w:divBdr>
        <w:top w:val="none" w:sz="0" w:space="0" w:color="auto"/>
        <w:left w:val="none" w:sz="0" w:space="0" w:color="auto"/>
        <w:bottom w:val="none" w:sz="0" w:space="0" w:color="auto"/>
        <w:right w:val="none" w:sz="0" w:space="0" w:color="auto"/>
      </w:divBdr>
    </w:div>
    <w:div w:id="1911575014">
      <w:bodyDiv w:val="1"/>
      <w:marLeft w:val="0"/>
      <w:marRight w:val="0"/>
      <w:marTop w:val="0"/>
      <w:marBottom w:val="0"/>
      <w:divBdr>
        <w:top w:val="none" w:sz="0" w:space="0" w:color="auto"/>
        <w:left w:val="none" w:sz="0" w:space="0" w:color="auto"/>
        <w:bottom w:val="none" w:sz="0" w:space="0" w:color="auto"/>
        <w:right w:val="none" w:sz="0" w:space="0" w:color="auto"/>
      </w:divBdr>
    </w:div>
    <w:div w:id="1921910945">
      <w:bodyDiv w:val="1"/>
      <w:marLeft w:val="0"/>
      <w:marRight w:val="0"/>
      <w:marTop w:val="0"/>
      <w:marBottom w:val="0"/>
      <w:divBdr>
        <w:top w:val="none" w:sz="0" w:space="0" w:color="auto"/>
        <w:left w:val="none" w:sz="0" w:space="0" w:color="auto"/>
        <w:bottom w:val="none" w:sz="0" w:space="0" w:color="auto"/>
        <w:right w:val="none" w:sz="0" w:space="0" w:color="auto"/>
      </w:divBdr>
    </w:div>
    <w:div w:id="1925072128">
      <w:bodyDiv w:val="1"/>
      <w:marLeft w:val="0"/>
      <w:marRight w:val="0"/>
      <w:marTop w:val="0"/>
      <w:marBottom w:val="0"/>
      <w:divBdr>
        <w:top w:val="none" w:sz="0" w:space="0" w:color="auto"/>
        <w:left w:val="none" w:sz="0" w:space="0" w:color="auto"/>
        <w:bottom w:val="none" w:sz="0" w:space="0" w:color="auto"/>
        <w:right w:val="none" w:sz="0" w:space="0" w:color="auto"/>
      </w:divBdr>
    </w:div>
    <w:div w:id="1950357787">
      <w:bodyDiv w:val="1"/>
      <w:marLeft w:val="0"/>
      <w:marRight w:val="0"/>
      <w:marTop w:val="0"/>
      <w:marBottom w:val="0"/>
      <w:divBdr>
        <w:top w:val="none" w:sz="0" w:space="0" w:color="auto"/>
        <w:left w:val="none" w:sz="0" w:space="0" w:color="auto"/>
        <w:bottom w:val="none" w:sz="0" w:space="0" w:color="auto"/>
        <w:right w:val="none" w:sz="0" w:space="0" w:color="auto"/>
      </w:divBdr>
    </w:div>
    <w:div w:id="1952391236">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0837589">
      <w:bodyDiv w:val="1"/>
      <w:marLeft w:val="0"/>
      <w:marRight w:val="0"/>
      <w:marTop w:val="0"/>
      <w:marBottom w:val="0"/>
      <w:divBdr>
        <w:top w:val="none" w:sz="0" w:space="0" w:color="auto"/>
        <w:left w:val="none" w:sz="0" w:space="0" w:color="auto"/>
        <w:bottom w:val="none" w:sz="0" w:space="0" w:color="auto"/>
        <w:right w:val="none" w:sz="0" w:space="0" w:color="auto"/>
      </w:divBdr>
    </w:div>
    <w:div w:id="1981884169">
      <w:bodyDiv w:val="1"/>
      <w:marLeft w:val="0"/>
      <w:marRight w:val="0"/>
      <w:marTop w:val="0"/>
      <w:marBottom w:val="0"/>
      <w:divBdr>
        <w:top w:val="none" w:sz="0" w:space="0" w:color="auto"/>
        <w:left w:val="none" w:sz="0" w:space="0" w:color="auto"/>
        <w:bottom w:val="none" w:sz="0" w:space="0" w:color="auto"/>
        <w:right w:val="none" w:sz="0" w:space="0" w:color="auto"/>
      </w:divBdr>
    </w:div>
    <w:div w:id="198365864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7463665">
      <w:bodyDiv w:val="1"/>
      <w:marLeft w:val="0"/>
      <w:marRight w:val="0"/>
      <w:marTop w:val="0"/>
      <w:marBottom w:val="0"/>
      <w:divBdr>
        <w:top w:val="none" w:sz="0" w:space="0" w:color="auto"/>
        <w:left w:val="none" w:sz="0" w:space="0" w:color="auto"/>
        <w:bottom w:val="none" w:sz="0" w:space="0" w:color="auto"/>
        <w:right w:val="none" w:sz="0" w:space="0" w:color="auto"/>
      </w:divBdr>
    </w:div>
    <w:div w:id="2041323501">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731733">
      <w:bodyDiv w:val="1"/>
      <w:marLeft w:val="0"/>
      <w:marRight w:val="0"/>
      <w:marTop w:val="0"/>
      <w:marBottom w:val="0"/>
      <w:divBdr>
        <w:top w:val="none" w:sz="0" w:space="0" w:color="auto"/>
        <w:left w:val="none" w:sz="0" w:space="0" w:color="auto"/>
        <w:bottom w:val="none" w:sz="0" w:space="0" w:color="auto"/>
        <w:right w:val="none" w:sz="0" w:space="0" w:color="auto"/>
      </w:divBdr>
    </w:div>
    <w:div w:id="2057704092">
      <w:bodyDiv w:val="1"/>
      <w:marLeft w:val="0"/>
      <w:marRight w:val="0"/>
      <w:marTop w:val="0"/>
      <w:marBottom w:val="0"/>
      <w:divBdr>
        <w:top w:val="none" w:sz="0" w:space="0" w:color="auto"/>
        <w:left w:val="none" w:sz="0" w:space="0" w:color="auto"/>
        <w:bottom w:val="none" w:sz="0" w:space="0" w:color="auto"/>
        <w:right w:val="none" w:sz="0" w:space="0" w:color="auto"/>
      </w:divBdr>
    </w:div>
    <w:div w:id="2057923645">
      <w:bodyDiv w:val="1"/>
      <w:marLeft w:val="0"/>
      <w:marRight w:val="0"/>
      <w:marTop w:val="0"/>
      <w:marBottom w:val="0"/>
      <w:divBdr>
        <w:top w:val="none" w:sz="0" w:space="0" w:color="auto"/>
        <w:left w:val="none" w:sz="0" w:space="0" w:color="auto"/>
        <w:bottom w:val="none" w:sz="0" w:space="0" w:color="auto"/>
        <w:right w:val="none" w:sz="0" w:space="0" w:color="auto"/>
      </w:divBdr>
    </w:div>
    <w:div w:id="2096627874">
      <w:bodyDiv w:val="1"/>
      <w:marLeft w:val="0"/>
      <w:marRight w:val="0"/>
      <w:marTop w:val="0"/>
      <w:marBottom w:val="0"/>
      <w:divBdr>
        <w:top w:val="none" w:sz="0" w:space="0" w:color="auto"/>
        <w:left w:val="none" w:sz="0" w:space="0" w:color="auto"/>
        <w:bottom w:val="none" w:sz="0" w:space="0" w:color="auto"/>
        <w:right w:val="none" w:sz="0" w:space="0" w:color="auto"/>
      </w:divBdr>
    </w:div>
    <w:div w:id="2097549727">
      <w:bodyDiv w:val="1"/>
      <w:marLeft w:val="0"/>
      <w:marRight w:val="0"/>
      <w:marTop w:val="0"/>
      <w:marBottom w:val="0"/>
      <w:divBdr>
        <w:top w:val="none" w:sz="0" w:space="0" w:color="auto"/>
        <w:left w:val="none" w:sz="0" w:space="0" w:color="auto"/>
        <w:bottom w:val="none" w:sz="0" w:space="0" w:color="auto"/>
        <w:right w:val="none" w:sz="0" w:space="0" w:color="auto"/>
      </w:divBdr>
    </w:div>
    <w:div w:id="2103525903">
      <w:bodyDiv w:val="1"/>
      <w:marLeft w:val="0"/>
      <w:marRight w:val="0"/>
      <w:marTop w:val="0"/>
      <w:marBottom w:val="0"/>
      <w:divBdr>
        <w:top w:val="none" w:sz="0" w:space="0" w:color="auto"/>
        <w:left w:val="none" w:sz="0" w:space="0" w:color="auto"/>
        <w:bottom w:val="none" w:sz="0" w:space="0" w:color="auto"/>
        <w:right w:val="none" w:sz="0" w:space="0" w:color="auto"/>
      </w:divBdr>
    </w:div>
    <w:div w:id="2116051710">
      <w:bodyDiv w:val="1"/>
      <w:marLeft w:val="0"/>
      <w:marRight w:val="0"/>
      <w:marTop w:val="0"/>
      <w:marBottom w:val="0"/>
      <w:divBdr>
        <w:top w:val="none" w:sz="0" w:space="0" w:color="auto"/>
        <w:left w:val="none" w:sz="0" w:space="0" w:color="auto"/>
        <w:bottom w:val="none" w:sz="0" w:space="0" w:color="auto"/>
        <w:right w:val="none" w:sz="0" w:space="0" w:color="auto"/>
      </w:divBdr>
    </w:div>
    <w:div w:id="2129201152">
      <w:bodyDiv w:val="1"/>
      <w:marLeft w:val="0"/>
      <w:marRight w:val="0"/>
      <w:marTop w:val="0"/>
      <w:marBottom w:val="0"/>
      <w:divBdr>
        <w:top w:val="none" w:sz="0" w:space="0" w:color="auto"/>
        <w:left w:val="none" w:sz="0" w:space="0" w:color="auto"/>
        <w:bottom w:val="none" w:sz="0" w:space="0" w:color="auto"/>
        <w:right w:val="none" w:sz="0" w:space="0" w:color="auto"/>
      </w:divBdr>
    </w:div>
    <w:div w:id="2132087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chart" Target="charts/chart7.xml"/><Relationship Id="rId21" Type="http://schemas.openxmlformats.org/officeDocument/2006/relationships/footer" Target="footer4.xml"/><Relationship Id="rId34" Type="http://schemas.openxmlformats.org/officeDocument/2006/relationships/chart" Target="charts/chart2.xml"/><Relationship Id="rId42" Type="http://schemas.openxmlformats.org/officeDocument/2006/relationships/image" Target="media/image11.png"/><Relationship Id="rId47" Type="http://schemas.openxmlformats.org/officeDocument/2006/relationships/chart" Target="charts/chart11.xml"/><Relationship Id="rId50" Type="http://schemas.openxmlformats.org/officeDocument/2006/relationships/chart" Target="charts/chart13.xml"/><Relationship Id="rId55"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header" Target="header4.xml"/><Relationship Id="rId29" Type="http://schemas.microsoft.com/office/2011/relationships/commentsExtended" Target="commentsExtended.xml"/><Relationship Id="rId41" Type="http://schemas.openxmlformats.org/officeDocument/2006/relationships/image" Target="media/image10.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6.xml"/><Relationship Id="rId32" Type="http://schemas.openxmlformats.org/officeDocument/2006/relationships/image" Target="media/image9.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0.xml"/><Relationship Id="rId53"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comments" Target="comments.xml"/><Relationship Id="rId36" Type="http://schemas.openxmlformats.org/officeDocument/2006/relationships/chart" Target="charts/chart4.xm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31" Type="http://schemas.microsoft.com/office/2018/08/relationships/commentsExtensible" Target="commentsExtensible.xml"/><Relationship Id="rId44" Type="http://schemas.openxmlformats.org/officeDocument/2006/relationships/chart" Target="charts/chart9.xml"/><Relationship Id="rId52" Type="http://schemas.openxmlformats.org/officeDocument/2006/relationships/chart" Target="charts/chart1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image" Target="media/image8.png"/><Relationship Id="rId30" Type="http://schemas.microsoft.com/office/2016/09/relationships/commentsIds" Target="commentsIds.xml"/><Relationship Id="rId35" Type="http://schemas.openxmlformats.org/officeDocument/2006/relationships/chart" Target="charts/chart3.xml"/><Relationship Id="rId43" Type="http://schemas.openxmlformats.org/officeDocument/2006/relationships/image" Target="media/image12.png"/><Relationship Id="rId48" Type="http://schemas.openxmlformats.org/officeDocument/2006/relationships/chart" Target="charts/chart12.xm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G:\Mi%20unidad\UNIVERSIDAD\TFG\Calculos%20TF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Suelo húmedo</c:v>
          </c:tx>
          <c:spPr>
            <a:solidFill>
              <a:schemeClr val="accent2"/>
            </a:solidFill>
            <a:ln>
              <a:noFill/>
            </a:ln>
            <a:effectLst/>
          </c:spPr>
          <c:invertIfNegative val="0"/>
          <c:dLbls>
            <c:delete val="1"/>
          </c:dLbls>
          <c:cat>
            <c:strLit>
              <c:ptCount val="2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43</c:v>
              </c:pt>
              <c:pt idx="25">
                <c:v>44</c:v>
              </c:pt>
              <c:pt idx="26">
                <c:v>45</c:v>
              </c:pt>
              <c:pt idx="27">
                <c:v>46</c:v>
              </c:pt>
              <c:extLst>
                <c:ext xmlns:c15="http://schemas.microsoft.com/office/drawing/2012/chart" uri="{02D57815-91ED-43cb-92C2-25804820EDAC}">
                  <c15:autoCat val="1"/>
                </c:ext>
              </c:extLst>
            </c:strLit>
          </c:cat>
          <c:val>
            <c:numRef>
              <c:f>'1.1 Ajuste Pérdidas Precipitaci'!$J$18:$J$41</c:f>
              <c:numCache>
                <c:formatCode>General</c:formatCode>
                <c:ptCount val="24"/>
                <c:pt idx="0">
                  <c:v>2.5000000000000001E-2</c:v>
                </c:pt>
                <c:pt idx="1">
                  <c:v>0.19999999999999998</c:v>
                </c:pt>
                <c:pt idx="2">
                  <c:v>0.22500000000000001</c:v>
                </c:pt>
                <c:pt idx="3">
                  <c:v>0.35000000000000003</c:v>
                </c:pt>
                <c:pt idx="4">
                  <c:v>0.35000000000000003</c:v>
                </c:pt>
                <c:pt idx="5">
                  <c:v>3.4499999999999997</c:v>
                </c:pt>
                <c:pt idx="6">
                  <c:v>3.1749999999999998</c:v>
                </c:pt>
                <c:pt idx="7">
                  <c:v>2.4500000000000002</c:v>
                </c:pt>
                <c:pt idx="8">
                  <c:v>3.5500000000000003</c:v>
                </c:pt>
                <c:pt idx="9">
                  <c:v>4.9249999999999998</c:v>
                </c:pt>
                <c:pt idx="10">
                  <c:v>5</c:v>
                </c:pt>
                <c:pt idx="11">
                  <c:v>3.5750000000000002</c:v>
                </c:pt>
                <c:pt idx="12">
                  <c:v>3.625</c:v>
                </c:pt>
                <c:pt idx="13">
                  <c:v>3.0249999999999999</c:v>
                </c:pt>
                <c:pt idx="14">
                  <c:v>5.75</c:v>
                </c:pt>
                <c:pt idx="15">
                  <c:v>1.85</c:v>
                </c:pt>
                <c:pt idx="16">
                  <c:v>0.125</c:v>
                </c:pt>
                <c:pt idx="17">
                  <c:v>0.3</c:v>
                </c:pt>
                <c:pt idx="18">
                  <c:v>2.5000000000000001E-2</c:v>
                </c:pt>
                <c:pt idx="19">
                  <c:v>7.5000000000000011E-2</c:v>
                </c:pt>
                <c:pt idx="20">
                  <c:v>0.15000000000000002</c:v>
                </c:pt>
                <c:pt idx="21">
                  <c:v>0.15</c:v>
                </c:pt>
                <c:pt idx="22">
                  <c:v>7.5000000000000011E-2</c:v>
                </c:pt>
                <c:pt idx="23">
                  <c:v>0</c:v>
                </c:pt>
              </c:numCache>
              <c:extLst/>
            </c:numRef>
          </c:val>
          <c:extLst>
            <c:ext xmlns:c16="http://schemas.microsoft.com/office/drawing/2014/chart" uri="{C3380CC4-5D6E-409C-BE32-E72D297353CC}">
              <c16:uniqueId val="{00000000-B71B-427A-9D4E-14F3A54B518D}"/>
            </c:ext>
          </c:extLst>
        </c:ser>
        <c:ser>
          <c:idx val="1"/>
          <c:order val="1"/>
          <c:tx>
            <c:v>Suelo estándar</c:v>
          </c:tx>
          <c:spPr>
            <a:solidFill>
              <a:schemeClr val="accent4"/>
            </a:solidFill>
            <a:ln>
              <a:noFill/>
            </a:ln>
            <a:effectLst/>
          </c:spPr>
          <c:invertIfNegative val="0"/>
          <c:dLbls>
            <c:delete val="1"/>
          </c:dLbls>
          <c:cat>
            <c:strLit>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extLst>
                <c:ext xmlns:c15="http://schemas.microsoft.com/office/drawing/2012/chart" uri="{02D57815-91ED-43cb-92C2-25804820EDAC}">
                  <c15:autoCat val="1"/>
                </c:ext>
              </c:extLst>
            </c:strLit>
          </c:cat>
          <c:val>
            <c:numRef>
              <c:f>'1.1 Ajuste Pérdidas Precipitaci'!$AD$25:$AD$48</c:f>
              <c:numCache>
                <c:formatCode>General</c:formatCode>
                <c:ptCount val="24"/>
                <c:pt idx="0">
                  <c:v>0</c:v>
                </c:pt>
                <c:pt idx="1">
                  <c:v>0</c:v>
                </c:pt>
                <c:pt idx="2">
                  <c:v>0</c:v>
                </c:pt>
                <c:pt idx="3">
                  <c:v>0</c:v>
                </c:pt>
                <c:pt idx="4">
                  <c:v>0.85</c:v>
                </c:pt>
                <c:pt idx="5">
                  <c:v>2.4499999999999997</c:v>
                </c:pt>
                <c:pt idx="6">
                  <c:v>12.574999999999999</c:v>
                </c:pt>
                <c:pt idx="7">
                  <c:v>7.85</c:v>
                </c:pt>
                <c:pt idx="8">
                  <c:v>9.65</c:v>
                </c:pt>
                <c:pt idx="9">
                  <c:v>7.8999999999999995</c:v>
                </c:pt>
                <c:pt idx="10">
                  <c:v>1.9999999999999998</c:v>
                </c:pt>
                <c:pt idx="11">
                  <c:v>0.19999999999999998</c:v>
                </c:pt>
                <c:pt idx="12">
                  <c:v>7.5000000000000011E-2</c:v>
                </c:pt>
                <c:pt idx="13">
                  <c:v>0.4</c:v>
                </c:pt>
                <c:pt idx="14">
                  <c:v>0.4</c:v>
                </c:pt>
                <c:pt idx="15">
                  <c:v>1.2749999999999999</c:v>
                </c:pt>
                <c:pt idx="16">
                  <c:v>2.5000000000000001E-2</c:v>
                </c:pt>
                <c:pt idx="17">
                  <c:v>0.05</c:v>
                </c:pt>
                <c:pt idx="18">
                  <c:v>0.05</c:v>
                </c:pt>
                <c:pt idx="19">
                  <c:v>0</c:v>
                </c:pt>
                <c:pt idx="20">
                  <c:v>0</c:v>
                </c:pt>
                <c:pt idx="21">
                  <c:v>0</c:v>
                </c:pt>
                <c:pt idx="22">
                  <c:v>0</c:v>
                </c:pt>
                <c:pt idx="23">
                  <c:v>1</c:v>
                </c:pt>
              </c:numCache>
              <c:extLst/>
            </c:numRef>
          </c:val>
          <c:extLst>
            <c:ext xmlns:c16="http://schemas.microsoft.com/office/drawing/2014/chart" uri="{C3380CC4-5D6E-409C-BE32-E72D297353CC}">
              <c16:uniqueId val="{00000001-B71B-427A-9D4E-14F3A54B518D}"/>
            </c:ext>
          </c:extLst>
        </c:ser>
        <c:ser>
          <c:idx val="2"/>
          <c:order val="2"/>
          <c:tx>
            <c:v>Suelo seco</c:v>
          </c:tx>
          <c:spPr>
            <a:solidFill>
              <a:schemeClr val="accent6"/>
            </a:solidFill>
            <a:ln>
              <a:noFill/>
            </a:ln>
            <a:effectLst/>
          </c:spPr>
          <c:invertIfNegative val="0"/>
          <c:dLbls>
            <c:delete val="1"/>
          </c:dLbls>
          <c:cat>
            <c:strLit>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31</c:v>
              </c:pt>
              <c:pt idx="25">
                <c:v>32</c:v>
              </c:pt>
              <c:pt idx="26">
                <c:v>33</c:v>
              </c:pt>
              <c:pt idx="27">
                <c:v>34</c:v>
              </c:pt>
              <c:pt idx="28">
                <c:v>35</c:v>
              </c:pt>
              <c:pt idx="29">
                <c:v>36</c:v>
              </c:pt>
              <c:pt idx="30">
                <c:v>37</c:v>
              </c:pt>
              <c:pt idx="31">
                <c:v>38</c:v>
              </c:pt>
              <c:pt idx="32">
                <c:v>39</c:v>
              </c:pt>
              <c:pt idx="33">
                <c:v>40</c:v>
              </c:pt>
              <c:pt idx="34">
                <c:v>41</c:v>
              </c:pt>
              <c:pt idx="35">
                <c:v>42</c:v>
              </c:pt>
              <c:pt idx="36">
                <c:v>43</c:v>
              </c:pt>
              <c:pt idx="37">
                <c:v>44</c:v>
              </c:pt>
              <c:pt idx="38">
                <c:v>45</c:v>
              </c:pt>
              <c:pt idx="39">
                <c:v>46</c:v>
              </c:pt>
              <c:extLst>
                <c:ext xmlns:c15="http://schemas.microsoft.com/office/drawing/2012/chart" uri="{02D57815-91ED-43cb-92C2-25804820EDAC}">
                  <c15:autoCat val="1"/>
                </c:ext>
              </c:extLst>
            </c:strLit>
          </c:cat>
          <c:val>
            <c:numRef>
              <c:f>'1.1 Ajuste Pérdidas Precipitaci'!$AZ$23:$AZ$46</c:f>
              <c:numCache>
                <c:formatCode>General</c:formatCode>
                <c:ptCount val="24"/>
                <c:pt idx="0">
                  <c:v>0</c:v>
                </c:pt>
                <c:pt idx="1">
                  <c:v>0.2</c:v>
                </c:pt>
                <c:pt idx="2">
                  <c:v>0</c:v>
                </c:pt>
                <c:pt idx="3">
                  <c:v>0</c:v>
                </c:pt>
                <c:pt idx="4">
                  <c:v>2.1</c:v>
                </c:pt>
                <c:pt idx="5">
                  <c:v>6.5</c:v>
                </c:pt>
                <c:pt idx="6">
                  <c:v>11.2</c:v>
                </c:pt>
                <c:pt idx="7">
                  <c:v>3.8</c:v>
                </c:pt>
                <c:pt idx="8">
                  <c:v>0.1</c:v>
                </c:pt>
                <c:pt idx="9">
                  <c:v>0.4</c:v>
                </c:pt>
                <c:pt idx="10">
                  <c:v>2.1</c:v>
                </c:pt>
                <c:pt idx="11">
                  <c:v>0.6</c:v>
                </c:pt>
                <c:pt idx="12">
                  <c:v>0.6</c:v>
                </c:pt>
                <c:pt idx="13">
                  <c:v>0</c:v>
                </c:pt>
                <c:pt idx="14">
                  <c:v>0.1</c:v>
                </c:pt>
                <c:pt idx="15">
                  <c:v>0.4</c:v>
                </c:pt>
                <c:pt idx="16">
                  <c:v>1</c:v>
                </c:pt>
                <c:pt idx="17">
                  <c:v>0.1</c:v>
                </c:pt>
                <c:pt idx="18">
                  <c:v>2.1</c:v>
                </c:pt>
                <c:pt idx="19">
                  <c:v>4.3</c:v>
                </c:pt>
                <c:pt idx="20">
                  <c:v>2.5</c:v>
                </c:pt>
                <c:pt idx="21">
                  <c:v>2.7</c:v>
                </c:pt>
                <c:pt idx="22">
                  <c:v>0.3</c:v>
                </c:pt>
                <c:pt idx="23">
                  <c:v>0.1</c:v>
                </c:pt>
              </c:numCache>
              <c:extLst/>
            </c:numRef>
          </c:val>
          <c:extLst>
            <c:ext xmlns:c16="http://schemas.microsoft.com/office/drawing/2014/chart" uri="{C3380CC4-5D6E-409C-BE32-E72D297353CC}">
              <c16:uniqueId val="{00000002-B71B-427A-9D4E-14F3A54B518D}"/>
            </c:ext>
          </c:extLst>
        </c:ser>
        <c:dLbls>
          <c:dLblPos val="outEnd"/>
          <c:showLegendKey val="0"/>
          <c:showVal val="1"/>
          <c:showCatName val="0"/>
          <c:showSerName val="0"/>
          <c:showPercent val="0"/>
          <c:showBubbleSize val="0"/>
        </c:dLbls>
        <c:gapWidth val="219"/>
        <c:overlap val="-27"/>
        <c:axId val="399603552"/>
        <c:axId val="399599288"/>
      </c:barChart>
      <c:catAx>
        <c:axId val="39960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Horas del episodio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99599288"/>
        <c:crosses val="autoZero"/>
        <c:auto val="1"/>
        <c:lblAlgn val="ctr"/>
        <c:lblOffset val="100"/>
        <c:tickLblSkip val="7"/>
        <c:noMultiLvlLbl val="1"/>
      </c:catAx>
      <c:valAx>
        <c:axId val="3995992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Precipitación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99603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v>Histograma Modelo "más probable"</c:v>
          </c:tx>
          <c:spPr>
            <a:solidFill>
              <a:schemeClr val="accent1"/>
            </a:solidFill>
            <a:ln>
              <a:noFill/>
            </a:ln>
            <a:effectLst/>
          </c:spPr>
          <c:invertIfNegative val="0"/>
          <c:cat>
            <c:numRef>
              <c:f>'Hietograma Proyecto'!$X$9:$X$33</c:f>
              <c:numCache>
                <c:formatCode>General</c:formatCode>
                <c:ptCount val="2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numCache>
            </c:numRef>
          </c:cat>
          <c:val>
            <c:numRef>
              <c:f>'Hietograma Proyecto'!$AJ$9:$AJ$33</c:f>
              <c:numCache>
                <c:formatCode>0.00</c:formatCode>
                <c:ptCount val="25"/>
                <c:pt idx="0">
                  <c:v>0</c:v>
                </c:pt>
                <c:pt idx="1">
                  <c:v>6.1114254070305094</c:v>
                </c:pt>
                <c:pt idx="2">
                  <c:v>8.5559955698427128</c:v>
                </c:pt>
                <c:pt idx="3">
                  <c:v>7.7864086667351655</c:v>
                </c:pt>
                <c:pt idx="4">
                  <c:v>10.276248647377226</c:v>
                </c:pt>
                <c:pt idx="5">
                  <c:v>5.8398065000513757</c:v>
                </c:pt>
                <c:pt idx="6">
                  <c:v>2.4898399806420586</c:v>
                </c:pt>
                <c:pt idx="7">
                  <c:v>1.7655228953643693</c:v>
                </c:pt>
                <c:pt idx="8">
                  <c:v>0.76958690310754563</c:v>
                </c:pt>
                <c:pt idx="9">
                  <c:v>1.2675548992359575</c:v>
                </c:pt>
                <c:pt idx="10">
                  <c:v>4.5269817829855626E-2</c:v>
                </c:pt>
                <c:pt idx="11">
                  <c:v>0.27161890697913377</c:v>
                </c:pt>
                <c:pt idx="12">
                  <c:v>1.1770152635762461</c:v>
                </c:pt>
                <c:pt idx="13">
                  <c:v>1.6297134418748027</c:v>
                </c:pt>
                <c:pt idx="14">
                  <c:v>3.6668552442183056</c:v>
                </c:pt>
                <c:pt idx="15">
                  <c:v>3.5310457907287387</c:v>
                </c:pt>
                <c:pt idx="16">
                  <c:v>1.6749832597046579</c:v>
                </c:pt>
                <c:pt idx="17">
                  <c:v>2.6256494341316263</c:v>
                </c:pt>
                <c:pt idx="18">
                  <c:v>2.3993003449823478</c:v>
                </c:pt>
                <c:pt idx="19">
                  <c:v>3.5763156085585939</c:v>
                </c:pt>
                <c:pt idx="20">
                  <c:v>1.7655228953643693</c:v>
                </c:pt>
                <c:pt idx="21">
                  <c:v>0.45269817829855619</c:v>
                </c:pt>
                <c:pt idx="22">
                  <c:v>0.67904726744783428</c:v>
                </c:pt>
                <c:pt idx="23">
                  <c:v>4.5269817829855626E-2</c:v>
                </c:pt>
                <c:pt idx="24">
                  <c:v>0.1810792713194225</c:v>
                </c:pt>
              </c:numCache>
            </c:numRef>
          </c:val>
          <c:extLst>
            <c:ext xmlns:c16="http://schemas.microsoft.com/office/drawing/2014/chart" uri="{C3380CC4-5D6E-409C-BE32-E72D297353CC}">
              <c16:uniqueId val="{00000000-9469-4CDA-8B47-5ED243C24797}"/>
            </c:ext>
          </c:extLst>
        </c:ser>
        <c:dLbls>
          <c:showLegendKey val="0"/>
          <c:showVal val="0"/>
          <c:showCatName val="0"/>
          <c:showSerName val="0"/>
          <c:showPercent val="0"/>
          <c:showBubbleSize val="0"/>
        </c:dLbls>
        <c:gapWidth val="219"/>
        <c:overlap val="-27"/>
        <c:axId val="387667880"/>
        <c:axId val="387664272"/>
      </c:barChart>
      <c:catAx>
        <c:axId val="387667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Horas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7664272"/>
        <c:crosses val="autoZero"/>
        <c:auto val="1"/>
        <c:lblAlgn val="ctr"/>
        <c:lblOffset val="100"/>
        <c:tickLblSkip val="6"/>
        <c:tickMarkSkip val="1"/>
        <c:noMultiLvlLbl val="1"/>
      </c:catAx>
      <c:valAx>
        <c:axId val="387664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Precipitación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7667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Pérdidas</a:t>
            </a:r>
            <a:r>
              <a:rPr lang="es-ES" baseline="0"/>
              <a:t> de precipitación - Método de los Bloques Alternos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v>Fa [mm].</c:v>
          </c:tx>
          <c:spPr>
            <a:solidFill>
              <a:schemeClr val="accent2"/>
            </a:solidFill>
            <a:ln>
              <a:noFill/>
            </a:ln>
            <a:effectLst/>
          </c:spPr>
          <c:invertIfNegative val="0"/>
          <c:dLbls>
            <c:delete val="1"/>
          </c:dLbls>
          <c:cat>
            <c:numRef>
              <c:f>'Pérdidas Precipitación'!$N$7:$N$31</c:f>
              <c:numCache>
                <c:formatCode>General</c:formatCode>
                <c:ptCount val="2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numCache>
            </c:numRef>
          </c:cat>
          <c:val>
            <c:numRef>
              <c:f>'Pérdidas Precipitación'!$T$8:$T$31</c:f>
              <c:numCache>
                <c:formatCode>0</c:formatCode>
                <c:ptCount val="24"/>
                <c:pt idx="0">
                  <c:v>0</c:v>
                </c:pt>
                <c:pt idx="1">
                  <c:v>0</c:v>
                </c:pt>
                <c:pt idx="2">
                  <c:v>0</c:v>
                </c:pt>
                <c:pt idx="3">
                  <c:v>0</c:v>
                </c:pt>
                <c:pt idx="4">
                  <c:v>0</c:v>
                </c:pt>
                <c:pt idx="5">
                  <c:v>0</c:v>
                </c:pt>
                <c:pt idx="6">
                  <c:v>0</c:v>
                </c:pt>
                <c:pt idx="7">
                  <c:v>0</c:v>
                </c:pt>
                <c:pt idx="8">
                  <c:v>2.1348435911548087</c:v>
                </c:pt>
                <c:pt idx="9" formatCode="0.000">
                  <c:v>2.6272856260506412</c:v>
                </c:pt>
                <c:pt idx="10" formatCode="0.000">
                  <c:v>3.5900876978768288</c:v>
                </c:pt>
                <c:pt idx="11" formatCode="0.000">
                  <c:v>10.095671645879024</c:v>
                </c:pt>
                <c:pt idx="12" formatCode="0.000">
                  <c:v>2.2563747976642006</c:v>
                </c:pt>
                <c:pt idx="13" formatCode="0.000">
                  <c:v>1.0180392787974597</c:v>
                </c:pt>
                <c:pt idx="14" formatCode="0.000">
                  <c:v>0.64908930608935833</c:v>
                </c:pt>
                <c:pt idx="15" formatCode="0.000">
                  <c:v>0.46999082964762806</c:v>
                </c:pt>
                <c:pt idx="16" formatCode="0.000">
                  <c:v>0.36438996782992206</c:v>
                </c:pt>
                <c:pt idx="17" formatCode="0.000">
                  <c:v>0.29497514454596541</c:v>
                </c:pt>
                <c:pt idx="18" formatCode="0.000">
                  <c:v>0.24602598933643094</c:v>
                </c:pt>
                <c:pt idx="19" formatCode="0.000">
                  <c:v>0.20976066559155271</c:v>
                </c:pt>
                <c:pt idx="20" formatCode="0.000">
                  <c:v>0.18188693672242806</c:v>
                </c:pt>
                <c:pt idx="21" formatCode="0.000">
                  <c:v>0.15984471143810453</c:v>
                </c:pt>
                <c:pt idx="22" formatCode="0.000">
                  <c:v>0.14201352829989133</c:v>
                </c:pt>
                <c:pt idx="23" formatCode="0.000">
                  <c:v>0.12731853523580128</c:v>
                </c:pt>
              </c:numCache>
            </c:numRef>
          </c:val>
          <c:extLst>
            <c:ext xmlns:c16="http://schemas.microsoft.com/office/drawing/2014/chart" uri="{C3380CC4-5D6E-409C-BE32-E72D297353CC}">
              <c16:uniqueId val="{00000000-1F37-4766-9E5A-D3415E507C53}"/>
            </c:ext>
          </c:extLst>
        </c:ser>
        <c:ser>
          <c:idx val="1"/>
          <c:order val="1"/>
          <c:tx>
            <c:v>Precipitacion efectiva [mm]</c:v>
          </c:tx>
          <c:spPr>
            <a:solidFill>
              <a:schemeClr val="accent1"/>
            </a:solidFill>
            <a:ln>
              <a:noFill/>
            </a:ln>
            <a:effectLst/>
          </c:spPr>
          <c:invertIfNegative val="0"/>
          <c:dLbls>
            <c:delete val="1"/>
          </c:dLbls>
          <c:cat>
            <c:numRef>
              <c:f>'Pérdidas Precipitación'!$N$7:$N$31</c:f>
              <c:numCache>
                <c:formatCode>General</c:formatCode>
                <c:ptCount val="2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numCache>
            </c:numRef>
          </c:cat>
          <c:val>
            <c:numRef>
              <c:f>'Pérdidas Precipitación'!$Q$8:$Q$31</c:f>
              <c:numCache>
                <c:formatCode>0</c:formatCode>
                <c:ptCount val="24"/>
                <c:pt idx="0">
                  <c:v>0</c:v>
                </c:pt>
                <c:pt idx="1">
                  <c:v>0</c:v>
                </c:pt>
                <c:pt idx="2">
                  <c:v>0</c:v>
                </c:pt>
                <c:pt idx="3">
                  <c:v>0</c:v>
                </c:pt>
                <c:pt idx="4">
                  <c:v>0</c:v>
                </c:pt>
                <c:pt idx="5">
                  <c:v>0</c:v>
                </c:pt>
                <c:pt idx="6">
                  <c:v>0</c:v>
                </c:pt>
                <c:pt idx="7">
                  <c:v>0</c:v>
                </c:pt>
                <c:pt idx="8">
                  <c:v>0.10900020988572715</c:v>
                </c:pt>
                <c:pt idx="9" formatCode="0.00">
                  <c:v>0.46973720418240905</c:v>
                </c:pt>
                <c:pt idx="10" formatCode="0.00">
                  <c:v>1.3810752832256772</c:v>
                </c:pt>
                <c:pt idx="11" formatCode="0.00">
                  <c:v>11.386602765877816</c:v>
                </c:pt>
                <c:pt idx="12" formatCode="0.00">
                  <c:v>5.0964460491725792</c:v>
                </c:pt>
                <c:pt idx="13" formatCode="0.00">
                  <c:v>2.788198650511216</c:v>
                </c:pt>
                <c:pt idx="14" formatCode="0.00">
                  <c:v>1.9652368037820658</c:v>
                </c:pt>
                <c:pt idx="15" formatCode="0.00">
                  <c:v>1.5233532332441939</c:v>
                </c:pt>
                <c:pt idx="16" formatCode="0.00">
                  <c:v>1.2432460040146616</c:v>
                </c:pt>
                <c:pt idx="17" formatCode="0.00">
                  <c:v>1.0483802694161248</c:v>
                </c:pt>
                <c:pt idx="18" formatCode="0.00">
                  <c:v>0.9044156523451683</c:v>
                </c:pt>
                <c:pt idx="19" formatCode="0.00">
                  <c:v>0.79346436705440127</c:v>
                </c:pt>
                <c:pt idx="20" formatCode="0.00">
                  <c:v>0.70522545391572677</c:v>
                </c:pt>
                <c:pt idx="21" formatCode="0.00">
                  <c:v>0.63332051306356973</c:v>
                </c:pt>
                <c:pt idx="22" formatCode="0.00">
                  <c:v>0.57357619120259429</c:v>
                </c:pt>
                <c:pt idx="23" formatCode="0.00">
                  <c:v>0.52314079262179547</c:v>
                </c:pt>
              </c:numCache>
            </c:numRef>
          </c:val>
          <c:extLst>
            <c:ext xmlns:c16="http://schemas.microsoft.com/office/drawing/2014/chart" uri="{C3380CC4-5D6E-409C-BE32-E72D297353CC}">
              <c16:uniqueId val="{00000001-1F37-4766-9E5A-D3415E507C53}"/>
            </c:ext>
          </c:extLst>
        </c:ser>
        <c:ser>
          <c:idx val="3"/>
          <c:order val="2"/>
          <c:tx>
            <c:v>Abstracción Inicial [mm]</c:v>
          </c:tx>
          <c:spPr>
            <a:solidFill>
              <a:schemeClr val="accent4"/>
            </a:solidFill>
            <a:ln>
              <a:noFill/>
            </a:ln>
            <a:effectLst/>
          </c:spPr>
          <c:invertIfNegative val="0"/>
          <c:dLbls>
            <c:delete val="1"/>
          </c:dLbls>
          <c:cat>
            <c:numRef>
              <c:f>'Pérdidas Precipitación'!$N$7:$N$31</c:f>
              <c:numCache>
                <c:formatCode>General</c:formatCode>
                <c:ptCount val="2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numCache>
            </c:numRef>
          </c:cat>
          <c:val>
            <c:numRef>
              <c:f>'Pérdidas Precipitación'!$U$8:$U$31</c:f>
              <c:numCache>
                <c:formatCode>0.00</c:formatCode>
                <c:ptCount val="24"/>
                <c:pt idx="0">
                  <c:v>0.6816629106921539</c:v>
                </c:pt>
                <c:pt idx="1">
                  <c:v>0.75261009178024807</c:v>
                </c:pt>
                <c:pt idx="2">
                  <c:v>0.83778512996236998</c:v>
                </c:pt>
                <c:pt idx="3">
                  <c:v>0.94193403964066391</c:v>
                </c:pt>
                <c:pt idx="4">
                  <c:v>1.0722085892435445</c:v>
                </c:pt>
                <c:pt idx="5">
                  <c:v>1.2399386116329865</c:v>
                </c:pt>
                <c:pt idx="6">
                  <c:v>1.4642713041527458</c:v>
                </c:pt>
                <c:pt idx="7">
                  <c:v>1.7805088113136449</c:v>
                </c:pt>
                <c:pt idx="8">
                  <c:v>1.852332683090685E-2</c:v>
                </c:pt>
                <c:pt idx="9">
                  <c:v>0</c:v>
                </c:pt>
                <c:pt idx="10">
                  <c:v>0</c:v>
                </c:pt>
                <c:pt idx="11">
                  <c:v>0</c:v>
                </c:pt>
                <c:pt idx="12">
                  <c:v>-5.3290705182007514E-15</c:v>
                </c:pt>
                <c:pt idx="13">
                  <c:v>-3.5527136788005009E-15</c:v>
                </c:pt>
                <c:pt idx="14">
                  <c:v>3.5527136788005009E-15</c:v>
                </c:pt>
                <c:pt idx="15">
                  <c:v>0</c:v>
                </c:pt>
                <c:pt idx="16">
                  <c:v>-3.5527136788005009E-15</c:v>
                </c:pt>
                <c:pt idx="17">
                  <c:v>3.5527136788005009E-15</c:v>
                </c:pt>
                <c:pt idx="18">
                  <c:v>-3.5527136788005009E-15</c:v>
                </c:pt>
                <c:pt idx="19">
                  <c:v>3.5527136788005009E-15</c:v>
                </c:pt>
                <c:pt idx="20">
                  <c:v>3.5527136788005009E-15</c:v>
                </c:pt>
                <c:pt idx="21">
                  <c:v>-3.5527136788005009E-15</c:v>
                </c:pt>
                <c:pt idx="22">
                  <c:v>-3.5527136788005009E-15</c:v>
                </c:pt>
                <c:pt idx="23">
                  <c:v>7.1054273576010019E-15</c:v>
                </c:pt>
              </c:numCache>
            </c:numRef>
          </c:val>
          <c:extLst>
            <c:ext xmlns:c16="http://schemas.microsoft.com/office/drawing/2014/chart" uri="{C3380CC4-5D6E-409C-BE32-E72D297353CC}">
              <c16:uniqueId val="{00000002-1F37-4766-9E5A-D3415E507C53}"/>
            </c:ext>
          </c:extLst>
        </c:ser>
        <c:dLbls>
          <c:dLblPos val="ctr"/>
          <c:showLegendKey val="0"/>
          <c:showVal val="1"/>
          <c:showCatName val="0"/>
          <c:showSerName val="0"/>
          <c:showPercent val="0"/>
          <c:showBubbleSize val="0"/>
        </c:dLbls>
        <c:gapWidth val="150"/>
        <c:overlap val="100"/>
        <c:axId val="576788376"/>
        <c:axId val="576787720"/>
        <c:extLst/>
      </c:barChart>
      <c:catAx>
        <c:axId val="576788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Bloques en horas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6787720"/>
        <c:crosses val="autoZero"/>
        <c:auto val="1"/>
        <c:lblAlgn val="ctr"/>
        <c:lblOffset val="100"/>
        <c:tickLblSkip val="6"/>
        <c:noMultiLvlLbl val="0"/>
      </c:catAx>
      <c:valAx>
        <c:axId val="57678772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Precipitación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6788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Pérdidas</a:t>
            </a:r>
            <a:r>
              <a:rPr lang="es-ES" baseline="0"/>
              <a:t> de precipitación - Método Alternativo del percentil 80</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v>Fa [mm].</c:v>
          </c:tx>
          <c:spPr>
            <a:solidFill>
              <a:schemeClr val="accent1"/>
            </a:solidFill>
            <a:ln>
              <a:noFill/>
            </a:ln>
            <a:effectLst/>
          </c:spPr>
          <c:invertIfNegative val="0"/>
          <c:dLbls>
            <c:delete val="1"/>
          </c:dLbls>
          <c:cat>
            <c:numRef>
              <c:f>'Pérdidas Precipitación'!$Z$7:$Z$59</c:f>
              <c:numCache>
                <c:formatCode>General</c:formatCode>
                <c:ptCount val="5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numCache>
            </c:numRef>
          </c:cat>
          <c:val>
            <c:numRef>
              <c:f>'Pérdidas Precipitación'!$AF$8:$AF$59</c:f>
              <c:numCache>
                <c:formatCode>0.00</c:formatCode>
                <c:ptCount val="52"/>
                <c:pt idx="0">
                  <c:v>0</c:v>
                </c:pt>
                <c:pt idx="1">
                  <c:v>0</c:v>
                </c:pt>
                <c:pt idx="2">
                  <c:v>0</c:v>
                </c:pt>
                <c:pt idx="3">
                  <c:v>0</c:v>
                </c:pt>
                <c:pt idx="4">
                  <c:v>0</c:v>
                </c:pt>
                <c:pt idx="5">
                  <c:v>0</c:v>
                </c:pt>
                <c:pt idx="6">
                  <c:v>0</c:v>
                </c:pt>
                <c:pt idx="7">
                  <c:v>0</c:v>
                </c:pt>
                <c:pt idx="8">
                  <c:v>0</c:v>
                </c:pt>
                <c:pt idx="9">
                  <c:v>0</c:v>
                </c:pt>
                <c:pt idx="10">
                  <c:v>1.6435625939088467</c:v>
                </c:pt>
                <c:pt idx="11">
                  <c:v>0.29891819230806327</c:v>
                </c:pt>
                <c:pt idx="12">
                  <c:v>0.79358565904890455</c:v>
                </c:pt>
                <c:pt idx="13">
                  <c:v>0.7620511277220352</c:v>
                </c:pt>
                <c:pt idx="14">
                  <c:v>1.4399675422301144</c:v>
                </c:pt>
                <c:pt idx="15">
                  <c:v>1.441345342776561</c:v>
                </c:pt>
                <c:pt idx="16">
                  <c:v>0.82362438337322175</c:v>
                </c:pt>
                <c:pt idx="17">
                  <c:v>1.5343351654326511</c:v>
                </c:pt>
                <c:pt idx="18">
                  <c:v>3.4404281834455972</c:v>
                </c:pt>
                <c:pt idx="19">
                  <c:v>5.5430635270888171</c:v>
                </c:pt>
                <c:pt idx="20">
                  <c:v>2.1989126746114138</c:v>
                </c:pt>
                <c:pt idx="21">
                  <c:v>1.2438899401288595</c:v>
                </c:pt>
                <c:pt idx="22">
                  <c:v>1.3620551539240964</c:v>
                </c:pt>
                <c:pt idx="23">
                  <c:v>0.5402197394144963</c:v>
                </c:pt>
                <c:pt idx="24">
                  <c:v>0.15198766281174159</c:v>
                </c:pt>
                <c:pt idx="25">
                  <c:v>0.32069911786329186</c:v>
                </c:pt>
                <c:pt idx="26">
                  <c:v>0.31895063148878222</c:v>
                </c:pt>
                <c:pt idx="27">
                  <c:v>0.15594903618691092</c:v>
                </c:pt>
                <c:pt idx="28">
                  <c:v>0.2193963320433312</c:v>
                </c:pt>
                <c:pt idx="29">
                  <c:v>0.15027750258655459</c:v>
                </c:pt>
                <c:pt idx="30">
                  <c:v>8.9806765926205401E-2</c:v>
                </c:pt>
                <c:pt idx="31">
                  <c:v>1.6431083804462787E-2</c:v>
                </c:pt>
                <c:pt idx="32">
                  <c:v>2.4965736883608258E-2</c:v>
                </c:pt>
                <c:pt idx="33">
                  <c:v>4.6076844365863678E-2</c:v>
                </c:pt>
                <c:pt idx="34">
                  <c:v>5.727572572658346E-2</c:v>
                </c:pt>
                <c:pt idx="35">
                  <c:v>3.093721640157554E-2</c:v>
                </c:pt>
                <c:pt idx="36">
                  <c:v>1.2013487892673425E-2</c:v>
                </c:pt>
                <c:pt idx="37">
                  <c:v>1.6944370590906033E-2</c:v>
                </c:pt>
                <c:pt idx="38">
                  <c:v>0.11539271511718852</c:v>
                </c:pt>
                <c:pt idx="39">
                  <c:v>9.7475778578669292E-2</c:v>
                </c:pt>
                <c:pt idx="40">
                  <c:v>0.12841343284522821</c:v>
                </c:pt>
                <c:pt idx="41">
                  <c:v>0.1251804003314092</c:v>
                </c:pt>
                <c:pt idx="42">
                  <c:v>3.2133326493799075E-2</c:v>
                </c:pt>
                <c:pt idx="43">
                  <c:v>3.4361392854798112E-2</c:v>
                </c:pt>
                <c:pt idx="44">
                  <c:v>3.2675117527936948E-2</c:v>
                </c:pt>
                <c:pt idx="45">
                  <c:v>3.1846055982576615E-2</c:v>
                </c:pt>
                <c:pt idx="46">
                  <c:v>2.2705691142590467E-3</c:v>
                </c:pt>
                <c:pt idx="47">
                  <c:v>6.0313573197348092E-3</c:v>
                </c:pt>
                <c:pt idx="48">
                  <c:v>1.3603036561320891E-2</c:v>
                </c:pt>
                <c:pt idx="49">
                  <c:v>2.2627716447829016E-2</c:v>
                </c:pt>
                <c:pt idx="50">
                  <c:v>2.2597521179932301E-3</c:v>
                </c:pt>
                <c:pt idx="51">
                  <c:v>2.2592039122457663E-3</c:v>
                </c:pt>
              </c:numCache>
            </c:numRef>
          </c:val>
          <c:extLst>
            <c:ext xmlns:c16="http://schemas.microsoft.com/office/drawing/2014/chart" uri="{C3380CC4-5D6E-409C-BE32-E72D297353CC}">
              <c16:uniqueId val="{00000000-6E2F-4BF3-BA89-FEE684326C8A}"/>
            </c:ext>
          </c:extLst>
        </c:ser>
        <c:ser>
          <c:idx val="1"/>
          <c:order val="1"/>
          <c:tx>
            <c:v>Precipitacion efectiva [mm]</c:v>
          </c:tx>
          <c:spPr>
            <a:solidFill>
              <a:schemeClr val="accent2"/>
            </a:solidFill>
            <a:ln>
              <a:noFill/>
            </a:ln>
            <a:effectLst/>
          </c:spPr>
          <c:invertIfNegative val="0"/>
          <c:dLbls>
            <c:delete val="1"/>
          </c:dLbls>
          <c:cat>
            <c:numRef>
              <c:f>'Pérdidas Precipitación'!$Z$7:$Z$59</c:f>
              <c:numCache>
                <c:formatCode>General</c:formatCode>
                <c:ptCount val="5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numCache>
            </c:numRef>
          </c:cat>
          <c:val>
            <c:numRef>
              <c:f>'Pérdidas Precipitación'!$AC$8:$AC$59</c:f>
              <c:numCache>
                <c:formatCode>0.00</c:formatCode>
                <c:ptCount val="52"/>
                <c:pt idx="0">
                  <c:v>0</c:v>
                </c:pt>
                <c:pt idx="1">
                  <c:v>0</c:v>
                </c:pt>
                <c:pt idx="2">
                  <c:v>0</c:v>
                </c:pt>
                <c:pt idx="3">
                  <c:v>0</c:v>
                </c:pt>
                <c:pt idx="4">
                  <c:v>0</c:v>
                </c:pt>
                <c:pt idx="5">
                  <c:v>0</c:v>
                </c:pt>
                <c:pt idx="6">
                  <c:v>0</c:v>
                </c:pt>
                <c:pt idx="7">
                  <c:v>0</c:v>
                </c:pt>
                <c:pt idx="8">
                  <c:v>0</c:v>
                </c:pt>
                <c:pt idx="9">
                  <c:v>0</c:v>
                </c:pt>
                <c:pt idx="10">
                  <c:v>6.385496063440807E-2</c:v>
                </c:pt>
                <c:pt idx="11">
                  <c:v>2.5973763637423181E-2</c:v>
                </c:pt>
                <c:pt idx="12">
                  <c:v>9.1822601237042861E-2</c:v>
                </c:pt>
                <c:pt idx="13">
                  <c:v>0.12087277545492967</c:v>
                </c:pt>
                <c:pt idx="14">
                  <c:v>0.32257790091628102</c:v>
                </c:pt>
                <c:pt idx="15">
                  <c:v>0.45819674637548391</c:v>
                </c:pt>
                <c:pt idx="16">
                  <c:v>0.32873516755931842</c:v>
                </c:pt>
                <c:pt idx="17">
                  <c:v>0.75616732200904258</c:v>
                </c:pt>
                <c:pt idx="18">
                  <c:v>2.4997898189413843</c:v>
                </c:pt>
                <c:pt idx="19">
                  <c:v>7.3058390824331694</c:v>
                </c:pt>
                <c:pt idx="20">
                  <c:v>4.5405610784605024</c:v>
                </c:pt>
                <c:pt idx="21">
                  <c:v>3.144614192699251</c:v>
                </c:pt>
                <c:pt idx="22">
                  <c:v>4.0279232020220697</c:v>
                </c:pt>
                <c:pt idx="23">
                  <c:v>1.7923100056585426</c:v>
                </c:pt>
                <c:pt idx="24">
                  <c:v>0.52616971670335388</c:v>
                </c:pt>
                <c:pt idx="25">
                  <c:v>1.1433780913932345</c:v>
                </c:pt>
                <c:pt idx="26">
                  <c:v>1.1835060656953154</c:v>
                </c:pt>
                <c:pt idx="27">
                  <c:v>0.59616985552979429</c:v>
                </c:pt>
                <c:pt idx="28">
                  <c:v>0.85886513592990354</c:v>
                </c:pt>
                <c:pt idx="29">
                  <c:v>0.60224308894344247</c:v>
                </c:pt>
                <c:pt idx="30">
                  <c:v>0.36544838492907061</c:v>
                </c:pt>
                <c:pt idx="31">
                  <c:v>6.7317367809103246E-2</c:v>
                </c:pt>
                <c:pt idx="32">
                  <c:v>0.10255450832665858</c:v>
                </c:pt>
                <c:pt idx="33">
                  <c:v>0.19013737690949739</c:v>
                </c:pt>
                <c:pt idx="34">
                  <c:v>0.23791985825720019</c:v>
                </c:pt>
                <c:pt idx="35">
                  <c:v>0.12924013795498723</c:v>
                </c:pt>
                <c:pt idx="36">
                  <c:v>5.0324831200015296E-2</c:v>
                </c:pt>
                <c:pt idx="37">
                  <c:v>7.1112565961854557E-2</c:v>
                </c:pt>
                <c:pt idx="38">
                  <c:v>0.48842627838741492</c:v>
                </c:pt>
                <c:pt idx="39">
                  <c:v>0.41828627837317356</c:v>
                </c:pt>
                <c:pt idx="40">
                  <c:v>0.55915401227294836</c:v>
                </c:pt>
                <c:pt idx="41">
                  <c:v>0.55411596736127677</c:v>
                </c:pt>
                <c:pt idx="42">
                  <c:v>0.14370080024635712</c:v>
                </c:pt>
                <c:pt idx="43">
                  <c:v>0.15433204261538691</c:v>
                </c:pt>
                <c:pt idx="44">
                  <c:v>0.14740134806388738</c:v>
                </c:pt>
                <c:pt idx="45">
                  <c:v>0.14426781712293035</c:v>
                </c:pt>
                <c:pt idx="46">
                  <c:v>1.0308993250419007E-2</c:v>
                </c:pt>
                <c:pt idx="47">
                  <c:v>2.7398844835126113E-2</c:v>
                </c:pt>
                <c:pt idx="48">
                  <c:v>6.1874337626761644E-2</c:v>
                </c:pt>
                <c:pt idx="49">
                  <c:v>0.10316790719896574</c:v>
                </c:pt>
                <c:pt idx="50">
                  <c:v>1.0319810246684824E-2</c:v>
                </c:pt>
                <c:pt idx="51">
                  <c:v>1.0320358452432288E-2</c:v>
                </c:pt>
              </c:numCache>
            </c:numRef>
          </c:val>
          <c:extLst>
            <c:ext xmlns:c16="http://schemas.microsoft.com/office/drawing/2014/chart" uri="{C3380CC4-5D6E-409C-BE32-E72D297353CC}">
              <c16:uniqueId val="{00000001-6E2F-4BF3-BA89-FEE684326C8A}"/>
            </c:ext>
          </c:extLst>
        </c:ser>
        <c:ser>
          <c:idx val="3"/>
          <c:order val="3"/>
          <c:tx>
            <c:v>Abstracción Inicial [mm]</c:v>
          </c:tx>
          <c:spPr>
            <a:solidFill>
              <a:schemeClr val="accent4"/>
            </a:solidFill>
            <a:ln>
              <a:noFill/>
            </a:ln>
            <a:effectLst/>
          </c:spPr>
          <c:invertIfNegative val="0"/>
          <c:dLbls>
            <c:delete val="1"/>
          </c:dLbls>
          <c:cat>
            <c:numRef>
              <c:f>'Pérdidas Precipitación'!$Z$7:$Z$59</c:f>
              <c:numCache>
                <c:formatCode>General</c:formatCode>
                <c:ptCount val="5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numCache>
            </c:numRef>
          </c:cat>
          <c:val>
            <c:numRef>
              <c:f>'Pérdidas Precipitación'!$AG$8:$AG$59</c:f>
              <c:numCache>
                <c:formatCode>0.00</c:formatCode>
                <c:ptCount val="52"/>
                <c:pt idx="0">
                  <c:v>0</c:v>
                </c:pt>
                <c:pt idx="1">
                  <c:v>0.19840007707557775</c:v>
                </c:pt>
                <c:pt idx="2">
                  <c:v>0.30282117027325028</c:v>
                </c:pt>
                <c:pt idx="3">
                  <c:v>0.88757929218021636</c:v>
                </c:pt>
                <c:pt idx="4">
                  <c:v>1.6185269445639237</c:v>
                </c:pt>
                <c:pt idx="5">
                  <c:v>2.1650972090016118</c:v>
                </c:pt>
                <c:pt idx="6">
                  <c:v>0.18866209851338447</c:v>
                </c:pt>
                <c:pt idx="7">
                  <c:v>9.6540821315036079E-2</c:v>
                </c:pt>
                <c:pt idx="8">
                  <c:v>1.3418335198483122</c:v>
                </c:pt>
                <c:pt idx="9">
                  <c:v>1.7743209064539101</c:v>
                </c:pt>
                <c:pt idx="10">
                  <c:v>0.21566077602404166</c:v>
                </c:pt>
                <c:pt idx="11">
                  <c:v>-1.2212453270876722E-15</c:v>
                </c:pt>
                <c:pt idx="12">
                  <c:v>0</c:v>
                </c:pt>
                <c:pt idx="13">
                  <c:v>1.1102230246251565E-15</c:v>
                </c:pt>
                <c:pt idx="14">
                  <c:v>0</c:v>
                </c:pt>
                <c:pt idx="15">
                  <c:v>0</c:v>
                </c:pt>
                <c:pt idx="16">
                  <c:v>-8.8817841970012523E-16</c:v>
                </c:pt>
                <c:pt idx="17">
                  <c:v>-3.1086244689504383E-15</c:v>
                </c:pt>
                <c:pt idx="18">
                  <c:v>0</c:v>
                </c:pt>
                <c:pt idx="19">
                  <c:v>0</c:v>
                </c:pt>
                <c:pt idx="20">
                  <c:v>-3.5527136788005009E-15</c:v>
                </c:pt>
                <c:pt idx="21">
                  <c:v>-3.5527136788005009E-15</c:v>
                </c:pt>
                <c:pt idx="22">
                  <c:v>0</c:v>
                </c:pt>
                <c:pt idx="23">
                  <c:v>2.6645352591003757E-15</c:v>
                </c:pt>
                <c:pt idx="24">
                  <c:v>4.4408920985006262E-16</c:v>
                </c:pt>
                <c:pt idx="25">
                  <c:v>-4.6629367034256575E-15</c:v>
                </c:pt>
                <c:pt idx="26">
                  <c:v>1.1102230246251565E-15</c:v>
                </c:pt>
                <c:pt idx="27">
                  <c:v>-6.4392935428259079E-15</c:v>
                </c:pt>
                <c:pt idx="28">
                  <c:v>3.1086244689504383E-15</c:v>
                </c:pt>
                <c:pt idx="29">
                  <c:v>3.8857805861880479E-15</c:v>
                </c:pt>
                <c:pt idx="30">
                  <c:v>-9.7144514654701197E-15</c:v>
                </c:pt>
                <c:pt idx="31">
                  <c:v>7.716050021144838E-15</c:v>
                </c:pt>
                <c:pt idx="32">
                  <c:v>1.8596235662471372E-15</c:v>
                </c:pt>
                <c:pt idx="33">
                  <c:v>-6.5503158452884236E-15</c:v>
                </c:pt>
                <c:pt idx="34">
                  <c:v>-4.7739590058881731E-15</c:v>
                </c:pt>
                <c:pt idx="35">
                  <c:v>5.9119376061289586E-15</c:v>
                </c:pt>
                <c:pt idx="36">
                  <c:v>-2.7131075164277263E-15</c:v>
                </c:pt>
                <c:pt idx="37">
                  <c:v>-5.7870375158586285E-15</c:v>
                </c:pt>
                <c:pt idx="38">
                  <c:v>8.8817841970012523E-16</c:v>
                </c:pt>
                <c:pt idx="39">
                  <c:v>6.5503158452884236E-15</c:v>
                </c:pt>
                <c:pt idx="40">
                  <c:v>1.5543122344752192E-15</c:v>
                </c:pt>
                <c:pt idx="41">
                  <c:v>-6.106226635438361E-15</c:v>
                </c:pt>
                <c:pt idx="42">
                  <c:v>-1.7486012637846216E-15</c:v>
                </c:pt>
                <c:pt idx="43">
                  <c:v>3.858025010572419E-15</c:v>
                </c:pt>
                <c:pt idx="44">
                  <c:v>2.4424906541753444E-15</c:v>
                </c:pt>
                <c:pt idx="45">
                  <c:v>2.6367796834847468E-15</c:v>
                </c:pt>
                <c:pt idx="46">
                  <c:v>1.2021633688519273E-15</c:v>
                </c:pt>
                <c:pt idx="47">
                  <c:v>-4.1841530240560587E-15</c:v>
                </c:pt>
                <c:pt idx="48">
                  <c:v>-7.0082828429463007E-15</c:v>
                </c:pt>
                <c:pt idx="49">
                  <c:v>-2.1926904736346842E-15</c:v>
                </c:pt>
                <c:pt idx="50">
                  <c:v>1.2021633688519273E-15</c:v>
                </c:pt>
                <c:pt idx="51">
                  <c:v>1.2021633688519273E-15</c:v>
                </c:pt>
              </c:numCache>
            </c:numRef>
          </c:val>
          <c:extLst>
            <c:ext xmlns:c16="http://schemas.microsoft.com/office/drawing/2014/chart" uri="{C3380CC4-5D6E-409C-BE32-E72D297353CC}">
              <c16:uniqueId val="{00000002-6E2F-4BF3-BA89-FEE684326C8A}"/>
            </c:ext>
          </c:extLst>
        </c:ser>
        <c:dLbls>
          <c:dLblPos val="ctr"/>
          <c:showLegendKey val="0"/>
          <c:showVal val="1"/>
          <c:showCatName val="0"/>
          <c:showSerName val="0"/>
          <c:showPercent val="0"/>
          <c:showBubbleSize val="0"/>
        </c:dLbls>
        <c:gapWidth val="150"/>
        <c:overlap val="100"/>
        <c:axId val="576788376"/>
        <c:axId val="576787720"/>
        <c:extLst>
          <c:ext xmlns:c15="http://schemas.microsoft.com/office/drawing/2012/chart" uri="{02D57815-91ED-43cb-92C2-25804820EDAC}">
            <c15:filteredBarSeries>
              <c15:ser>
                <c:idx val="2"/>
                <c:order val="2"/>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'Pérdidas Precipitación'!$Z$7:$Z$59</c15:sqref>
                        </c15:formulaRef>
                      </c:ext>
                    </c:extLst>
                    <c:numCache>
                      <c:formatCode>General</c:formatCode>
                      <c:ptCount val="5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numCache>
                  </c:numRef>
                </c:cat>
                <c:val>
                  <c:numRef>
                    <c:extLst>
                      <c:ext uri="{02D57815-91ED-43cb-92C2-25804820EDAC}">
                        <c15:formulaRef>
                          <c15:sqref>'[1]Pérdidas Precip.'!$U$9:$U$16</c15:sqref>
                        </c15:formulaRef>
                      </c:ext>
                    </c:extLst>
                    <c:numCache>
                      <c:formatCode>General</c:formatCode>
                      <c:ptCount val="8"/>
                      <c:pt idx="0">
                        <c:v>0</c:v>
                      </c:pt>
                      <c:pt idx="1">
                        <c:v>0</c:v>
                      </c:pt>
                      <c:pt idx="2">
                        <c:v>8.8940101761421957</c:v>
                      </c:pt>
                      <c:pt idx="3">
                        <c:v>26.521066634215842</c:v>
                      </c:pt>
                      <c:pt idx="4">
                        <c:v>42.906564663878022</c:v>
                      </c:pt>
                      <c:pt idx="5">
                        <c:v>5.0907446192669568</c:v>
                      </c:pt>
                      <c:pt idx="6">
                        <c:v>2.7176645389385214</c:v>
                      </c:pt>
                      <c:pt idx="7">
                        <c:v>1.8001589629925832</c:v>
                      </c:pt>
                    </c:numCache>
                  </c:numRef>
                </c:val>
                <c:extLst>
                  <c:ext xmlns:c16="http://schemas.microsoft.com/office/drawing/2014/chart" uri="{C3380CC4-5D6E-409C-BE32-E72D297353CC}">
                    <c16:uniqueId val="{00000003-6E2F-4BF3-BA89-FEE684326C8A}"/>
                  </c:ext>
                </c:extLst>
              </c15:ser>
            </c15:filteredBarSeries>
          </c:ext>
        </c:extLst>
      </c:barChart>
      <c:catAx>
        <c:axId val="576788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Bloques en horas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s-ES"/>
          </a:p>
        </c:txPr>
        <c:crossAx val="576787720"/>
        <c:crosses val="autoZero"/>
        <c:auto val="1"/>
        <c:lblAlgn val="ctr"/>
        <c:lblOffset val="100"/>
        <c:tickLblSkip val="12"/>
        <c:tickMarkSkip val="1"/>
        <c:noMultiLvlLbl val="0"/>
      </c:catAx>
      <c:valAx>
        <c:axId val="576787720"/>
        <c:scaling>
          <c:orientation val="minMax"/>
          <c:max val="1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Precipitación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6788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Resumen de hidrogramas (Tr=100 años)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tx>
            <c:v>ABSTRACC + BLOQUES ALTERNOS</c:v>
          </c:tx>
          <c:spPr>
            <a:ln w="19050" cap="rnd">
              <a:solidFill>
                <a:srgbClr val="00B050"/>
              </a:solidFill>
              <a:round/>
            </a:ln>
            <a:effectLst/>
          </c:spPr>
          <c:marker>
            <c:symbol val="none"/>
          </c:marker>
          <c:xVal>
            <c:numRef>
              <c:f>Hidrograma!$C$32:$C$59</c:f>
              <c:numCache>
                <c:formatCode>0.00</c:formatCode>
                <c:ptCount val="28"/>
                <c:pt idx="0">
                  <c:v>0</c:v>
                </c:pt>
                <c:pt idx="1">
                  <c:v>0.93030858280600626</c:v>
                </c:pt>
                <c:pt idx="2">
                  <c:v>1.8606171656120125</c:v>
                </c:pt>
                <c:pt idx="3">
                  <c:v>2.7909257484180188</c:v>
                </c:pt>
                <c:pt idx="4">
                  <c:v>3.721234331224025</c:v>
                </c:pt>
                <c:pt idx="5">
                  <c:v>4.6515429140300313</c:v>
                </c:pt>
                <c:pt idx="6">
                  <c:v>5.5818514968360375</c:v>
                </c:pt>
                <c:pt idx="7">
                  <c:v>6.5121600796420438</c:v>
                </c:pt>
                <c:pt idx="8">
                  <c:v>7.4424686624480501</c:v>
                </c:pt>
                <c:pt idx="9">
                  <c:v>8.3727772452540563</c:v>
                </c:pt>
                <c:pt idx="10">
                  <c:v>9.3030858280600626</c:v>
                </c:pt>
                <c:pt idx="11">
                  <c:v>10.233394410866069</c:v>
                </c:pt>
                <c:pt idx="12">
                  <c:v>11.163702993672075</c:v>
                </c:pt>
                <c:pt idx="13">
                  <c:v>12.094011576478081</c:v>
                </c:pt>
                <c:pt idx="14">
                  <c:v>13.024320159284088</c:v>
                </c:pt>
                <c:pt idx="15">
                  <c:v>13.954628742090094</c:v>
                </c:pt>
                <c:pt idx="16">
                  <c:v>14.8849373248961</c:v>
                </c:pt>
                <c:pt idx="17">
                  <c:v>16.745554490508113</c:v>
                </c:pt>
                <c:pt idx="18">
                  <c:v>18.606171656120125</c:v>
                </c:pt>
                <c:pt idx="19">
                  <c:v>20.466788821732138</c:v>
                </c:pt>
                <c:pt idx="20">
                  <c:v>22.32740598734415</c:v>
                </c:pt>
                <c:pt idx="21">
                  <c:v>24.188023152956163</c:v>
                </c:pt>
                <c:pt idx="22">
                  <c:v>26.048640318568175</c:v>
                </c:pt>
                <c:pt idx="23">
                  <c:v>27.909257484180188</c:v>
                </c:pt>
                <c:pt idx="24">
                  <c:v>32.560800398210219</c:v>
                </c:pt>
                <c:pt idx="25">
                  <c:v>37.21234331224025</c:v>
                </c:pt>
                <c:pt idx="26">
                  <c:v>41.863886226270282</c:v>
                </c:pt>
                <c:pt idx="27">
                  <c:v>46.515429140300313</c:v>
                </c:pt>
              </c:numCache>
            </c:numRef>
          </c:xVal>
          <c:yVal>
            <c:numRef>
              <c:f>Hidrograma!$D$32:$D$59</c:f>
              <c:numCache>
                <c:formatCode>0.00</c:formatCode>
                <c:ptCount val="28"/>
                <c:pt idx="0">
                  <c:v>0</c:v>
                </c:pt>
                <c:pt idx="1">
                  <c:v>3.0891341652895759</c:v>
                </c:pt>
                <c:pt idx="2">
                  <c:v>15.445670826447879</c:v>
                </c:pt>
                <c:pt idx="3">
                  <c:v>32.95076442975548</c:v>
                </c:pt>
                <c:pt idx="4">
                  <c:v>57.663837752072091</c:v>
                </c:pt>
                <c:pt idx="5">
                  <c:v>88.555179404967845</c:v>
                </c:pt>
                <c:pt idx="6">
                  <c:v>123.56536661158303</c:v>
                </c:pt>
                <c:pt idx="7">
                  <c:v>158.57555381819824</c:v>
                </c:pt>
                <c:pt idx="8">
                  <c:v>183.28862714051485</c:v>
                </c:pt>
                <c:pt idx="9">
                  <c:v>199.76400935539257</c:v>
                </c:pt>
                <c:pt idx="10">
                  <c:v>205.94227768597173</c:v>
                </c:pt>
                <c:pt idx="11">
                  <c:v>201.82343213225229</c:v>
                </c:pt>
                <c:pt idx="12">
                  <c:v>189.46689547109401</c:v>
                </c:pt>
                <c:pt idx="13">
                  <c:v>172.99151325621625</c:v>
                </c:pt>
                <c:pt idx="14">
                  <c:v>154.45670826447881</c:v>
                </c:pt>
                <c:pt idx="15">
                  <c:v>133.86248049588164</c:v>
                </c:pt>
                <c:pt idx="16">
                  <c:v>117.38709828100387</c:v>
                </c:pt>
                <c:pt idx="17">
                  <c:v>88.555179404967845</c:v>
                </c:pt>
                <c:pt idx="18">
                  <c:v>65.901528859510961</c:v>
                </c:pt>
                <c:pt idx="19">
                  <c:v>49.426146644633214</c:v>
                </c:pt>
                <c:pt idx="20">
                  <c:v>37.069609983474912</c:v>
                </c:pt>
                <c:pt idx="21">
                  <c:v>26.772496099176326</c:v>
                </c:pt>
                <c:pt idx="22">
                  <c:v>20.182343213225231</c:v>
                </c:pt>
                <c:pt idx="23">
                  <c:v>15.445670826447879</c:v>
                </c:pt>
                <c:pt idx="24">
                  <c:v>7.4139219966949819</c:v>
                </c:pt>
                <c:pt idx="25">
                  <c:v>3.7069609983474909</c:v>
                </c:pt>
                <c:pt idx="26">
                  <c:v>1.8534804991737455</c:v>
                </c:pt>
                <c:pt idx="27">
                  <c:v>0.82376911074388692</c:v>
                </c:pt>
              </c:numCache>
            </c:numRef>
          </c:yVal>
          <c:smooth val="1"/>
          <c:extLst>
            <c:ext xmlns:c16="http://schemas.microsoft.com/office/drawing/2014/chart" uri="{C3380CC4-5D6E-409C-BE32-E72D297353CC}">
              <c16:uniqueId val="{00000000-8BA1-4137-84B0-41DAEC7B6C8F}"/>
            </c:ext>
          </c:extLst>
        </c:ser>
        <c:ser>
          <c:idx val="1"/>
          <c:order val="1"/>
          <c:tx>
            <c:v>ABSTRACC. + MTDO ALTERNATIVO</c:v>
          </c:tx>
          <c:spPr>
            <a:ln w="19050" cap="rnd">
              <a:solidFill>
                <a:srgbClr val="FFC000"/>
              </a:solidFill>
              <a:round/>
            </a:ln>
            <a:effectLst/>
          </c:spPr>
          <c:marker>
            <c:symbol val="none"/>
          </c:marker>
          <c:xVal>
            <c:numRef>
              <c:f>Hidrograma!$L$32:$L$59</c:f>
              <c:numCache>
                <c:formatCode>0.00</c:formatCode>
                <c:ptCount val="28"/>
                <c:pt idx="0">
                  <c:v>0</c:v>
                </c:pt>
                <c:pt idx="1">
                  <c:v>1.1397915195473811</c:v>
                </c:pt>
                <c:pt idx="2">
                  <c:v>2.2795830390947622</c:v>
                </c:pt>
                <c:pt idx="3">
                  <c:v>3.4193745586421431</c:v>
                </c:pt>
                <c:pt idx="4">
                  <c:v>4.5591660781895245</c:v>
                </c:pt>
                <c:pt idx="5">
                  <c:v>5.6989575977369054</c:v>
                </c:pt>
                <c:pt idx="6">
                  <c:v>6.8387491172842862</c:v>
                </c:pt>
                <c:pt idx="7">
                  <c:v>7.9785406368316671</c:v>
                </c:pt>
                <c:pt idx="8">
                  <c:v>9.1183321563790489</c:v>
                </c:pt>
                <c:pt idx="9">
                  <c:v>10.258123675926431</c:v>
                </c:pt>
                <c:pt idx="10">
                  <c:v>11.397915195473811</c:v>
                </c:pt>
                <c:pt idx="11">
                  <c:v>12.537706715021192</c:v>
                </c:pt>
                <c:pt idx="12">
                  <c:v>13.677498234568572</c:v>
                </c:pt>
                <c:pt idx="13">
                  <c:v>14.817289754115954</c:v>
                </c:pt>
                <c:pt idx="14">
                  <c:v>15.957081273663334</c:v>
                </c:pt>
                <c:pt idx="15">
                  <c:v>17.096872793210714</c:v>
                </c:pt>
                <c:pt idx="16">
                  <c:v>18.236664312758098</c:v>
                </c:pt>
                <c:pt idx="17">
                  <c:v>20.516247351852861</c:v>
                </c:pt>
                <c:pt idx="18">
                  <c:v>22.795830390947621</c:v>
                </c:pt>
                <c:pt idx="19">
                  <c:v>25.075413430042385</c:v>
                </c:pt>
                <c:pt idx="20">
                  <c:v>27.354996469137145</c:v>
                </c:pt>
                <c:pt idx="21">
                  <c:v>29.634579508231909</c:v>
                </c:pt>
                <c:pt idx="22">
                  <c:v>31.914162547326669</c:v>
                </c:pt>
                <c:pt idx="23">
                  <c:v>34.193745586421429</c:v>
                </c:pt>
                <c:pt idx="24">
                  <c:v>39.892703184158336</c:v>
                </c:pt>
                <c:pt idx="25">
                  <c:v>45.591660781895243</c:v>
                </c:pt>
                <c:pt idx="26">
                  <c:v>51.29061837963215</c:v>
                </c:pt>
                <c:pt idx="27">
                  <c:v>56.989575977369057</c:v>
                </c:pt>
              </c:numCache>
            </c:numRef>
          </c:xVal>
          <c:yVal>
            <c:numRef>
              <c:f>Hidrograma!$M$32:$M$59</c:f>
              <c:numCache>
                <c:formatCode>0.00</c:formatCode>
                <c:ptCount val="28"/>
                <c:pt idx="0">
                  <c:v>0</c:v>
                </c:pt>
                <c:pt idx="1">
                  <c:v>2.7879159054553608</c:v>
                </c:pt>
                <c:pt idx="2">
                  <c:v>13.939579527276805</c:v>
                </c:pt>
                <c:pt idx="3">
                  <c:v>29.737769658190519</c:v>
                </c:pt>
                <c:pt idx="4">
                  <c:v>52.041096901833413</c:v>
                </c:pt>
                <c:pt idx="5">
                  <c:v>79.920255956387024</c:v>
                </c:pt>
                <c:pt idx="6">
                  <c:v>111.51663621821444</c:v>
                </c:pt>
                <c:pt idx="7">
                  <c:v>143.11301648004186</c:v>
                </c:pt>
                <c:pt idx="8">
                  <c:v>165.41634372368475</c:v>
                </c:pt>
                <c:pt idx="9">
                  <c:v>180.28522855278001</c:v>
                </c:pt>
                <c:pt idx="10">
                  <c:v>185.86106036369074</c:v>
                </c:pt>
                <c:pt idx="11">
                  <c:v>182.14383915641693</c:v>
                </c:pt>
                <c:pt idx="12">
                  <c:v>170.99217553459548</c:v>
                </c:pt>
                <c:pt idx="13">
                  <c:v>156.12329070550021</c:v>
                </c:pt>
                <c:pt idx="14">
                  <c:v>139.39579527276805</c:v>
                </c:pt>
                <c:pt idx="15">
                  <c:v>120.80968923639898</c:v>
                </c:pt>
                <c:pt idx="16">
                  <c:v>105.94080440730372</c:v>
                </c:pt>
                <c:pt idx="17">
                  <c:v>79.920255956387024</c:v>
                </c:pt>
                <c:pt idx="18">
                  <c:v>59.475539316381038</c:v>
                </c:pt>
                <c:pt idx="19">
                  <c:v>44.606654487285773</c:v>
                </c:pt>
                <c:pt idx="20">
                  <c:v>33.454990865464332</c:v>
                </c:pt>
                <c:pt idx="21">
                  <c:v>24.161937847279798</c:v>
                </c:pt>
                <c:pt idx="22">
                  <c:v>18.214383915641694</c:v>
                </c:pt>
                <c:pt idx="23">
                  <c:v>13.939579527276805</c:v>
                </c:pt>
                <c:pt idx="24">
                  <c:v>6.6909981730928658</c:v>
                </c:pt>
                <c:pt idx="25">
                  <c:v>3.3454990865464329</c:v>
                </c:pt>
                <c:pt idx="26">
                  <c:v>1.6727495432732165</c:v>
                </c:pt>
                <c:pt idx="27">
                  <c:v>0.74344424145476296</c:v>
                </c:pt>
              </c:numCache>
            </c:numRef>
          </c:yVal>
          <c:smooth val="1"/>
          <c:extLst>
            <c:ext xmlns:c16="http://schemas.microsoft.com/office/drawing/2014/chart" uri="{C3380CC4-5D6E-409C-BE32-E72D297353CC}">
              <c16:uniqueId val="{00000001-8BA1-4137-84B0-41DAEC7B6C8F}"/>
            </c:ext>
          </c:extLst>
        </c:ser>
        <c:ser>
          <c:idx val="2"/>
          <c:order val="2"/>
          <c:tx>
            <c:v>Caudal real histórico</c:v>
          </c:tx>
          <c:spPr>
            <a:ln w="19050" cap="rnd">
              <a:solidFill>
                <a:schemeClr val="bg2">
                  <a:lumMod val="50000"/>
                </a:schemeClr>
              </a:solidFill>
              <a:round/>
            </a:ln>
            <a:effectLst/>
          </c:spPr>
          <c:marker>
            <c:symbol val="none"/>
          </c:marker>
          <c:xVal>
            <c:numRef>
              <c:f>'1.2 Ajuste tlag y Ptotal(15d)'!$CG$9:$CG$110</c:f>
              <c:numCache>
                <c:formatCode>General</c:formatCode>
                <c:ptCount val="102"/>
                <c:pt idx="15">
                  <c:v>1</c:v>
                </c:pt>
                <c:pt idx="16">
                  <c:v>2</c:v>
                </c:pt>
                <c:pt idx="17">
                  <c:v>3</c:v>
                </c:pt>
                <c:pt idx="18">
                  <c:v>4</c:v>
                </c:pt>
                <c:pt idx="19">
                  <c:v>5</c:v>
                </c:pt>
                <c:pt idx="20">
                  <c:v>6</c:v>
                </c:pt>
                <c:pt idx="21">
                  <c:v>7</c:v>
                </c:pt>
                <c:pt idx="22">
                  <c:v>8</c:v>
                </c:pt>
                <c:pt idx="23">
                  <c:v>9</c:v>
                </c:pt>
                <c:pt idx="24">
                  <c:v>10</c:v>
                </c:pt>
                <c:pt idx="25">
                  <c:v>11</c:v>
                </c:pt>
                <c:pt idx="26">
                  <c:v>12</c:v>
                </c:pt>
                <c:pt idx="27">
                  <c:v>13</c:v>
                </c:pt>
                <c:pt idx="28">
                  <c:v>14</c:v>
                </c:pt>
                <c:pt idx="29">
                  <c:v>15</c:v>
                </c:pt>
                <c:pt idx="30">
                  <c:v>16</c:v>
                </c:pt>
                <c:pt idx="31">
                  <c:v>17</c:v>
                </c:pt>
                <c:pt idx="32">
                  <c:v>18</c:v>
                </c:pt>
                <c:pt idx="33">
                  <c:v>19</c:v>
                </c:pt>
                <c:pt idx="34">
                  <c:v>20</c:v>
                </c:pt>
                <c:pt idx="35">
                  <c:v>21</c:v>
                </c:pt>
                <c:pt idx="36">
                  <c:v>22</c:v>
                </c:pt>
                <c:pt idx="37">
                  <c:v>23</c:v>
                </c:pt>
                <c:pt idx="38">
                  <c:v>24</c:v>
                </c:pt>
                <c:pt idx="39">
                  <c:v>25</c:v>
                </c:pt>
                <c:pt idx="40">
                  <c:v>26</c:v>
                </c:pt>
                <c:pt idx="41">
                  <c:v>27</c:v>
                </c:pt>
                <c:pt idx="42">
                  <c:v>28</c:v>
                </c:pt>
                <c:pt idx="43">
                  <c:v>29</c:v>
                </c:pt>
                <c:pt idx="44">
                  <c:v>30</c:v>
                </c:pt>
                <c:pt idx="45">
                  <c:v>31</c:v>
                </c:pt>
                <c:pt idx="46">
                  <c:v>32</c:v>
                </c:pt>
                <c:pt idx="47">
                  <c:v>33</c:v>
                </c:pt>
                <c:pt idx="48">
                  <c:v>34</c:v>
                </c:pt>
                <c:pt idx="49">
                  <c:v>35</c:v>
                </c:pt>
                <c:pt idx="50">
                  <c:v>36</c:v>
                </c:pt>
                <c:pt idx="51">
                  <c:v>37</c:v>
                </c:pt>
                <c:pt idx="52">
                  <c:v>38</c:v>
                </c:pt>
                <c:pt idx="53">
                  <c:v>39</c:v>
                </c:pt>
                <c:pt idx="54">
                  <c:v>40</c:v>
                </c:pt>
                <c:pt idx="55">
                  <c:v>41</c:v>
                </c:pt>
                <c:pt idx="56">
                  <c:v>42</c:v>
                </c:pt>
                <c:pt idx="57">
                  <c:v>43</c:v>
                </c:pt>
                <c:pt idx="58">
                  <c:v>44</c:v>
                </c:pt>
                <c:pt idx="59">
                  <c:v>45</c:v>
                </c:pt>
                <c:pt idx="60">
                  <c:v>46</c:v>
                </c:pt>
                <c:pt idx="61">
                  <c:v>47</c:v>
                </c:pt>
                <c:pt idx="62">
                  <c:v>48</c:v>
                </c:pt>
                <c:pt idx="63">
                  <c:v>49</c:v>
                </c:pt>
                <c:pt idx="64">
                  <c:v>50</c:v>
                </c:pt>
                <c:pt idx="65">
                  <c:v>51</c:v>
                </c:pt>
                <c:pt idx="66">
                  <c:v>52</c:v>
                </c:pt>
                <c:pt idx="67">
                  <c:v>53</c:v>
                </c:pt>
                <c:pt idx="68">
                  <c:v>54</c:v>
                </c:pt>
                <c:pt idx="69">
                  <c:v>55</c:v>
                </c:pt>
                <c:pt idx="70">
                  <c:v>56</c:v>
                </c:pt>
                <c:pt idx="71">
                  <c:v>57</c:v>
                </c:pt>
                <c:pt idx="72">
                  <c:v>58</c:v>
                </c:pt>
                <c:pt idx="73">
                  <c:v>59</c:v>
                </c:pt>
                <c:pt idx="74">
                  <c:v>60</c:v>
                </c:pt>
                <c:pt idx="75">
                  <c:v>61</c:v>
                </c:pt>
                <c:pt idx="76">
                  <c:v>62</c:v>
                </c:pt>
                <c:pt idx="77">
                  <c:v>63</c:v>
                </c:pt>
                <c:pt idx="78">
                  <c:v>64</c:v>
                </c:pt>
                <c:pt idx="79">
                  <c:v>65</c:v>
                </c:pt>
                <c:pt idx="80">
                  <c:v>66</c:v>
                </c:pt>
                <c:pt idx="81">
                  <c:v>67</c:v>
                </c:pt>
                <c:pt idx="82">
                  <c:v>68</c:v>
                </c:pt>
                <c:pt idx="83">
                  <c:v>69</c:v>
                </c:pt>
                <c:pt idx="84">
                  <c:v>70</c:v>
                </c:pt>
                <c:pt idx="85">
                  <c:v>71</c:v>
                </c:pt>
                <c:pt idx="86">
                  <c:v>72</c:v>
                </c:pt>
                <c:pt idx="87">
                  <c:v>73</c:v>
                </c:pt>
                <c:pt idx="88">
                  <c:v>74</c:v>
                </c:pt>
                <c:pt idx="89">
                  <c:v>75</c:v>
                </c:pt>
                <c:pt idx="90">
                  <c:v>76</c:v>
                </c:pt>
                <c:pt idx="91">
                  <c:v>77</c:v>
                </c:pt>
                <c:pt idx="92">
                  <c:v>78</c:v>
                </c:pt>
                <c:pt idx="93">
                  <c:v>79</c:v>
                </c:pt>
                <c:pt idx="94">
                  <c:v>80</c:v>
                </c:pt>
                <c:pt idx="95">
                  <c:v>81</c:v>
                </c:pt>
                <c:pt idx="96">
                  <c:v>82</c:v>
                </c:pt>
                <c:pt idx="97">
                  <c:v>83</c:v>
                </c:pt>
                <c:pt idx="98">
                  <c:v>84</c:v>
                </c:pt>
                <c:pt idx="99">
                  <c:v>85</c:v>
                </c:pt>
                <c:pt idx="100">
                  <c:v>86</c:v>
                </c:pt>
                <c:pt idx="101">
                  <c:v>87</c:v>
                </c:pt>
              </c:numCache>
            </c:numRef>
          </c:xVal>
          <c:yVal>
            <c:numRef>
              <c:f>'1.2 Ajuste tlag y Ptotal(15d)'!$CH$9:$CH$110</c:f>
              <c:numCache>
                <c:formatCode>0.00</c:formatCode>
                <c:ptCount val="102"/>
                <c:pt idx="0">
                  <c:v>1.001267172069962</c:v>
                </c:pt>
                <c:pt idx="1">
                  <c:v>0.97824953593042263</c:v>
                </c:pt>
                <c:pt idx="2">
                  <c:v>1.1567058502771113</c:v>
                </c:pt>
                <c:pt idx="3">
                  <c:v>1.136544528375437</c:v>
                </c:pt>
                <c:pt idx="4">
                  <c:v>1.516419085796147</c:v>
                </c:pt>
                <c:pt idx="5">
                  <c:v>1.6170864267740022</c:v>
                </c:pt>
                <c:pt idx="6">
                  <c:v>2.3806314554677379</c:v>
                </c:pt>
                <c:pt idx="7">
                  <c:v>2.2961239662847199</c:v>
                </c:pt>
                <c:pt idx="8">
                  <c:v>1.9854694395192494</c:v>
                </c:pt>
                <c:pt idx="9">
                  <c:v>1.7669982341738797</c:v>
                </c:pt>
                <c:pt idx="10">
                  <c:v>1.8281388999937842</c:v>
                </c:pt>
                <c:pt idx="11">
                  <c:v>2.1205660928753005</c:v>
                </c:pt>
                <c:pt idx="12">
                  <c:v>3.1401720136536309</c:v>
                </c:pt>
                <c:pt idx="13">
                  <c:v>8.8843858706118244</c:v>
                </c:pt>
                <c:pt idx="14">
                  <c:v>12.230839949772117</c:v>
                </c:pt>
                <c:pt idx="15">
                  <c:v>10.338597245682431</c:v>
                </c:pt>
                <c:pt idx="16">
                  <c:v>14.042468243118265</c:v>
                </c:pt>
                <c:pt idx="17">
                  <c:v>31.329815853676596</c:v>
                </c:pt>
                <c:pt idx="18">
                  <c:v>48.959153053702465</c:v>
                </c:pt>
                <c:pt idx="19">
                  <c:v>84.365161599544109</c:v>
                </c:pt>
                <c:pt idx="20">
                  <c:v>107.82253585158614</c:v>
                </c:pt>
                <c:pt idx="21">
                  <c:v>135.21100852108071</c:v>
                </c:pt>
                <c:pt idx="22">
                  <c:v>163.4691321113859</c:v>
                </c:pt>
                <c:pt idx="23">
                  <c:v>206.03009153251892</c:v>
                </c:pt>
                <c:pt idx="24">
                  <c:v>246.06190087755081</c:v>
                </c:pt>
                <c:pt idx="25">
                  <c:v>229.17379210762377</c:v>
                </c:pt>
                <c:pt idx="26">
                  <c:v>207.28638242550676</c:v>
                </c:pt>
                <c:pt idx="27">
                  <c:v>197.57917119586011</c:v>
                </c:pt>
                <c:pt idx="28">
                  <c:v>142.18351026400239</c:v>
                </c:pt>
                <c:pt idx="29">
                  <c:v>93.456760899890298</c:v>
                </c:pt>
                <c:pt idx="30">
                  <c:v>76.246196906016962</c:v>
                </c:pt>
                <c:pt idx="31">
                  <c:v>69.209220932920147</c:v>
                </c:pt>
                <c:pt idx="32">
                  <c:v>61.362439839521386</c:v>
                </c:pt>
                <c:pt idx="33">
                  <c:v>56.506563715919825</c:v>
                </c:pt>
                <c:pt idx="34">
                  <c:v>44.777171306896633</c:v>
                </c:pt>
                <c:pt idx="35">
                  <c:v>33.635721537846941</c:v>
                </c:pt>
                <c:pt idx="36">
                  <c:v>29.284881006641395</c:v>
                </c:pt>
                <c:pt idx="37">
                  <c:v>30.58193251615786</c:v>
                </c:pt>
                <c:pt idx="38">
                  <c:v>43.810472685822788</c:v>
                </c:pt>
                <c:pt idx="39">
                  <c:v>40.352912580525512</c:v>
                </c:pt>
                <c:pt idx="40">
                  <c:v>31.503404427124817</c:v>
                </c:pt>
                <c:pt idx="41">
                  <c:v>30.346330220046994</c:v>
                </c:pt>
                <c:pt idx="42">
                  <c:v>23.627629878551737</c:v>
                </c:pt>
                <c:pt idx="43">
                  <c:v>30.32478721416512</c:v>
                </c:pt>
                <c:pt idx="44">
                  <c:v>25.253293487827747</c:v>
                </c:pt>
                <c:pt idx="45">
                  <c:v>23.822061820160236</c:v>
                </c:pt>
                <c:pt idx="46">
                  <c:v>22.235258510342607</c:v>
                </c:pt>
                <c:pt idx="47">
                  <c:v>20.356893794542291</c:v>
                </c:pt>
                <c:pt idx="48">
                  <c:v>14.735705276683047</c:v>
                </c:pt>
                <c:pt idx="49">
                  <c:v>14.02456309370903</c:v>
                </c:pt>
                <c:pt idx="50">
                  <c:v>13.348198658801588</c:v>
                </c:pt>
                <c:pt idx="51">
                  <c:v>9.7263868159710611</c:v>
                </c:pt>
                <c:pt idx="52">
                  <c:v>9.9257589500333339</c:v>
                </c:pt>
                <c:pt idx="53">
                  <c:v>7.4594702130726223</c:v>
                </c:pt>
                <c:pt idx="54">
                  <c:v>6.5003029687468308</c:v>
                </c:pt>
                <c:pt idx="55">
                  <c:v>5.1556399423091772</c:v>
                </c:pt>
                <c:pt idx="56">
                  <c:v>4.9423768587000616</c:v>
                </c:pt>
                <c:pt idx="57">
                  <c:v>4.176979851457725</c:v>
                </c:pt>
                <c:pt idx="58">
                  <c:v>3.8086240365506661</c:v>
                </c:pt>
                <c:pt idx="59">
                  <c:v>3.2763697213158878</c:v>
                </c:pt>
                <c:pt idx="60">
                  <c:v>3.0022720863280599</c:v>
                </c:pt>
                <c:pt idx="61">
                  <c:v>1.8389125959401822</c:v>
                </c:pt>
                <c:pt idx="62">
                  <c:v>1.7874581749967415</c:v>
                </c:pt>
                <c:pt idx="63">
                  <c:v>1.682304388385687</c:v>
                </c:pt>
                <c:pt idx="64">
                  <c:v>1.5275187540244979</c:v>
                </c:pt>
                <c:pt idx="65">
                  <c:v>1.4519485100372094</c:v>
                </c:pt>
                <c:pt idx="66">
                  <c:v>1.4168972478335247</c:v>
                </c:pt>
                <c:pt idx="67">
                  <c:v>1.3763782660499211</c:v>
                </c:pt>
                <c:pt idx="68">
                  <c:v>1.2621116134723354</c:v>
                </c:pt>
                <c:pt idx="69">
                  <c:v>1.1036808327245338</c:v>
                </c:pt>
                <c:pt idx="70">
                  <c:v>0.98941418014694826</c:v>
                </c:pt>
                <c:pt idx="71">
                  <c:v>0.90290849699982234</c:v>
                </c:pt>
                <c:pt idx="72">
                  <c:v>0.93066946643028226</c:v>
                </c:pt>
                <c:pt idx="73">
                  <c:v>0.88286019187345377</c:v>
                </c:pt>
                <c:pt idx="74">
                  <c:v>0.88103761868014752</c:v>
                </c:pt>
                <c:pt idx="75">
                  <c:v>0.83687349050993143</c:v>
                </c:pt>
                <c:pt idx="76">
                  <c:v>0.82229290496348151</c:v>
                </c:pt>
                <c:pt idx="77">
                  <c:v>0.85005387439394153</c:v>
                </c:pt>
                <c:pt idx="78">
                  <c:v>0.88875028298423886</c:v>
                </c:pt>
                <c:pt idx="79">
                  <c:v>0.88510513659762635</c:v>
                </c:pt>
                <c:pt idx="80">
                  <c:v>0.84640872800732903</c:v>
                </c:pt>
                <c:pt idx="81">
                  <c:v>0.80771231941703159</c:v>
                </c:pt>
                <c:pt idx="82">
                  <c:v>0.72667435584982476</c:v>
                </c:pt>
                <c:pt idx="83">
                  <c:v>0.68797794725952732</c:v>
                </c:pt>
                <c:pt idx="84">
                  <c:v>0.68797794725952732</c:v>
                </c:pt>
                <c:pt idx="85">
                  <c:v>0.68797794725952732</c:v>
                </c:pt>
                <c:pt idx="86">
                  <c:v>0.58044612885445945</c:v>
                </c:pt>
                <c:pt idx="87">
                  <c:v>0.54174972026416213</c:v>
                </c:pt>
                <c:pt idx="88">
                  <c:v>0.54174972026416213</c:v>
                </c:pt>
                <c:pt idx="89">
                  <c:v>0.58044612885445945</c:v>
                </c:pt>
                <c:pt idx="90">
                  <c:v>0.73523176321564865</c:v>
                </c:pt>
                <c:pt idx="91">
                  <c:v>0.73523176321564865</c:v>
                </c:pt>
                <c:pt idx="92">
                  <c:v>0.69653535462535121</c:v>
                </c:pt>
                <c:pt idx="93">
                  <c:v>0.65783894603505411</c:v>
                </c:pt>
                <c:pt idx="94">
                  <c:v>0.61914253744475678</c:v>
                </c:pt>
                <c:pt idx="95">
                  <c:v>0.61914253744475678</c:v>
                </c:pt>
                <c:pt idx="96">
                  <c:v>0.65783894603505411</c:v>
                </c:pt>
                <c:pt idx="97">
                  <c:v>0.69653535462535121</c:v>
                </c:pt>
                <c:pt idx="98">
                  <c:v>0.65783894603505411</c:v>
                </c:pt>
                <c:pt idx="99">
                  <c:v>0.58044612885445945</c:v>
                </c:pt>
                <c:pt idx="100">
                  <c:v>0.54174972026416213</c:v>
                </c:pt>
                <c:pt idx="101">
                  <c:v>0.54174972026416213</c:v>
                </c:pt>
              </c:numCache>
            </c:numRef>
          </c:yVal>
          <c:smooth val="1"/>
          <c:extLst>
            <c:ext xmlns:c16="http://schemas.microsoft.com/office/drawing/2014/chart" uri="{C3380CC4-5D6E-409C-BE32-E72D297353CC}">
              <c16:uniqueId val="{00000002-8BA1-4137-84B0-41DAEC7B6C8F}"/>
            </c:ext>
          </c:extLst>
        </c:ser>
        <c:ser>
          <c:idx val="3"/>
          <c:order val="3"/>
          <c:tx>
            <c:v>GREEN-AMPT + BLOQUES ALTERNOS</c:v>
          </c:tx>
          <c:spPr>
            <a:ln w="19050" cap="rnd">
              <a:solidFill>
                <a:schemeClr val="accent4"/>
              </a:solidFill>
              <a:round/>
            </a:ln>
            <a:effectLst/>
          </c:spPr>
          <c:marker>
            <c:symbol val="none"/>
          </c:marker>
          <c:xVal>
            <c:numRef>
              <c:f>Hidrograma!$S$32:$S$59</c:f>
              <c:numCache>
                <c:formatCode>0.00</c:formatCode>
                <c:ptCount val="28"/>
                <c:pt idx="0">
                  <c:v>0</c:v>
                </c:pt>
                <c:pt idx="1">
                  <c:v>0.50976531516486778</c:v>
                </c:pt>
                <c:pt idx="2">
                  <c:v>1.0195306303297356</c:v>
                </c:pt>
                <c:pt idx="3">
                  <c:v>1.5292959454946033</c:v>
                </c:pt>
                <c:pt idx="4">
                  <c:v>2.0390612606594711</c:v>
                </c:pt>
                <c:pt idx="5">
                  <c:v>2.5488265758243389</c:v>
                </c:pt>
                <c:pt idx="6">
                  <c:v>3.0585918909892067</c:v>
                </c:pt>
                <c:pt idx="7">
                  <c:v>3.568357206154074</c:v>
                </c:pt>
                <c:pt idx="8">
                  <c:v>4.0781225213189423</c:v>
                </c:pt>
                <c:pt idx="9">
                  <c:v>4.5878878364838105</c:v>
                </c:pt>
                <c:pt idx="10">
                  <c:v>5.0976531516486778</c:v>
                </c:pt>
                <c:pt idx="11">
                  <c:v>5.6074184668135461</c:v>
                </c:pt>
                <c:pt idx="12">
                  <c:v>6.1171837819784134</c:v>
                </c:pt>
                <c:pt idx="13">
                  <c:v>6.6269490971432816</c:v>
                </c:pt>
                <c:pt idx="14">
                  <c:v>7.1367144123081481</c:v>
                </c:pt>
                <c:pt idx="15">
                  <c:v>7.6464797274730163</c:v>
                </c:pt>
                <c:pt idx="16">
                  <c:v>8.1562450426378845</c:v>
                </c:pt>
                <c:pt idx="17">
                  <c:v>9.175775672967621</c:v>
                </c:pt>
                <c:pt idx="18">
                  <c:v>10.195306303297356</c:v>
                </c:pt>
                <c:pt idx="19">
                  <c:v>11.214836933627092</c:v>
                </c:pt>
                <c:pt idx="20">
                  <c:v>12.234367563956827</c:v>
                </c:pt>
                <c:pt idx="21">
                  <c:v>13.253898194286563</c:v>
                </c:pt>
                <c:pt idx="22">
                  <c:v>14.273428824616296</c:v>
                </c:pt>
                <c:pt idx="23">
                  <c:v>15.292959454946033</c:v>
                </c:pt>
                <c:pt idx="24">
                  <c:v>17.841786030770372</c:v>
                </c:pt>
                <c:pt idx="25">
                  <c:v>20.390612606594711</c:v>
                </c:pt>
                <c:pt idx="26">
                  <c:v>22.939439182419051</c:v>
                </c:pt>
                <c:pt idx="27">
                  <c:v>25.48826575824339</c:v>
                </c:pt>
              </c:numCache>
            </c:numRef>
          </c:xVal>
          <c:yVal>
            <c:numRef>
              <c:f>Hidrograma!$T$32:$T$59</c:f>
              <c:numCache>
                <c:formatCode>0.00</c:formatCode>
                <c:ptCount val="28"/>
                <c:pt idx="0">
                  <c:v>0</c:v>
                </c:pt>
                <c:pt idx="1">
                  <c:v>4.2385255599316185</c:v>
                </c:pt>
                <c:pt idx="2">
                  <c:v>21.192627799658091</c:v>
                </c:pt>
                <c:pt idx="3">
                  <c:v>45.210939305937266</c:v>
                </c:pt>
                <c:pt idx="4">
                  <c:v>79.119143785390222</c:v>
                </c:pt>
                <c:pt idx="5">
                  <c:v>121.50439938470639</c:v>
                </c:pt>
                <c:pt idx="6">
                  <c:v>169.54102239726473</c:v>
                </c:pt>
                <c:pt idx="7">
                  <c:v>217.57764540982308</c:v>
                </c:pt>
                <c:pt idx="8">
                  <c:v>251.48584988927604</c:v>
                </c:pt>
                <c:pt idx="9">
                  <c:v>274.09131954224466</c:v>
                </c:pt>
                <c:pt idx="10">
                  <c:v>282.5683706621079</c:v>
                </c:pt>
                <c:pt idx="11">
                  <c:v>276.91700324886574</c:v>
                </c:pt>
                <c:pt idx="12">
                  <c:v>259.96290100913927</c:v>
                </c:pt>
                <c:pt idx="13">
                  <c:v>237.35743135617062</c:v>
                </c:pt>
                <c:pt idx="14">
                  <c:v>211.92627799658092</c:v>
                </c:pt>
                <c:pt idx="15">
                  <c:v>183.66944093037014</c:v>
                </c:pt>
                <c:pt idx="16">
                  <c:v>161.06397127740149</c:v>
                </c:pt>
                <c:pt idx="17">
                  <c:v>121.50439938470639</c:v>
                </c:pt>
                <c:pt idx="18">
                  <c:v>90.421878611874533</c:v>
                </c:pt>
                <c:pt idx="19">
                  <c:v>67.816408958905896</c:v>
                </c:pt>
                <c:pt idx="20">
                  <c:v>50.862306719179422</c:v>
                </c:pt>
                <c:pt idx="21">
                  <c:v>36.733888186074026</c:v>
                </c:pt>
                <c:pt idx="22">
                  <c:v>27.691700324886575</c:v>
                </c:pt>
                <c:pt idx="23">
                  <c:v>21.192627799658091</c:v>
                </c:pt>
                <c:pt idx="24">
                  <c:v>10.172461343835883</c:v>
                </c:pt>
                <c:pt idx="25">
                  <c:v>5.0862306719179413</c:v>
                </c:pt>
                <c:pt idx="26">
                  <c:v>2.5431153359589707</c:v>
                </c:pt>
                <c:pt idx="27">
                  <c:v>1.1302734826484315</c:v>
                </c:pt>
              </c:numCache>
            </c:numRef>
          </c:yVal>
          <c:smooth val="1"/>
          <c:extLst>
            <c:ext xmlns:c16="http://schemas.microsoft.com/office/drawing/2014/chart" uri="{C3380CC4-5D6E-409C-BE32-E72D297353CC}">
              <c16:uniqueId val="{00000003-8BA1-4137-84B0-41DAEC7B6C8F}"/>
            </c:ext>
          </c:extLst>
        </c:ser>
        <c:ser>
          <c:idx val="4"/>
          <c:order val="4"/>
          <c:tx>
            <c:v>GREEN-AMPT + MTDO ALTERNATIVO</c:v>
          </c:tx>
          <c:spPr>
            <a:ln w="19050" cap="rnd">
              <a:solidFill>
                <a:srgbClr val="0070C0"/>
              </a:solidFill>
              <a:round/>
            </a:ln>
            <a:effectLst/>
          </c:spPr>
          <c:marker>
            <c:symbol val="none"/>
          </c:marker>
          <c:xVal>
            <c:numRef>
              <c:f>Hidrograma!$Z$32:$Z$59</c:f>
              <c:numCache>
                <c:formatCode>0.00</c:formatCode>
                <c:ptCount val="28"/>
                <c:pt idx="0">
                  <c:v>0</c:v>
                </c:pt>
                <c:pt idx="1">
                  <c:v>0.68909024190575208</c:v>
                </c:pt>
                <c:pt idx="2">
                  <c:v>1.3781804838115042</c:v>
                </c:pt>
                <c:pt idx="3">
                  <c:v>2.0672707257172558</c:v>
                </c:pt>
                <c:pt idx="4">
                  <c:v>2.7563609676230083</c:v>
                </c:pt>
                <c:pt idx="5">
                  <c:v>3.4454512095287599</c:v>
                </c:pt>
                <c:pt idx="6">
                  <c:v>4.1345414514345116</c:v>
                </c:pt>
                <c:pt idx="7">
                  <c:v>4.8236316933402632</c:v>
                </c:pt>
                <c:pt idx="8">
                  <c:v>5.5127219352460166</c:v>
                </c:pt>
                <c:pt idx="9">
                  <c:v>6.2018121771517682</c:v>
                </c:pt>
                <c:pt idx="10">
                  <c:v>6.8909024190575199</c:v>
                </c:pt>
                <c:pt idx="11">
                  <c:v>7.5799926609632724</c:v>
                </c:pt>
                <c:pt idx="12">
                  <c:v>8.2690829028690231</c:v>
                </c:pt>
                <c:pt idx="13">
                  <c:v>8.9581731447747757</c:v>
                </c:pt>
                <c:pt idx="14">
                  <c:v>9.6472633866805264</c:v>
                </c:pt>
                <c:pt idx="15">
                  <c:v>10.336353628586281</c:v>
                </c:pt>
                <c:pt idx="16">
                  <c:v>11.025443870492033</c:v>
                </c:pt>
                <c:pt idx="17">
                  <c:v>12.403624354303536</c:v>
                </c:pt>
                <c:pt idx="18">
                  <c:v>13.78180483811504</c:v>
                </c:pt>
                <c:pt idx="19">
                  <c:v>15.159985321926545</c:v>
                </c:pt>
                <c:pt idx="20">
                  <c:v>16.538165805738046</c:v>
                </c:pt>
                <c:pt idx="21">
                  <c:v>17.916346289549551</c:v>
                </c:pt>
                <c:pt idx="22">
                  <c:v>19.294526773361053</c:v>
                </c:pt>
                <c:pt idx="23">
                  <c:v>20.672707257172561</c:v>
                </c:pt>
                <c:pt idx="24">
                  <c:v>24.11815846670132</c:v>
                </c:pt>
                <c:pt idx="25">
                  <c:v>27.56360967623008</c:v>
                </c:pt>
                <c:pt idx="26">
                  <c:v>31.009060885758839</c:v>
                </c:pt>
                <c:pt idx="27">
                  <c:v>34.454512095287598</c:v>
                </c:pt>
              </c:numCache>
            </c:numRef>
          </c:xVal>
          <c:yVal>
            <c:numRef>
              <c:f>Hidrograma!$AA$32:$AA$59</c:f>
              <c:numCache>
                <c:formatCode>0.00</c:formatCode>
                <c:ptCount val="28"/>
                <c:pt idx="0">
                  <c:v>0</c:v>
                </c:pt>
                <c:pt idx="1">
                  <c:v>2.4734921021348342</c:v>
                </c:pt>
                <c:pt idx="2">
                  <c:v>12.367460510674171</c:v>
                </c:pt>
                <c:pt idx="3">
                  <c:v>26.383915756104898</c:v>
                </c:pt>
                <c:pt idx="4">
                  <c:v>46.171852573183578</c:v>
                </c:pt>
                <c:pt idx="5">
                  <c:v>70.906773594531913</c:v>
                </c:pt>
                <c:pt idx="6">
                  <c:v>98.939684085393367</c:v>
                </c:pt>
                <c:pt idx="7">
                  <c:v>126.97259457625482</c:v>
                </c:pt>
                <c:pt idx="8">
                  <c:v>146.76053139333351</c:v>
                </c:pt>
                <c:pt idx="9">
                  <c:v>159.95248927138593</c:v>
                </c:pt>
                <c:pt idx="10">
                  <c:v>164.89947347565561</c:v>
                </c:pt>
                <c:pt idx="11">
                  <c:v>161.6014840061425</c:v>
                </c:pt>
                <c:pt idx="12">
                  <c:v>151.70751559760316</c:v>
                </c:pt>
                <c:pt idx="13">
                  <c:v>138.51555771955071</c:v>
                </c:pt>
                <c:pt idx="14">
                  <c:v>123.67460510674171</c:v>
                </c:pt>
                <c:pt idx="15">
                  <c:v>107.18465775917615</c:v>
                </c:pt>
                <c:pt idx="16">
                  <c:v>93.992699881123684</c:v>
                </c:pt>
                <c:pt idx="17">
                  <c:v>70.906773594531913</c:v>
                </c:pt>
                <c:pt idx="18">
                  <c:v>52.767831512209796</c:v>
                </c:pt>
                <c:pt idx="19">
                  <c:v>39.575873634157347</c:v>
                </c:pt>
                <c:pt idx="20">
                  <c:v>29.68190522561801</c:v>
                </c:pt>
                <c:pt idx="21">
                  <c:v>21.436931551835229</c:v>
                </c:pt>
                <c:pt idx="22">
                  <c:v>16.160148400614251</c:v>
                </c:pt>
                <c:pt idx="23">
                  <c:v>12.367460510674171</c:v>
                </c:pt>
                <c:pt idx="24">
                  <c:v>5.9363810451236017</c:v>
                </c:pt>
                <c:pt idx="25">
                  <c:v>2.9681905225618008</c:v>
                </c:pt>
                <c:pt idx="26">
                  <c:v>1.4840952612809004</c:v>
                </c:pt>
                <c:pt idx="27">
                  <c:v>0.65959789390262247</c:v>
                </c:pt>
              </c:numCache>
            </c:numRef>
          </c:yVal>
          <c:smooth val="1"/>
          <c:extLst>
            <c:ext xmlns:c16="http://schemas.microsoft.com/office/drawing/2014/chart" uri="{C3380CC4-5D6E-409C-BE32-E72D297353CC}">
              <c16:uniqueId val="{00000004-8BA1-4137-84B0-41DAEC7B6C8F}"/>
            </c:ext>
          </c:extLst>
        </c:ser>
        <c:dLbls>
          <c:showLegendKey val="0"/>
          <c:showVal val="0"/>
          <c:showCatName val="0"/>
          <c:showSerName val="0"/>
          <c:showPercent val="0"/>
          <c:showBubbleSize val="0"/>
        </c:dLbls>
        <c:axId val="581496184"/>
        <c:axId val="581500776"/>
      </c:scatterChart>
      <c:valAx>
        <c:axId val="581496184"/>
        <c:scaling>
          <c:orientation val="minMax"/>
          <c:max val="4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Horas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500776"/>
        <c:crosses val="autoZero"/>
        <c:crossBetween val="midCat"/>
      </c:valAx>
      <c:valAx>
        <c:axId val="581500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Caudal [m</a:t>
                </a:r>
                <a:r>
                  <a:rPr lang="en-US" baseline="30000"/>
                  <a:t>3</a:t>
                </a:r>
                <a:r>
                  <a:rPr lang="en-US"/>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496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Errores relativos respecto a</a:t>
            </a:r>
            <a:r>
              <a:rPr lang="es-ES" baseline="0"/>
              <a:t> Kosmogolov</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1"/>
          <c:order val="0"/>
          <c:tx>
            <c:v>Normal</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'Test Est1'!$F$31:$F$37</c:f>
              <c:numCache>
                <c:formatCode>General</c:formatCode>
                <c:ptCount val="7"/>
                <c:pt idx="0">
                  <c:v>1</c:v>
                </c:pt>
                <c:pt idx="1">
                  <c:v>2</c:v>
                </c:pt>
                <c:pt idx="2">
                  <c:v>3</c:v>
                </c:pt>
                <c:pt idx="3">
                  <c:v>4</c:v>
                </c:pt>
                <c:pt idx="4">
                  <c:v>5</c:v>
                </c:pt>
                <c:pt idx="5">
                  <c:v>6</c:v>
                </c:pt>
                <c:pt idx="6">
                  <c:v>7</c:v>
                </c:pt>
              </c:numCache>
            </c:numRef>
          </c:xVal>
          <c:yVal>
            <c:numRef>
              <c:f>'Test Est1'!$K$31:$K$37</c:f>
              <c:numCache>
                <c:formatCode>0.00</c:formatCode>
                <c:ptCount val="7"/>
                <c:pt idx="0">
                  <c:v>0.11957199522660233</c:v>
                </c:pt>
                <c:pt idx="1">
                  <c:v>6.8544656042840546E-2</c:v>
                </c:pt>
                <c:pt idx="2">
                  <c:v>0.12681272866331</c:v>
                </c:pt>
                <c:pt idx="3">
                  <c:v>7.2948054772392745E-2</c:v>
                </c:pt>
                <c:pt idx="4">
                  <c:v>6.5141784039840722E-2</c:v>
                </c:pt>
                <c:pt idx="5">
                  <c:v>0.17075582837777076</c:v>
                </c:pt>
                <c:pt idx="6">
                  <c:v>0.10237239424906679</c:v>
                </c:pt>
              </c:numCache>
            </c:numRef>
          </c:yVal>
          <c:smooth val="0"/>
          <c:extLst>
            <c:ext xmlns:c16="http://schemas.microsoft.com/office/drawing/2014/chart" uri="{C3380CC4-5D6E-409C-BE32-E72D297353CC}">
              <c16:uniqueId val="{00000000-A7BB-4CE7-A16B-5A8081B69429}"/>
            </c:ext>
          </c:extLst>
        </c:ser>
        <c:ser>
          <c:idx val="2"/>
          <c:order val="1"/>
          <c:tx>
            <c:v>EVI</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'Test Est1'!$F$31:$F$37</c:f>
              <c:numCache>
                <c:formatCode>General</c:formatCode>
                <c:ptCount val="7"/>
                <c:pt idx="0">
                  <c:v>1</c:v>
                </c:pt>
                <c:pt idx="1">
                  <c:v>2</c:v>
                </c:pt>
                <c:pt idx="2">
                  <c:v>3</c:v>
                </c:pt>
                <c:pt idx="3">
                  <c:v>4</c:v>
                </c:pt>
                <c:pt idx="4">
                  <c:v>5</c:v>
                </c:pt>
                <c:pt idx="5">
                  <c:v>6</c:v>
                </c:pt>
                <c:pt idx="6">
                  <c:v>7</c:v>
                </c:pt>
              </c:numCache>
            </c:numRef>
          </c:xVal>
          <c:yVal>
            <c:numRef>
              <c:f>'Test Est1'!$M$31:$M$37</c:f>
              <c:numCache>
                <c:formatCode>0.00</c:formatCode>
                <c:ptCount val="7"/>
                <c:pt idx="0">
                  <c:v>5.488802058511888E-2</c:v>
                </c:pt>
                <c:pt idx="1">
                  <c:v>6.2035566354224581E-2</c:v>
                </c:pt>
                <c:pt idx="2">
                  <c:v>7.26664643586587E-2</c:v>
                </c:pt>
                <c:pt idx="3">
                  <c:v>8.0118867628810042E-3</c:v>
                </c:pt>
                <c:pt idx="4">
                  <c:v>0.13040428600331344</c:v>
                </c:pt>
                <c:pt idx="5">
                  <c:v>0.2375428693187403</c:v>
                </c:pt>
                <c:pt idx="6">
                  <c:v>0.13106947786562917</c:v>
                </c:pt>
              </c:numCache>
            </c:numRef>
          </c:yVal>
          <c:smooth val="0"/>
          <c:extLst>
            <c:ext xmlns:c16="http://schemas.microsoft.com/office/drawing/2014/chart" uri="{C3380CC4-5D6E-409C-BE32-E72D297353CC}">
              <c16:uniqueId val="{00000001-A7BB-4CE7-A16B-5A8081B69429}"/>
            </c:ext>
          </c:extLst>
        </c:ser>
        <c:ser>
          <c:idx val="3"/>
          <c:order val="2"/>
          <c:tx>
            <c:v>Log-Pearson III</c:v>
          </c:tx>
          <c:spPr>
            <a:ln w="19050" cap="rnd">
              <a:solidFill>
                <a:schemeClr val="accent4"/>
              </a:solidFill>
              <a:round/>
            </a:ln>
            <a:effectLst/>
          </c:spPr>
          <c:marker>
            <c:symbol val="none"/>
          </c:marker>
          <c:xVal>
            <c:numRef>
              <c:f>'Test Est1'!$F$31:$F$37</c:f>
              <c:numCache>
                <c:formatCode>General</c:formatCode>
                <c:ptCount val="7"/>
                <c:pt idx="0">
                  <c:v>1</c:v>
                </c:pt>
                <c:pt idx="1">
                  <c:v>2</c:v>
                </c:pt>
                <c:pt idx="2">
                  <c:v>3</c:v>
                </c:pt>
                <c:pt idx="3">
                  <c:v>4</c:v>
                </c:pt>
                <c:pt idx="4">
                  <c:v>5</c:v>
                </c:pt>
                <c:pt idx="5">
                  <c:v>6</c:v>
                </c:pt>
                <c:pt idx="6">
                  <c:v>7</c:v>
                </c:pt>
              </c:numCache>
            </c:numRef>
          </c:xVal>
          <c:yVal>
            <c:numRef>
              <c:f>'Test Est1'!$R$31:$R$37</c:f>
              <c:numCache>
                <c:formatCode>0.00</c:formatCode>
                <c:ptCount val="7"/>
                <c:pt idx="0">
                  <c:v>9.8209429940725013E-2</c:v>
                </c:pt>
                <c:pt idx="1">
                  <c:v>4.9320708415586667E-3</c:v>
                </c:pt>
                <c:pt idx="2">
                  <c:v>5.6372204249202307E-2</c:v>
                </c:pt>
                <c:pt idx="3">
                  <c:v>2.0679458048188992E-2</c:v>
                </c:pt>
                <c:pt idx="4">
                  <c:v>0.11600376548673019</c:v>
                </c:pt>
                <c:pt idx="5">
                  <c:v>0.20906585642749675</c:v>
                </c:pt>
                <c:pt idx="6">
                  <c:v>4.3963834687284473E-2</c:v>
                </c:pt>
              </c:numCache>
            </c:numRef>
          </c:yVal>
          <c:smooth val="0"/>
          <c:extLst>
            <c:ext xmlns:c16="http://schemas.microsoft.com/office/drawing/2014/chart" uri="{C3380CC4-5D6E-409C-BE32-E72D297353CC}">
              <c16:uniqueId val="{00000002-A7BB-4CE7-A16B-5A8081B69429}"/>
            </c:ext>
          </c:extLst>
        </c:ser>
        <c:ser>
          <c:idx val="4"/>
          <c:order val="3"/>
          <c:tx>
            <c:v>SQRT-max</c:v>
          </c:tx>
          <c:spPr>
            <a:ln w="19050" cap="rnd">
              <a:solidFill>
                <a:schemeClr val="accent5"/>
              </a:solidFill>
              <a:round/>
            </a:ln>
            <a:effectLst/>
          </c:spPr>
          <c:marker>
            <c:symbol val="circle"/>
            <c:size val="5"/>
            <c:spPr>
              <a:solidFill>
                <a:srgbClr val="0070C0"/>
              </a:solidFill>
              <a:ln w="9525">
                <a:solidFill>
                  <a:srgbClr val="0070C0"/>
                </a:solidFill>
              </a:ln>
              <a:effectLst/>
            </c:spPr>
          </c:marker>
          <c:xVal>
            <c:numRef>
              <c:f>'Test Est1'!$F$31:$F$37</c:f>
              <c:numCache>
                <c:formatCode>General</c:formatCode>
                <c:ptCount val="7"/>
                <c:pt idx="0">
                  <c:v>1</c:v>
                </c:pt>
                <c:pt idx="1">
                  <c:v>2</c:v>
                </c:pt>
                <c:pt idx="2">
                  <c:v>3</c:v>
                </c:pt>
                <c:pt idx="3">
                  <c:v>4</c:v>
                </c:pt>
                <c:pt idx="4">
                  <c:v>5</c:v>
                </c:pt>
                <c:pt idx="5">
                  <c:v>6</c:v>
                </c:pt>
                <c:pt idx="6">
                  <c:v>7</c:v>
                </c:pt>
              </c:numCache>
            </c:numRef>
          </c:xVal>
          <c:yVal>
            <c:numRef>
              <c:f>'Test Est1'!$T$31:$T$37</c:f>
              <c:numCache>
                <c:formatCode>0.00</c:formatCode>
                <c:ptCount val="7"/>
                <c:pt idx="0">
                  <c:v>0.10874399619268948</c:v>
                </c:pt>
                <c:pt idx="1">
                  <c:v>6.4360870735211129E-2</c:v>
                </c:pt>
                <c:pt idx="2">
                  <c:v>3.5878420061397631E-2</c:v>
                </c:pt>
                <c:pt idx="3">
                  <c:v>7.3664437693861884E-2</c:v>
                </c:pt>
                <c:pt idx="4">
                  <c:v>0.21021812275780533</c:v>
                </c:pt>
                <c:pt idx="5">
                  <c:v>0.30118209397983459</c:v>
                </c:pt>
                <c:pt idx="6">
                  <c:v>7.1438312129730591E-2</c:v>
                </c:pt>
              </c:numCache>
            </c:numRef>
          </c:yVal>
          <c:smooth val="0"/>
          <c:extLst>
            <c:ext xmlns:c16="http://schemas.microsoft.com/office/drawing/2014/chart" uri="{C3380CC4-5D6E-409C-BE32-E72D297353CC}">
              <c16:uniqueId val="{00000003-A7BB-4CE7-A16B-5A8081B69429}"/>
            </c:ext>
          </c:extLst>
        </c:ser>
        <c:dLbls>
          <c:showLegendKey val="0"/>
          <c:showVal val="0"/>
          <c:showCatName val="0"/>
          <c:showSerName val="0"/>
          <c:showPercent val="0"/>
          <c:showBubbleSize val="0"/>
        </c:dLbls>
        <c:axId val="486223336"/>
        <c:axId val="486221696"/>
      </c:scatterChart>
      <c:valAx>
        <c:axId val="486223336"/>
        <c:scaling>
          <c:orientation val="minMax"/>
          <c:max val="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nº de episodios anuales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6221696"/>
        <c:crosses val="autoZero"/>
        <c:crossBetween val="midCat"/>
      </c:valAx>
      <c:valAx>
        <c:axId val="486221696"/>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Dmax(i) - Dmax [Kosmogolov]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62233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s-ES"/>
              <a:t>Ajuste del CN según el histórico de lluvias a los 15 y 30 días.</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v>CN (Tr=15días)</c:v>
          </c:tx>
          <c:spPr>
            <a:ln w="25400" cap="rnd">
              <a:noFill/>
              <a:round/>
            </a:ln>
            <a:effectLst/>
          </c:spPr>
          <c:marker>
            <c:symbol val="circle"/>
            <c:size val="5"/>
            <c:spPr>
              <a:solidFill>
                <a:schemeClr val="accent1"/>
              </a:solidFill>
              <a:ln w="25400">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0396727615859847"/>
                  <c:y val="-5.7382628674688615E-3"/>
                </c:manualLayout>
              </c:layout>
              <c:numFmt formatCode="General" sourceLinked="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S"/>
                </a:p>
              </c:txPr>
            </c:trendlineLbl>
          </c:trendline>
          <c:xVal>
            <c:numRef>
              <c:f>'1.1 Ajuste Pérdidas Precipitaci'!$BJ$10:$BJ$12</c:f>
              <c:numCache>
                <c:formatCode>0.00</c:formatCode>
                <c:ptCount val="3"/>
                <c:pt idx="0">
                  <c:v>87.9</c:v>
                </c:pt>
                <c:pt idx="1">
                  <c:v>71.52</c:v>
                </c:pt>
                <c:pt idx="2">
                  <c:v>61.51</c:v>
                </c:pt>
              </c:numCache>
            </c:numRef>
          </c:xVal>
          <c:yVal>
            <c:numRef>
              <c:f>'1.1 Ajuste Pérdidas Precipitaci'!$BK$10:$BK$12</c:f>
              <c:numCache>
                <c:formatCode>0.0</c:formatCode>
                <c:ptCount val="3"/>
                <c:pt idx="0" formatCode="General">
                  <c:v>207.25</c:v>
                </c:pt>
                <c:pt idx="1">
                  <c:v>59.25</c:v>
                </c:pt>
                <c:pt idx="2" formatCode="General">
                  <c:v>15.374999999999998</c:v>
                </c:pt>
              </c:numCache>
            </c:numRef>
          </c:yVal>
          <c:smooth val="0"/>
          <c:extLst>
            <c:ext xmlns:c16="http://schemas.microsoft.com/office/drawing/2014/chart" uri="{C3380CC4-5D6E-409C-BE32-E72D297353CC}">
              <c16:uniqueId val="{00000001-86A9-4BA2-A537-7A76E59C0492}"/>
            </c:ext>
          </c:extLst>
        </c:ser>
        <c:ser>
          <c:idx val="1"/>
          <c:order val="1"/>
          <c:tx>
            <c:v>CN (Tr=30 días)</c:v>
          </c:tx>
          <c:spPr>
            <a:ln w="25400" cap="rnd">
              <a:noFill/>
              <a:round/>
            </a:ln>
            <a:effectLst/>
          </c:spPr>
          <c:marker>
            <c:symbol val="circle"/>
            <c:size val="5"/>
            <c:spPr>
              <a:solidFill>
                <a:schemeClr val="accent2"/>
              </a:solidFill>
              <a:ln w="25400">
                <a:solidFill>
                  <a:schemeClr val="accent2"/>
                </a:solidFill>
              </a:ln>
              <a:effectLst/>
            </c:spPr>
          </c:marker>
          <c:trendline>
            <c:spPr>
              <a:ln w="19050" cap="rnd">
                <a:solidFill>
                  <a:schemeClr val="accent2"/>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S"/>
                </a:p>
              </c:txPr>
            </c:trendlineLbl>
          </c:trendline>
          <c:xVal>
            <c:numRef>
              <c:f>'1.1 Ajuste Pérdidas Precipitaci'!$BJ$10:$BJ$12</c:f>
              <c:numCache>
                <c:formatCode>0.00</c:formatCode>
                <c:ptCount val="3"/>
                <c:pt idx="0">
                  <c:v>87.9</c:v>
                </c:pt>
                <c:pt idx="1">
                  <c:v>71.52</c:v>
                </c:pt>
                <c:pt idx="2">
                  <c:v>61.51</c:v>
                </c:pt>
              </c:numCache>
            </c:numRef>
          </c:xVal>
          <c:yVal>
            <c:numRef>
              <c:f>'1.1 Ajuste Pérdidas Precipitaci'!$BL$10:$BL$12</c:f>
              <c:numCache>
                <c:formatCode>0.0</c:formatCode>
                <c:ptCount val="3"/>
                <c:pt idx="0" formatCode="General">
                  <c:v>242.2</c:v>
                </c:pt>
                <c:pt idx="1">
                  <c:v>83.025000000000006</c:v>
                </c:pt>
                <c:pt idx="2" formatCode="General">
                  <c:v>18.850000000000001</c:v>
                </c:pt>
              </c:numCache>
            </c:numRef>
          </c:yVal>
          <c:smooth val="0"/>
          <c:extLst>
            <c:ext xmlns:c16="http://schemas.microsoft.com/office/drawing/2014/chart" uri="{C3380CC4-5D6E-409C-BE32-E72D297353CC}">
              <c16:uniqueId val="{00000003-86A9-4BA2-A537-7A76E59C0492}"/>
            </c:ext>
          </c:extLst>
        </c:ser>
        <c:dLbls>
          <c:showLegendKey val="0"/>
          <c:showVal val="0"/>
          <c:showCatName val="0"/>
          <c:showSerName val="0"/>
          <c:showPercent val="0"/>
          <c:showBubbleSize val="0"/>
        </c:dLbls>
        <c:axId val="600218616"/>
        <c:axId val="600215664"/>
      </c:scatterChart>
      <c:valAx>
        <c:axId val="600218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s-ES"/>
                  <a:t>CN</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S"/>
          </a:p>
        </c:txPr>
        <c:crossAx val="600215664"/>
        <c:crosses val="autoZero"/>
        <c:crossBetween val="midCat"/>
      </c:valAx>
      <c:valAx>
        <c:axId val="60021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s-ES"/>
                  <a:t>Ptotal (15d)</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S"/>
          </a:p>
        </c:txPr>
        <c:crossAx val="6002186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Búsqueda de correlación</a:t>
            </a:r>
            <a:r>
              <a:rPr lang="es-ES" baseline="0"/>
              <a:t> entre </a:t>
            </a:r>
            <a:r>
              <a:rPr lang="es-ES"/>
              <a:t>el "tlag" y  </a:t>
            </a:r>
          </a:p>
          <a:p>
            <a:pPr>
              <a:defRPr/>
            </a:pPr>
            <a:r>
              <a:rPr lang="es-ES" baseline="0"/>
              <a:t>Pbruta del episodio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2"/>
          <c:order val="0"/>
          <c:tx>
            <c:v>Respecto a Pbruta</c:v>
          </c:tx>
          <c:spPr>
            <a:ln w="25400" cap="rnd">
              <a:noFill/>
              <a:round/>
            </a:ln>
            <a:effectLst/>
          </c:spPr>
          <c:marker>
            <c:symbol val="circle"/>
            <c:size val="5"/>
            <c:spPr>
              <a:solidFill>
                <a:schemeClr val="accent3"/>
              </a:solidFill>
              <a:ln w="38100">
                <a:solidFill>
                  <a:srgbClr val="7030A0"/>
                </a:solidFill>
              </a:ln>
              <a:effectLst/>
            </c:spPr>
          </c:marker>
          <c:trendline>
            <c:spPr>
              <a:ln w="19050" cap="rnd">
                <a:solidFill>
                  <a:schemeClr val="accent3"/>
                </a:solidFill>
                <a:prstDash val="sysDot"/>
              </a:ln>
              <a:effectLst/>
            </c:spPr>
            <c:trendlineType val="linear"/>
            <c:dispRSqr val="1"/>
            <c:dispEq val="0"/>
            <c:trendlineLbl>
              <c:layout>
                <c:manualLayout>
                  <c:x val="0.30603141850774179"/>
                  <c:y val="0.1235394258686382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('1.2 Ajuste tlag y Ptotal(15d)'!$CB$146,'1.2 Ajuste tlag y Ptotal(15d)'!$BO$184,'1.2 Ajuste tlag y Ptotal(15d)'!$BB$163,'1.2 Ajuste tlag y Ptotal(15d)'!$AO$199,'1.2 Ajuste tlag y Ptotal(15d)'!$AB$183,'1.2 Ajuste tlag y Ptotal(15d)'!$O$164)</c:f>
              <c:numCache>
                <c:formatCode>General</c:formatCode>
                <c:ptCount val="6"/>
                <c:pt idx="0">
                  <c:v>41.05</c:v>
                </c:pt>
                <c:pt idx="1">
                  <c:v>51.824999999999989</c:v>
                </c:pt>
                <c:pt idx="2">
                  <c:v>34.849999999999994</c:v>
                </c:pt>
                <c:pt idx="3">
                  <c:v>34.074999999999996</c:v>
                </c:pt>
                <c:pt idx="4">
                  <c:v>47.324999999999989</c:v>
                </c:pt>
                <c:pt idx="5">
                  <c:v>9.4250000000000025</c:v>
                </c:pt>
              </c:numCache>
            </c:numRef>
          </c:xVal>
          <c:yVal>
            <c:numRef>
              <c:f>('1.2 Ajuste tlag y Ptotal(15d)'!$CC$3,'1.2 Ajuste tlag y Ptotal(15d)'!$BO$3,'1.2 Ajuste tlag y Ptotal(15d)'!$BB$3,'1.2 Ajuste tlag y Ptotal(15d)'!$AO$3,'1.2 Ajuste tlag y Ptotal(15d)'!$AB$3,'1.2 Ajuste tlag y Ptotal(15d)'!$P$3)</c:f>
              <c:numCache>
                <c:formatCode>General</c:formatCode>
                <c:ptCount val="6"/>
                <c:pt idx="0">
                  <c:v>5</c:v>
                </c:pt>
                <c:pt idx="1">
                  <c:v>7</c:v>
                </c:pt>
                <c:pt idx="2">
                  <c:v>7</c:v>
                </c:pt>
                <c:pt idx="3">
                  <c:v>14</c:v>
                </c:pt>
                <c:pt idx="4">
                  <c:v>4</c:v>
                </c:pt>
                <c:pt idx="5">
                  <c:v>1</c:v>
                </c:pt>
              </c:numCache>
            </c:numRef>
          </c:yVal>
          <c:smooth val="0"/>
          <c:extLst>
            <c:ext xmlns:c16="http://schemas.microsoft.com/office/drawing/2014/chart" uri="{C3380CC4-5D6E-409C-BE32-E72D297353CC}">
              <c16:uniqueId val="{00000001-3F08-44C5-90ED-10E481E0277E}"/>
            </c:ext>
          </c:extLst>
        </c:ser>
        <c:dLbls>
          <c:showLegendKey val="0"/>
          <c:showVal val="0"/>
          <c:showCatName val="0"/>
          <c:showSerName val="0"/>
          <c:showPercent val="0"/>
          <c:showBubbleSize val="0"/>
        </c:dLbls>
        <c:axId val="568129936"/>
        <c:axId val="568122720"/>
      </c:scatterChart>
      <c:valAx>
        <c:axId val="568129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Pbruta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122720"/>
        <c:crosses val="autoZero"/>
        <c:crossBetween val="midCat"/>
      </c:valAx>
      <c:valAx>
        <c:axId val="56812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tlag [h]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129936"/>
        <c:crosses val="autoZero"/>
        <c:crossBetween val="midCat"/>
      </c:valAx>
      <c:spPr>
        <a:noFill/>
        <a:ln>
          <a:noFill/>
        </a:ln>
        <a:effectLst/>
      </c:spPr>
    </c:plotArea>
    <c:legend>
      <c:legendPos val="r"/>
      <c:layout>
        <c:manualLayout>
          <c:xMode val="edge"/>
          <c:yMode val="edge"/>
          <c:x val="0.68370010675417159"/>
          <c:y val="0.40557153343120239"/>
          <c:w val="0.3026511216352733"/>
          <c:h val="0.202331509408781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Búsqueda de correlación entre el "tlag" y Pbruta acumulado</a:t>
            </a:r>
            <a:r>
              <a:rPr lang="es-ES" baseline="0"/>
              <a:t> en los 30 días previos al episodio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1"/>
          <c:order val="0"/>
          <c:tx>
            <c:v>Respecto a Pbruta (30días)</c:v>
          </c:tx>
          <c:spPr>
            <a:ln w="25400" cap="rnd">
              <a:noFill/>
              <a:round/>
            </a:ln>
            <a:effectLst/>
          </c:spPr>
          <c:marker>
            <c:symbol val="circle"/>
            <c:size val="5"/>
            <c:spPr>
              <a:solidFill>
                <a:schemeClr val="accent2"/>
              </a:solidFill>
              <a:ln w="38100">
                <a:solidFill>
                  <a:schemeClr val="accent2"/>
                </a:solidFill>
              </a:ln>
              <a:effectLst/>
            </c:spPr>
          </c:marker>
          <c:trendline>
            <c:spPr>
              <a:ln w="19050" cap="rnd">
                <a:solidFill>
                  <a:schemeClr val="accent2"/>
                </a:solidFill>
                <a:prstDash val="sysDot"/>
              </a:ln>
              <a:effectLst/>
            </c:spPr>
            <c:trendlineType val="linear"/>
            <c:dispRSqr val="1"/>
            <c:dispEq val="0"/>
            <c:trendlineLbl>
              <c:layout>
                <c:manualLayout>
                  <c:x val="0.34077738319231943"/>
                  <c:y val="-5.994652257174564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('1.2 Ajuste tlag y Ptotal(15d)'!$CC$6,'1.2 Ajuste tlag y Ptotal(15d)'!$BO$6,'1.2 Ajuste tlag y Ptotal(15d)'!$BB$6,'1.2 Ajuste tlag y Ptotal(15d)'!$AO$6,'1.2 Ajuste tlag y Ptotal(15d)'!$AB$6,'1.2 Ajuste tlag y Ptotal(15d)'!$O$6)</c:f>
              <c:numCache>
                <c:formatCode>General</c:formatCode>
                <c:ptCount val="6"/>
                <c:pt idx="0">
                  <c:v>39.050000000000004</c:v>
                </c:pt>
                <c:pt idx="1">
                  <c:v>34.924999999999997</c:v>
                </c:pt>
                <c:pt idx="2">
                  <c:v>46.125</c:v>
                </c:pt>
                <c:pt idx="3">
                  <c:v>7.5000000000000011E-2</c:v>
                </c:pt>
                <c:pt idx="4">
                  <c:v>83.025000000000006</c:v>
                </c:pt>
                <c:pt idx="5">
                  <c:v>26.425000000000001</c:v>
                </c:pt>
              </c:numCache>
            </c:numRef>
          </c:xVal>
          <c:yVal>
            <c:numRef>
              <c:f>('1.2 Ajuste tlag y Ptotal(15d)'!$CC$3,'1.2 Ajuste tlag y Ptotal(15d)'!$BO$3,'1.2 Ajuste tlag y Ptotal(15d)'!$BB$3,'1.2 Ajuste tlag y Ptotal(15d)'!$AO$3,'1.2 Ajuste tlag y Ptotal(15d)'!$AB$3,'1.2 Ajuste tlag y Ptotal(15d)'!$P$3)</c:f>
              <c:numCache>
                <c:formatCode>General</c:formatCode>
                <c:ptCount val="6"/>
                <c:pt idx="0">
                  <c:v>5</c:v>
                </c:pt>
                <c:pt idx="1">
                  <c:v>7</c:v>
                </c:pt>
                <c:pt idx="2">
                  <c:v>7</c:v>
                </c:pt>
                <c:pt idx="3">
                  <c:v>14</c:v>
                </c:pt>
                <c:pt idx="4">
                  <c:v>4</c:v>
                </c:pt>
                <c:pt idx="5">
                  <c:v>1</c:v>
                </c:pt>
              </c:numCache>
            </c:numRef>
          </c:yVal>
          <c:smooth val="0"/>
          <c:extLst>
            <c:ext xmlns:c16="http://schemas.microsoft.com/office/drawing/2014/chart" uri="{C3380CC4-5D6E-409C-BE32-E72D297353CC}">
              <c16:uniqueId val="{00000001-F689-45A2-B351-63F42105867C}"/>
            </c:ext>
          </c:extLst>
        </c:ser>
        <c:dLbls>
          <c:showLegendKey val="0"/>
          <c:showVal val="0"/>
          <c:showCatName val="0"/>
          <c:showSerName val="0"/>
          <c:showPercent val="0"/>
          <c:showBubbleSize val="0"/>
        </c:dLbls>
        <c:axId val="568129936"/>
        <c:axId val="568122720"/>
      </c:scatterChart>
      <c:valAx>
        <c:axId val="568129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Pbruta acumulada a los 30 días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122720"/>
        <c:crosses val="autoZero"/>
        <c:crossBetween val="midCat"/>
      </c:valAx>
      <c:valAx>
        <c:axId val="56812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tlag [h]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129936"/>
        <c:crosses val="autoZero"/>
        <c:crossBetween val="midCat"/>
      </c:valAx>
      <c:spPr>
        <a:noFill/>
        <a:ln>
          <a:noFill/>
        </a:ln>
        <a:effectLst/>
      </c:spPr>
    </c:plotArea>
    <c:legend>
      <c:legendPos val="r"/>
      <c:layout>
        <c:manualLayout>
          <c:xMode val="edge"/>
          <c:yMode val="edge"/>
          <c:x val="0.67130483820321196"/>
          <c:y val="0.41174736670460993"/>
          <c:w val="0.31474329573470217"/>
          <c:h val="0.221029360577239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Hidrograma en suelo húmedo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tx>
            <c:v>Abstracciones</c:v>
          </c:tx>
          <c:spPr>
            <a:ln w="19050" cap="rnd">
              <a:solidFill>
                <a:schemeClr val="accent1"/>
              </a:solidFill>
              <a:round/>
            </a:ln>
            <a:effectLst/>
          </c:spPr>
          <c:marker>
            <c:symbol val="none"/>
          </c:marker>
          <c:xVal>
            <c:numRef>
              <c:f>'1.1 Ajuste Pérdidas Precipitaci'!$E$237:$E$264</c:f>
              <c:numCache>
                <c:formatCode>0.00</c:formatCode>
                <c:ptCount val="28"/>
                <c:pt idx="0">
                  <c:v>0</c:v>
                </c:pt>
                <c:pt idx="1">
                  <c:v>0.99725950817620146</c:v>
                </c:pt>
                <c:pt idx="2">
                  <c:v>1.9945190163524029</c:v>
                </c:pt>
                <c:pt idx="3">
                  <c:v>2.9917785245286042</c:v>
                </c:pt>
                <c:pt idx="4">
                  <c:v>3.9890380327048058</c:v>
                </c:pt>
                <c:pt idx="5">
                  <c:v>4.9862975408810071</c:v>
                </c:pt>
                <c:pt idx="6">
                  <c:v>5.9835570490572083</c:v>
                </c:pt>
                <c:pt idx="7">
                  <c:v>6.9808165572334095</c:v>
                </c:pt>
                <c:pt idx="8">
                  <c:v>7.9780760654096117</c:v>
                </c:pt>
                <c:pt idx="9">
                  <c:v>8.9753355735858129</c:v>
                </c:pt>
                <c:pt idx="10">
                  <c:v>9.9725950817620141</c:v>
                </c:pt>
                <c:pt idx="11">
                  <c:v>10.969854589938217</c:v>
                </c:pt>
                <c:pt idx="12">
                  <c:v>11.967114098114417</c:v>
                </c:pt>
                <c:pt idx="13">
                  <c:v>12.96437360629062</c:v>
                </c:pt>
                <c:pt idx="14">
                  <c:v>13.961633114466819</c:v>
                </c:pt>
                <c:pt idx="15">
                  <c:v>14.95889262264302</c:v>
                </c:pt>
                <c:pt idx="16">
                  <c:v>15.956152130819223</c:v>
                </c:pt>
                <c:pt idx="17">
                  <c:v>17.950671147171626</c:v>
                </c:pt>
                <c:pt idx="18">
                  <c:v>19.945190163524028</c:v>
                </c:pt>
                <c:pt idx="19">
                  <c:v>21.939709179876434</c:v>
                </c:pt>
                <c:pt idx="20">
                  <c:v>23.934228196228833</c:v>
                </c:pt>
                <c:pt idx="21">
                  <c:v>25.928747212581239</c:v>
                </c:pt>
                <c:pt idx="22">
                  <c:v>27.923266228933638</c:v>
                </c:pt>
                <c:pt idx="23">
                  <c:v>29.917785245286041</c:v>
                </c:pt>
                <c:pt idx="24">
                  <c:v>34.904082786167052</c:v>
                </c:pt>
                <c:pt idx="25">
                  <c:v>39.890380327048057</c:v>
                </c:pt>
                <c:pt idx="26">
                  <c:v>44.876677867929061</c:v>
                </c:pt>
                <c:pt idx="27">
                  <c:v>49.862975408810073</c:v>
                </c:pt>
              </c:numCache>
            </c:numRef>
          </c:xVal>
          <c:yVal>
            <c:numRef>
              <c:f>'1.1 Ajuste Pérdidas Precipitaci'!$F$237:$F$264</c:f>
              <c:numCache>
                <c:formatCode>0.00</c:formatCode>
                <c:ptCount val="28"/>
                <c:pt idx="0">
                  <c:v>0</c:v>
                </c:pt>
                <c:pt idx="1">
                  <c:v>1.6014874609222767</c:v>
                </c:pt>
                <c:pt idx="2">
                  <c:v>8.0074373046113827</c:v>
                </c:pt>
                <c:pt idx="3">
                  <c:v>17.082532916504285</c:v>
                </c:pt>
                <c:pt idx="4">
                  <c:v>29.894432603882503</c:v>
                </c:pt>
                <c:pt idx="5">
                  <c:v>45.909307213105265</c:v>
                </c:pt>
                <c:pt idx="6">
                  <c:v>64.059498436891062</c:v>
                </c:pt>
                <c:pt idx="7">
                  <c:v>82.209689660676872</c:v>
                </c:pt>
                <c:pt idx="8">
                  <c:v>95.021589348055087</c:v>
                </c:pt>
                <c:pt idx="9">
                  <c:v>103.56285580630723</c:v>
                </c:pt>
                <c:pt idx="10">
                  <c:v>106.76583072815178</c:v>
                </c:pt>
                <c:pt idx="11">
                  <c:v>104.63051411358875</c:v>
                </c:pt>
                <c:pt idx="12">
                  <c:v>98.224564269899645</c:v>
                </c:pt>
                <c:pt idx="13">
                  <c:v>89.683297811647492</c:v>
                </c:pt>
                <c:pt idx="14">
                  <c:v>80.074373046113834</c:v>
                </c:pt>
                <c:pt idx="15">
                  <c:v>69.397789973298657</c:v>
                </c:pt>
                <c:pt idx="16">
                  <c:v>60.856523515046511</c:v>
                </c:pt>
                <c:pt idx="17">
                  <c:v>45.909307213105265</c:v>
                </c:pt>
                <c:pt idx="18">
                  <c:v>34.165065833008569</c:v>
                </c:pt>
                <c:pt idx="19">
                  <c:v>25.623799374756427</c:v>
                </c:pt>
                <c:pt idx="20">
                  <c:v>19.217849531067319</c:v>
                </c:pt>
                <c:pt idx="21">
                  <c:v>13.879557994659733</c:v>
                </c:pt>
                <c:pt idx="22">
                  <c:v>10.463051411358876</c:v>
                </c:pt>
                <c:pt idx="23">
                  <c:v>8.0074373046113827</c:v>
                </c:pt>
                <c:pt idx="24">
                  <c:v>3.8435699062134638</c:v>
                </c:pt>
                <c:pt idx="25">
                  <c:v>1.9217849531067319</c:v>
                </c:pt>
                <c:pt idx="26">
                  <c:v>0.96089247655336596</c:v>
                </c:pt>
                <c:pt idx="27">
                  <c:v>0.42706332291260712</c:v>
                </c:pt>
              </c:numCache>
            </c:numRef>
          </c:yVal>
          <c:smooth val="1"/>
          <c:extLst>
            <c:ext xmlns:c16="http://schemas.microsoft.com/office/drawing/2014/chart" uri="{C3380CC4-5D6E-409C-BE32-E72D297353CC}">
              <c16:uniqueId val="{00000000-0D69-4495-8444-1D4A6884B4CD}"/>
            </c:ext>
          </c:extLst>
        </c:ser>
        <c:ser>
          <c:idx val="3"/>
          <c:order val="1"/>
          <c:tx>
            <c:v>GREEN-AMPT</c:v>
          </c:tx>
          <c:spPr>
            <a:ln w="19050" cap="rnd">
              <a:solidFill>
                <a:schemeClr val="accent4"/>
              </a:solidFill>
              <a:round/>
            </a:ln>
            <a:effectLst/>
          </c:spPr>
          <c:marker>
            <c:symbol val="none"/>
          </c:marker>
          <c:xVal>
            <c:numRef>
              <c:f>'1.1 Ajuste Pérdidas Precipitaci'!$H$237:$H$264</c:f>
              <c:numCache>
                <c:formatCode>0.00</c:formatCode>
                <c:ptCount val="28"/>
                <c:pt idx="0">
                  <c:v>0</c:v>
                </c:pt>
                <c:pt idx="1">
                  <c:v>0.6510989155716852</c:v>
                </c:pt>
                <c:pt idx="2">
                  <c:v>1.3021978311433704</c:v>
                </c:pt>
                <c:pt idx="3">
                  <c:v>1.9532967467150553</c:v>
                </c:pt>
                <c:pt idx="4">
                  <c:v>2.6043956622867408</c:v>
                </c:pt>
                <c:pt idx="5">
                  <c:v>3.2554945778584257</c:v>
                </c:pt>
                <c:pt idx="6">
                  <c:v>3.9065934934301105</c:v>
                </c:pt>
                <c:pt idx="7">
                  <c:v>4.5576924090017954</c:v>
                </c:pt>
                <c:pt idx="8">
                  <c:v>5.2087913245734816</c:v>
                </c:pt>
                <c:pt idx="9">
                  <c:v>5.859890240145166</c:v>
                </c:pt>
                <c:pt idx="10">
                  <c:v>6.5109891557168513</c:v>
                </c:pt>
                <c:pt idx="11">
                  <c:v>7.1620880712885366</c:v>
                </c:pt>
                <c:pt idx="12">
                  <c:v>7.8131869868602211</c:v>
                </c:pt>
                <c:pt idx="13">
                  <c:v>8.4642859024319073</c:v>
                </c:pt>
                <c:pt idx="14">
                  <c:v>9.1153848180035908</c:v>
                </c:pt>
                <c:pt idx="15">
                  <c:v>9.7664837335752779</c:v>
                </c:pt>
                <c:pt idx="16">
                  <c:v>10.417582649146963</c:v>
                </c:pt>
                <c:pt idx="17">
                  <c:v>11.719780480290332</c:v>
                </c:pt>
                <c:pt idx="18">
                  <c:v>13.021978311433703</c:v>
                </c:pt>
                <c:pt idx="19">
                  <c:v>14.324176142577073</c:v>
                </c:pt>
                <c:pt idx="20">
                  <c:v>15.626373973720442</c:v>
                </c:pt>
                <c:pt idx="21">
                  <c:v>16.928571804863815</c:v>
                </c:pt>
                <c:pt idx="22">
                  <c:v>18.230769636007182</c:v>
                </c:pt>
                <c:pt idx="23">
                  <c:v>19.532967467150556</c:v>
                </c:pt>
                <c:pt idx="24">
                  <c:v>22.788462045008981</c:v>
                </c:pt>
                <c:pt idx="25">
                  <c:v>26.043956622867405</c:v>
                </c:pt>
                <c:pt idx="26">
                  <c:v>29.29945120072583</c:v>
                </c:pt>
                <c:pt idx="27">
                  <c:v>32.554945778584255</c:v>
                </c:pt>
              </c:numCache>
            </c:numRef>
          </c:xVal>
          <c:yVal>
            <c:numRef>
              <c:f>'1.1 Ajuste Pérdidas Precipitaci'!$I$237:$I$264</c:f>
              <c:numCache>
                <c:formatCode>0.00</c:formatCode>
                <c:ptCount val="28"/>
                <c:pt idx="0">
                  <c:v>0</c:v>
                </c:pt>
                <c:pt idx="1">
                  <c:v>2.0017889837032188</c:v>
                </c:pt>
                <c:pt idx="2">
                  <c:v>10.008944918516093</c:v>
                </c:pt>
                <c:pt idx="3">
                  <c:v>21.352415826167668</c:v>
                </c:pt>
                <c:pt idx="4">
                  <c:v>37.366727695793422</c:v>
                </c:pt>
                <c:pt idx="5">
                  <c:v>57.384617532825601</c:v>
                </c:pt>
                <c:pt idx="6">
                  <c:v>80.071559348128744</c:v>
                </c:pt>
                <c:pt idx="7">
                  <c:v>102.7585011634319</c:v>
                </c:pt>
                <c:pt idx="8">
                  <c:v>118.77281303305764</c:v>
                </c:pt>
                <c:pt idx="9">
                  <c:v>129.44902094614147</c:v>
                </c:pt>
                <c:pt idx="10">
                  <c:v>133.45259891354792</c:v>
                </c:pt>
                <c:pt idx="11">
                  <c:v>130.78354693527695</c:v>
                </c:pt>
                <c:pt idx="12">
                  <c:v>122.77639100046409</c:v>
                </c:pt>
                <c:pt idx="13">
                  <c:v>112.10018308738024</c:v>
                </c:pt>
                <c:pt idx="14">
                  <c:v>100.08944918516093</c:v>
                </c:pt>
                <c:pt idx="15">
                  <c:v>86.744189293806144</c:v>
                </c:pt>
                <c:pt idx="16">
                  <c:v>76.067981380722301</c:v>
                </c:pt>
                <c:pt idx="17">
                  <c:v>57.384617532825601</c:v>
                </c:pt>
                <c:pt idx="18">
                  <c:v>42.704831652335336</c:v>
                </c:pt>
                <c:pt idx="19">
                  <c:v>32.028623739251501</c:v>
                </c:pt>
                <c:pt idx="20">
                  <c:v>24.021467804438625</c:v>
                </c:pt>
                <c:pt idx="21">
                  <c:v>17.348837858761229</c:v>
                </c:pt>
                <c:pt idx="22">
                  <c:v>13.078354693527697</c:v>
                </c:pt>
                <c:pt idx="23">
                  <c:v>10.008944918516093</c:v>
                </c:pt>
                <c:pt idx="24">
                  <c:v>4.8042935608877242</c:v>
                </c:pt>
                <c:pt idx="25">
                  <c:v>2.4021467804438621</c:v>
                </c:pt>
                <c:pt idx="26">
                  <c:v>1.201073390221931</c:v>
                </c:pt>
                <c:pt idx="27">
                  <c:v>0.53381039565419164</c:v>
                </c:pt>
              </c:numCache>
            </c:numRef>
          </c:yVal>
          <c:smooth val="1"/>
          <c:extLst>
            <c:ext xmlns:c16="http://schemas.microsoft.com/office/drawing/2014/chart" uri="{C3380CC4-5D6E-409C-BE32-E72D297353CC}">
              <c16:uniqueId val="{00000001-0D69-4495-8444-1D4A6884B4CD}"/>
            </c:ext>
          </c:extLst>
        </c:ser>
        <c:ser>
          <c:idx val="1"/>
          <c:order val="2"/>
          <c:tx>
            <c:v>Valores reales del histórico</c:v>
          </c:tx>
          <c:spPr>
            <a:ln w="19050" cap="rnd">
              <a:solidFill>
                <a:schemeClr val="accent3"/>
              </a:solidFill>
              <a:round/>
            </a:ln>
            <a:effectLst/>
          </c:spPr>
          <c:marker>
            <c:symbol val="circle"/>
            <c:size val="5"/>
            <c:spPr>
              <a:noFill/>
              <a:ln w="9525">
                <a:noFill/>
              </a:ln>
              <a:effectLst/>
            </c:spPr>
          </c:marker>
          <c:xVal>
            <c:numRef>
              <c:f>'1.1 Ajuste Pérdidas Precipitaci'!$B$22:$B$51</c:f>
              <c:numCache>
                <c:formatCode>General</c:formatCode>
                <c:ptCount val="30"/>
                <c:pt idx="4">
                  <c:v>1</c:v>
                </c:pt>
                <c:pt idx="5">
                  <c:v>2</c:v>
                </c:pt>
                <c:pt idx="6">
                  <c:v>3</c:v>
                </c:pt>
                <c:pt idx="7">
                  <c:v>4</c:v>
                </c:pt>
                <c:pt idx="8">
                  <c:v>5</c:v>
                </c:pt>
                <c:pt idx="9">
                  <c:v>6</c:v>
                </c:pt>
                <c:pt idx="10">
                  <c:v>7</c:v>
                </c:pt>
                <c:pt idx="11">
                  <c:v>8</c:v>
                </c:pt>
                <c:pt idx="12">
                  <c:v>9</c:v>
                </c:pt>
                <c:pt idx="13">
                  <c:v>10</c:v>
                </c:pt>
                <c:pt idx="14">
                  <c:v>11</c:v>
                </c:pt>
                <c:pt idx="15">
                  <c:v>12</c:v>
                </c:pt>
                <c:pt idx="16">
                  <c:v>13</c:v>
                </c:pt>
                <c:pt idx="17">
                  <c:v>14</c:v>
                </c:pt>
                <c:pt idx="18">
                  <c:v>15</c:v>
                </c:pt>
                <c:pt idx="19">
                  <c:v>16</c:v>
                </c:pt>
                <c:pt idx="20">
                  <c:v>17</c:v>
                </c:pt>
                <c:pt idx="21">
                  <c:v>18</c:v>
                </c:pt>
                <c:pt idx="22">
                  <c:v>19</c:v>
                </c:pt>
                <c:pt idx="23">
                  <c:v>20</c:v>
                </c:pt>
                <c:pt idx="24">
                  <c:v>21</c:v>
                </c:pt>
                <c:pt idx="25">
                  <c:v>22</c:v>
                </c:pt>
                <c:pt idx="26">
                  <c:v>23</c:v>
                </c:pt>
                <c:pt idx="27">
                  <c:v>24</c:v>
                </c:pt>
                <c:pt idx="28">
                  <c:v>25</c:v>
                </c:pt>
                <c:pt idx="29">
                  <c:v>26</c:v>
                </c:pt>
              </c:numCache>
            </c:numRef>
          </c:xVal>
          <c:yVal>
            <c:numRef>
              <c:f>'1.1 Ajuste Pérdidas Precipitaci'!$E$22:$E$51</c:f>
              <c:numCache>
                <c:formatCode>General</c:formatCode>
                <c:ptCount val="30"/>
                <c:pt idx="0">
                  <c:v>0</c:v>
                </c:pt>
                <c:pt idx="1">
                  <c:v>0</c:v>
                </c:pt>
                <c:pt idx="2">
                  <c:v>0.55799999999999983</c:v>
                </c:pt>
                <c:pt idx="3">
                  <c:v>1.802</c:v>
                </c:pt>
                <c:pt idx="4">
                  <c:v>2.5589999999999997</c:v>
                </c:pt>
                <c:pt idx="5">
                  <c:v>10.818</c:v>
                </c:pt>
                <c:pt idx="6">
                  <c:v>33.866</c:v>
                </c:pt>
                <c:pt idx="7">
                  <c:v>47.783000000000001</c:v>
                </c:pt>
                <c:pt idx="8">
                  <c:v>58.946999999999996</c:v>
                </c:pt>
                <c:pt idx="9">
                  <c:v>62.639999999999993</c:v>
                </c:pt>
                <c:pt idx="10">
                  <c:v>68.512</c:v>
                </c:pt>
                <c:pt idx="11">
                  <c:v>76.838000000000008</c:v>
                </c:pt>
                <c:pt idx="12">
                  <c:v>88.783000000000001</c:v>
                </c:pt>
                <c:pt idx="13">
                  <c:v>107.38800000000001</c:v>
                </c:pt>
                <c:pt idx="14">
                  <c:v>107.42500000000001</c:v>
                </c:pt>
                <c:pt idx="15">
                  <c:v>104.97800000000001</c:v>
                </c:pt>
                <c:pt idx="16">
                  <c:v>98.410000000000011</c:v>
                </c:pt>
                <c:pt idx="17">
                  <c:v>92.568000000000012</c:v>
                </c:pt>
                <c:pt idx="18">
                  <c:v>91.402000000000001</c:v>
                </c:pt>
                <c:pt idx="19">
                  <c:v>93.850000000000009</c:v>
                </c:pt>
                <c:pt idx="20">
                  <c:v>79.555000000000007</c:v>
                </c:pt>
                <c:pt idx="21">
                  <c:v>49.811999999999998</c:v>
                </c:pt>
                <c:pt idx="22">
                  <c:v>28.93</c:v>
                </c:pt>
                <c:pt idx="23">
                  <c:v>21.189999999999998</c:v>
                </c:pt>
                <c:pt idx="24">
                  <c:v>17.004999999999999</c:v>
                </c:pt>
                <c:pt idx="25">
                  <c:v>13.947000000000001</c:v>
                </c:pt>
                <c:pt idx="26">
                  <c:v>11.519</c:v>
                </c:pt>
                <c:pt idx="27">
                  <c:v>9.1920000000000002</c:v>
                </c:pt>
                <c:pt idx="28">
                  <c:v>7.1110000000000007</c:v>
                </c:pt>
                <c:pt idx="29">
                  <c:v>9.423</c:v>
                </c:pt>
              </c:numCache>
            </c:numRef>
          </c:yVal>
          <c:smooth val="1"/>
          <c:extLst>
            <c:ext xmlns:c16="http://schemas.microsoft.com/office/drawing/2014/chart" uri="{C3380CC4-5D6E-409C-BE32-E72D297353CC}">
              <c16:uniqueId val="{00000002-0D69-4495-8444-1D4A6884B4CD}"/>
            </c:ext>
          </c:extLst>
        </c:ser>
        <c:dLbls>
          <c:showLegendKey val="0"/>
          <c:showVal val="0"/>
          <c:showCatName val="0"/>
          <c:showSerName val="0"/>
          <c:showPercent val="0"/>
          <c:showBubbleSize val="0"/>
        </c:dLbls>
        <c:axId val="581496184"/>
        <c:axId val="581500776"/>
      </c:scatterChart>
      <c:valAx>
        <c:axId val="581496184"/>
        <c:scaling>
          <c:orientation val="minMax"/>
          <c:max val="6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Horas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500776"/>
        <c:crosses val="autoZero"/>
        <c:crossBetween val="midCat"/>
      </c:valAx>
      <c:valAx>
        <c:axId val="581500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Caudal [m</a:t>
                </a:r>
                <a:r>
                  <a:rPr lang="en-US" baseline="30000"/>
                  <a:t>3</a:t>
                </a:r>
                <a:r>
                  <a:rPr lang="en-US"/>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496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Hidrograma en suelo estándar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tx>
            <c:v>Abstracciones</c:v>
          </c:tx>
          <c:spPr>
            <a:ln w="19050" cap="rnd">
              <a:solidFill>
                <a:schemeClr val="accent1"/>
              </a:solidFill>
              <a:round/>
            </a:ln>
            <a:effectLst/>
          </c:spPr>
          <c:marker>
            <c:symbol val="none"/>
          </c:marker>
          <c:xVal>
            <c:numRef>
              <c:f>'1.1 Ajuste Pérdidas Precipitaci'!$Y$237:$Y$264</c:f>
              <c:numCache>
                <c:formatCode>0.00</c:formatCode>
                <c:ptCount val="28"/>
                <c:pt idx="0">
                  <c:v>0</c:v>
                </c:pt>
                <c:pt idx="1">
                  <c:v>0.66262239218053953</c:v>
                </c:pt>
                <c:pt idx="2">
                  <c:v>1.3252447843610791</c:v>
                </c:pt>
                <c:pt idx="3">
                  <c:v>1.9878671765416185</c:v>
                </c:pt>
                <c:pt idx="4">
                  <c:v>2.6504895687221581</c:v>
                </c:pt>
                <c:pt idx="5">
                  <c:v>3.3131119609026976</c:v>
                </c:pt>
                <c:pt idx="6">
                  <c:v>3.975734353083237</c:v>
                </c:pt>
                <c:pt idx="7">
                  <c:v>4.6383567452637759</c:v>
                </c:pt>
                <c:pt idx="8">
                  <c:v>5.3009791374443163</c:v>
                </c:pt>
                <c:pt idx="9">
                  <c:v>5.9636015296248557</c:v>
                </c:pt>
                <c:pt idx="10">
                  <c:v>6.6262239218053951</c:v>
                </c:pt>
                <c:pt idx="11">
                  <c:v>7.2888463139859354</c:v>
                </c:pt>
                <c:pt idx="12">
                  <c:v>7.9514687061664739</c:v>
                </c:pt>
                <c:pt idx="13">
                  <c:v>8.6140910983470143</c:v>
                </c:pt>
                <c:pt idx="14">
                  <c:v>9.2767134905275519</c:v>
                </c:pt>
                <c:pt idx="15">
                  <c:v>9.9393358827080931</c:v>
                </c:pt>
                <c:pt idx="16">
                  <c:v>10.601958274888633</c:v>
                </c:pt>
                <c:pt idx="17">
                  <c:v>11.927203059249711</c:v>
                </c:pt>
                <c:pt idx="18">
                  <c:v>13.25244784361079</c:v>
                </c:pt>
                <c:pt idx="19">
                  <c:v>14.577692627971871</c:v>
                </c:pt>
                <c:pt idx="20">
                  <c:v>15.902937412332948</c:v>
                </c:pt>
                <c:pt idx="21">
                  <c:v>17.228182196694029</c:v>
                </c:pt>
                <c:pt idx="22">
                  <c:v>18.553426981055104</c:v>
                </c:pt>
                <c:pt idx="23">
                  <c:v>19.878671765416186</c:v>
                </c:pt>
                <c:pt idx="24">
                  <c:v>23.191783726318882</c:v>
                </c:pt>
                <c:pt idx="25">
                  <c:v>26.50489568722158</c:v>
                </c:pt>
                <c:pt idx="26">
                  <c:v>29.818007648124279</c:v>
                </c:pt>
                <c:pt idx="27">
                  <c:v>33.131119609026975</c:v>
                </c:pt>
              </c:numCache>
            </c:numRef>
          </c:xVal>
          <c:yVal>
            <c:numRef>
              <c:f>'1.1 Ajuste Pérdidas Precipitaci'!$Z$237:$Z$264</c:f>
              <c:numCache>
                <c:formatCode>0.00</c:formatCode>
                <c:ptCount val="28"/>
                <c:pt idx="0">
                  <c:v>0</c:v>
                </c:pt>
                <c:pt idx="1">
                  <c:v>0.74018620642535349</c:v>
                </c:pt>
                <c:pt idx="2">
                  <c:v>3.7009310321267677</c:v>
                </c:pt>
                <c:pt idx="3">
                  <c:v>7.8953195352037708</c:v>
                </c:pt>
                <c:pt idx="4">
                  <c:v>13.816809186606601</c:v>
                </c:pt>
                <c:pt idx="5">
                  <c:v>21.218671250860133</c:v>
                </c:pt>
                <c:pt idx="6">
                  <c:v>29.607448257014141</c:v>
                </c:pt>
                <c:pt idx="7">
                  <c:v>37.996225263168149</c:v>
                </c:pt>
                <c:pt idx="8">
                  <c:v>43.917714914570979</c:v>
                </c:pt>
                <c:pt idx="9">
                  <c:v>47.865374682172863</c:v>
                </c:pt>
                <c:pt idx="10">
                  <c:v>49.345747095023569</c:v>
                </c:pt>
                <c:pt idx="11">
                  <c:v>48.358832153123096</c:v>
                </c:pt>
                <c:pt idx="12">
                  <c:v>45.398087327421685</c:v>
                </c:pt>
                <c:pt idx="13">
                  <c:v>41.450427559819794</c:v>
                </c:pt>
                <c:pt idx="14">
                  <c:v>37.009310321267677</c:v>
                </c:pt>
                <c:pt idx="15">
                  <c:v>32.07473561176532</c:v>
                </c:pt>
                <c:pt idx="16">
                  <c:v>28.127075844163432</c:v>
                </c:pt>
                <c:pt idx="17">
                  <c:v>21.218671250860133</c:v>
                </c:pt>
                <c:pt idx="18">
                  <c:v>15.790639070407542</c:v>
                </c:pt>
                <c:pt idx="19">
                  <c:v>11.842979302805656</c:v>
                </c:pt>
                <c:pt idx="20">
                  <c:v>8.8822344771042427</c:v>
                </c:pt>
                <c:pt idx="21">
                  <c:v>6.4149471223530643</c:v>
                </c:pt>
                <c:pt idx="22">
                  <c:v>4.8358832153123101</c:v>
                </c:pt>
                <c:pt idx="23">
                  <c:v>3.7009310321267677</c:v>
                </c:pt>
                <c:pt idx="24">
                  <c:v>1.7764468954208483</c:v>
                </c:pt>
                <c:pt idx="25">
                  <c:v>0.88822344771042416</c:v>
                </c:pt>
                <c:pt idx="26">
                  <c:v>0.44411172385521208</c:v>
                </c:pt>
                <c:pt idx="27">
                  <c:v>0.19738298838009427</c:v>
                </c:pt>
              </c:numCache>
            </c:numRef>
          </c:yVal>
          <c:smooth val="1"/>
          <c:extLst>
            <c:ext xmlns:c16="http://schemas.microsoft.com/office/drawing/2014/chart" uri="{C3380CC4-5D6E-409C-BE32-E72D297353CC}">
              <c16:uniqueId val="{00000000-D318-4139-8CE7-5378525C64F3}"/>
            </c:ext>
          </c:extLst>
        </c:ser>
        <c:ser>
          <c:idx val="2"/>
          <c:order val="1"/>
          <c:tx>
            <c:v>Caudal real histórico</c:v>
          </c:tx>
          <c:spPr>
            <a:ln w="19050" cap="rnd">
              <a:solidFill>
                <a:schemeClr val="accent3"/>
              </a:solidFill>
              <a:round/>
            </a:ln>
            <a:effectLst/>
          </c:spPr>
          <c:marker>
            <c:symbol val="none"/>
          </c:marker>
          <c:xVal>
            <c:numRef>
              <c:f>'1.1 Ajuste Pérdidas Precipitaci'!$V$10:$V$81</c:f>
              <c:numCache>
                <c:formatCode>General</c:formatCode>
                <c:ptCount val="72"/>
                <c:pt idx="20">
                  <c:v>1</c:v>
                </c:pt>
                <c:pt idx="21">
                  <c:v>2</c:v>
                </c:pt>
                <c:pt idx="22">
                  <c:v>3</c:v>
                </c:pt>
                <c:pt idx="23">
                  <c:v>4</c:v>
                </c:pt>
                <c:pt idx="24">
                  <c:v>5</c:v>
                </c:pt>
                <c:pt idx="25">
                  <c:v>6</c:v>
                </c:pt>
                <c:pt idx="26">
                  <c:v>7</c:v>
                </c:pt>
                <c:pt idx="27">
                  <c:v>8</c:v>
                </c:pt>
                <c:pt idx="28">
                  <c:v>9</c:v>
                </c:pt>
                <c:pt idx="29">
                  <c:v>10</c:v>
                </c:pt>
                <c:pt idx="30">
                  <c:v>11</c:v>
                </c:pt>
                <c:pt idx="31">
                  <c:v>12</c:v>
                </c:pt>
                <c:pt idx="32">
                  <c:v>13</c:v>
                </c:pt>
                <c:pt idx="33">
                  <c:v>14</c:v>
                </c:pt>
                <c:pt idx="34">
                  <c:v>15</c:v>
                </c:pt>
                <c:pt idx="35">
                  <c:v>16</c:v>
                </c:pt>
                <c:pt idx="36">
                  <c:v>17</c:v>
                </c:pt>
                <c:pt idx="37">
                  <c:v>18</c:v>
                </c:pt>
                <c:pt idx="38">
                  <c:v>19</c:v>
                </c:pt>
                <c:pt idx="39">
                  <c:v>20</c:v>
                </c:pt>
                <c:pt idx="40">
                  <c:v>21</c:v>
                </c:pt>
                <c:pt idx="41">
                  <c:v>22</c:v>
                </c:pt>
                <c:pt idx="42">
                  <c:v>23</c:v>
                </c:pt>
                <c:pt idx="43">
                  <c:v>24</c:v>
                </c:pt>
                <c:pt idx="44">
                  <c:v>25</c:v>
                </c:pt>
                <c:pt idx="45">
                  <c:v>26</c:v>
                </c:pt>
                <c:pt idx="46">
                  <c:v>27</c:v>
                </c:pt>
                <c:pt idx="47">
                  <c:v>28</c:v>
                </c:pt>
                <c:pt idx="48">
                  <c:v>29</c:v>
                </c:pt>
                <c:pt idx="49">
                  <c:v>30</c:v>
                </c:pt>
                <c:pt idx="50">
                  <c:v>31</c:v>
                </c:pt>
                <c:pt idx="51">
                  <c:v>32</c:v>
                </c:pt>
                <c:pt idx="52">
                  <c:v>33</c:v>
                </c:pt>
                <c:pt idx="53">
                  <c:v>34</c:v>
                </c:pt>
                <c:pt idx="54">
                  <c:v>35</c:v>
                </c:pt>
                <c:pt idx="55">
                  <c:v>36</c:v>
                </c:pt>
                <c:pt idx="56">
                  <c:v>37</c:v>
                </c:pt>
                <c:pt idx="57">
                  <c:v>38</c:v>
                </c:pt>
                <c:pt idx="58">
                  <c:v>39</c:v>
                </c:pt>
                <c:pt idx="59">
                  <c:v>40</c:v>
                </c:pt>
                <c:pt idx="60">
                  <c:v>41</c:v>
                </c:pt>
                <c:pt idx="61">
                  <c:v>42</c:v>
                </c:pt>
                <c:pt idx="62">
                  <c:v>43</c:v>
                </c:pt>
                <c:pt idx="63">
                  <c:v>44</c:v>
                </c:pt>
                <c:pt idx="64">
                  <c:v>45</c:v>
                </c:pt>
                <c:pt idx="65">
                  <c:v>46</c:v>
                </c:pt>
                <c:pt idx="66">
                  <c:v>47</c:v>
                </c:pt>
                <c:pt idx="67">
                  <c:v>48</c:v>
                </c:pt>
                <c:pt idx="68">
                  <c:v>49</c:v>
                </c:pt>
                <c:pt idx="69">
                  <c:v>50</c:v>
                </c:pt>
                <c:pt idx="70">
                  <c:v>51</c:v>
                </c:pt>
                <c:pt idx="71">
                  <c:v>52</c:v>
                </c:pt>
              </c:numCache>
            </c:numRef>
          </c:xVal>
          <c:yVal>
            <c:numRef>
              <c:f>'1.1 Ajuste Pérdidas Precipitaci'!$Y$10:$Y$81</c:f>
              <c:numCache>
                <c:formatCode>General</c:formatCode>
                <c:ptCount val="72"/>
                <c:pt idx="0">
                  <c:v>3.0000000000000027E-3</c:v>
                </c:pt>
                <c:pt idx="1">
                  <c:v>2.0000000000000018E-3</c:v>
                </c:pt>
                <c:pt idx="2">
                  <c:v>1.0000000000000009E-3</c:v>
                </c:pt>
                <c:pt idx="3">
                  <c:v>2.0000000000000018E-3</c:v>
                </c:pt>
                <c:pt idx="4">
                  <c:v>0</c:v>
                </c:pt>
                <c:pt idx="5">
                  <c:v>1.0000000000000009E-3</c:v>
                </c:pt>
                <c:pt idx="6">
                  <c:v>1.0000000000000009E-3</c:v>
                </c:pt>
                <c:pt idx="7">
                  <c:v>2.0000000000000018E-3</c:v>
                </c:pt>
                <c:pt idx="8">
                  <c:v>0</c:v>
                </c:pt>
                <c:pt idx="9">
                  <c:v>0</c:v>
                </c:pt>
                <c:pt idx="10">
                  <c:v>0</c:v>
                </c:pt>
                <c:pt idx="11">
                  <c:v>3.0000000000000027E-3</c:v>
                </c:pt>
                <c:pt idx="12">
                  <c:v>2.0000000000000018E-3</c:v>
                </c:pt>
                <c:pt idx="13">
                  <c:v>0</c:v>
                </c:pt>
                <c:pt idx="14">
                  <c:v>2.0000000000000018E-3</c:v>
                </c:pt>
                <c:pt idx="15">
                  <c:v>3.0000000000000027E-3</c:v>
                </c:pt>
                <c:pt idx="16">
                  <c:v>5.0000000000000044E-3</c:v>
                </c:pt>
                <c:pt idx="17">
                  <c:v>7.0000000000000062E-3</c:v>
                </c:pt>
                <c:pt idx="18">
                  <c:v>6.0000000000000053E-3</c:v>
                </c:pt>
                <c:pt idx="19">
                  <c:v>0</c:v>
                </c:pt>
                <c:pt idx="20">
                  <c:v>8.0000000000000071E-3</c:v>
                </c:pt>
                <c:pt idx="21">
                  <c:v>0.77600000000000002</c:v>
                </c:pt>
                <c:pt idx="22">
                  <c:v>5.7700000000000005</c:v>
                </c:pt>
                <c:pt idx="23">
                  <c:v>15.048</c:v>
                </c:pt>
                <c:pt idx="24">
                  <c:v>40.190999999999995</c:v>
                </c:pt>
                <c:pt idx="25">
                  <c:v>48.285999999999994</c:v>
                </c:pt>
                <c:pt idx="26">
                  <c:v>47.694999999999993</c:v>
                </c:pt>
                <c:pt idx="27">
                  <c:v>43.356999999999999</c:v>
                </c:pt>
                <c:pt idx="28">
                  <c:v>37.721999999999994</c:v>
                </c:pt>
                <c:pt idx="29">
                  <c:v>34.413999999999994</c:v>
                </c:pt>
                <c:pt idx="30">
                  <c:v>31.54</c:v>
                </c:pt>
                <c:pt idx="31">
                  <c:v>30.135999999999999</c:v>
                </c:pt>
                <c:pt idx="32">
                  <c:v>31.577000000000002</c:v>
                </c:pt>
                <c:pt idx="33">
                  <c:v>25.873999999999999</c:v>
                </c:pt>
                <c:pt idx="34">
                  <c:v>10.643000000000001</c:v>
                </c:pt>
                <c:pt idx="35">
                  <c:v>6.1459999999999999</c:v>
                </c:pt>
                <c:pt idx="36">
                  <c:v>3.52</c:v>
                </c:pt>
                <c:pt idx="37">
                  <c:v>2.4590000000000001</c:v>
                </c:pt>
                <c:pt idx="38">
                  <c:v>1.9139999999999999</c:v>
                </c:pt>
                <c:pt idx="39">
                  <c:v>1.5699999999999998</c:v>
                </c:pt>
                <c:pt idx="40">
                  <c:v>1.3059999999999998</c:v>
                </c:pt>
                <c:pt idx="41">
                  <c:v>1.1459999999999999</c:v>
                </c:pt>
                <c:pt idx="42">
                  <c:v>1.0649999999999999</c:v>
                </c:pt>
                <c:pt idx="43">
                  <c:v>0.81900000000000006</c:v>
                </c:pt>
                <c:pt idx="44">
                  <c:v>0.62</c:v>
                </c:pt>
                <c:pt idx="45">
                  <c:v>0.58100000000000007</c:v>
                </c:pt>
                <c:pt idx="46">
                  <c:v>0.54700000000000004</c:v>
                </c:pt>
                <c:pt idx="47">
                  <c:v>0.501</c:v>
                </c:pt>
                <c:pt idx="48">
                  <c:v>0.46300000000000008</c:v>
                </c:pt>
                <c:pt idx="49">
                  <c:v>0.45000000000000007</c:v>
                </c:pt>
                <c:pt idx="50">
                  <c:v>0.45100000000000007</c:v>
                </c:pt>
                <c:pt idx="51">
                  <c:v>0.29600000000000004</c:v>
                </c:pt>
                <c:pt idx="52">
                  <c:v>0.28700000000000003</c:v>
                </c:pt>
                <c:pt idx="53">
                  <c:v>0.28900000000000003</c:v>
                </c:pt>
                <c:pt idx="54">
                  <c:v>0.27500000000000002</c:v>
                </c:pt>
                <c:pt idx="55">
                  <c:v>0.25600000000000001</c:v>
                </c:pt>
                <c:pt idx="56">
                  <c:v>0.24800000000000003</c:v>
                </c:pt>
                <c:pt idx="57">
                  <c:v>0.24900000000000003</c:v>
                </c:pt>
                <c:pt idx="58">
                  <c:v>0.24900000000000003</c:v>
                </c:pt>
                <c:pt idx="59">
                  <c:v>0.23600000000000002</c:v>
                </c:pt>
                <c:pt idx="60">
                  <c:v>0.20299999999999999</c:v>
                </c:pt>
                <c:pt idx="61">
                  <c:v>0.16800000000000001</c:v>
                </c:pt>
                <c:pt idx="62">
                  <c:v>0.155</c:v>
                </c:pt>
                <c:pt idx="63">
                  <c:v>0.16</c:v>
                </c:pt>
                <c:pt idx="64">
                  <c:v>0.17800000000000002</c:v>
                </c:pt>
                <c:pt idx="65">
                  <c:v>0.17400000000000002</c:v>
                </c:pt>
                <c:pt idx="66">
                  <c:v>0.17100000000000001</c:v>
                </c:pt>
                <c:pt idx="67">
                  <c:v>0.155</c:v>
                </c:pt>
                <c:pt idx="68">
                  <c:v>0.13500000000000001</c:v>
                </c:pt>
                <c:pt idx="69">
                  <c:v>0.121</c:v>
                </c:pt>
                <c:pt idx="70">
                  <c:v>0.11100000000000002</c:v>
                </c:pt>
                <c:pt idx="71">
                  <c:v>0.10700000000000001</c:v>
                </c:pt>
              </c:numCache>
            </c:numRef>
          </c:yVal>
          <c:smooth val="1"/>
          <c:extLst>
            <c:ext xmlns:c16="http://schemas.microsoft.com/office/drawing/2014/chart" uri="{C3380CC4-5D6E-409C-BE32-E72D297353CC}">
              <c16:uniqueId val="{00000001-D318-4139-8CE7-5378525C64F3}"/>
            </c:ext>
          </c:extLst>
        </c:ser>
        <c:ser>
          <c:idx val="3"/>
          <c:order val="2"/>
          <c:tx>
            <c:v>GREEN-AMPT</c:v>
          </c:tx>
          <c:spPr>
            <a:ln w="19050" cap="rnd">
              <a:solidFill>
                <a:schemeClr val="accent4"/>
              </a:solidFill>
              <a:round/>
            </a:ln>
            <a:effectLst/>
          </c:spPr>
          <c:marker>
            <c:symbol val="none"/>
          </c:marker>
          <c:xVal>
            <c:numRef>
              <c:f>'1.1 Ajuste Pérdidas Precipitaci'!$AB$237:$AB$264</c:f>
              <c:numCache>
                <c:formatCode>0.00</c:formatCode>
                <c:ptCount val="28"/>
                <c:pt idx="0">
                  <c:v>0</c:v>
                </c:pt>
                <c:pt idx="1">
                  <c:v>0.41325397246771645</c:v>
                </c:pt>
                <c:pt idx="2">
                  <c:v>0.82650794493543289</c:v>
                </c:pt>
                <c:pt idx="3">
                  <c:v>1.2397619174031491</c:v>
                </c:pt>
                <c:pt idx="4">
                  <c:v>1.6530158898708658</c:v>
                </c:pt>
                <c:pt idx="5">
                  <c:v>2.066269862338582</c:v>
                </c:pt>
                <c:pt idx="6">
                  <c:v>2.4795238348062982</c:v>
                </c:pt>
                <c:pt idx="7">
                  <c:v>2.8927778072740145</c:v>
                </c:pt>
                <c:pt idx="8">
                  <c:v>3.3060317797417316</c:v>
                </c:pt>
                <c:pt idx="9">
                  <c:v>3.7192857522094478</c:v>
                </c:pt>
                <c:pt idx="10">
                  <c:v>4.132539724677164</c:v>
                </c:pt>
                <c:pt idx="11">
                  <c:v>4.5457936971448811</c:v>
                </c:pt>
                <c:pt idx="12">
                  <c:v>4.9590476696125965</c:v>
                </c:pt>
                <c:pt idx="13">
                  <c:v>5.3723016420803136</c:v>
                </c:pt>
                <c:pt idx="14">
                  <c:v>5.7855556145480289</c:v>
                </c:pt>
                <c:pt idx="15">
                  <c:v>6.198809587015746</c:v>
                </c:pt>
                <c:pt idx="16">
                  <c:v>6.6120635594834631</c:v>
                </c:pt>
                <c:pt idx="17">
                  <c:v>7.4385715044188956</c:v>
                </c:pt>
                <c:pt idx="18">
                  <c:v>8.265079449354328</c:v>
                </c:pt>
                <c:pt idx="19">
                  <c:v>9.0915873942897623</c:v>
                </c:pt>
                <c:pt idx="20">
                  <c:v>9.9180953392251929</c:v>
                </c:pt>
                <c:pt idx="21">
                  <c:v>10.744603284160627</c:v>
                </c:pt>
                <c:pt idx="22">
                  <c:v>11.571111229096058</c:v>
                </c:pt>
                <c:pt idx="23">
                  <c:v>12.397619174031492</c:v>
                </c:pt>
                <c:pt idx="24">
                  <c:v>14.463889036370073</c:v>
                </c:pt>
                <c:pt idx="25">
                  <c:v>16.530158898708656</c:v>
                </c:pt>
                <c:pt idx="26">
                  <c:v>18.596428761047239</c:v>
                </c:pt>
                <c:pt idx="27">
                  <c:v>20.662698623385822</c:v>
                </c:pt>
              </c:numCache>
            </c:numRef>
          </c:xVal>
          <c:yVal>
            <c:numRef>
              <c:f>'1.1 Ajuste Pérdidas Precipitaci'!$AC$237:$AC$264</c:f>
              <c:numCache>
                <c:formatCode>0.00</c:formatCode>
                <c:ptCount val="28"/>
                <c:pt idx="0">
                  <c:v>0</c:v>
                </c:pt>
                <c:pt idx="1">
                  <c:v>1.4279398161858565</c:v>
                </c:pt>
                <c:pt idx="2">
                  <c:v>7.1396990809292822</c:v>
                </c:pt>
                <c:pt idx="3">
                  <c:v>15.231358039315804</c:v>
                </c:pt>
                <c:pt idx="4">
                  <c:v>26.654876568802656</c:v>
                </c:pt>
                <c:pt idx="5">
                  <c:v>40.934274730661222</c:v>
                </c:pt>
                <c:pt idx="6">
                  <c:v>57.117592647434257</c:v>
                </c:pt>
                <c:pt idx="7">
                  <c:v>73.3009105642073</c:v>
                </c:pt>
                <c:pt idx="8">
                  <c:v>84.724429093694155</c:v>
                </c:pt>
                <c:pt idx="9">
                  <c:v>92.340108113352059</c:v>
                </c:pt>
                <c:pt idx="10">
                  <c:v>95.19598774572377</c:v>
                </c:pt>
                <c:pt idx="11">
                  <c:v>93.292067990809286</c:v>
                </c:pt>
                <c:pt idx="12">
                  <c:v>87.580308726065866</c:v>
                </c:pt>
                <c:pt idx="13">
                  <c:v>79.964629706407962</c:v>
                </c:pt>
                <c:pt idx="14">
                  <c:v>71.396990809292831</c:v>
                </c:pt>
                <c:pt idx="15">
                  <c:v>61.877392034720451</c:v>
                </c:pt>
                <c:pt idx="16">
                  <c:v>54.261713015062547</c:v>
                </c:pt>
                <c:pt idx="17">
                  <c:v>40.934274730661222</c:v>
                </c:pt>
                <c:pt idx="18">
                  <c:v>30.462716078631608</c:v>
                </c:pt>
                <c:pt idx="19">
                  <c:v>22.847037058973704</c:v>
                </c:pt>
                <c:pt idx="20">
                  <c:v>17.135277794230277</c:v>
                </c:pt>
                <c:pt idx="21">
                  <c:v>12.37547840694409</c:v>
                </c:pt>
                <c:pt idx="22">
                  <c:v>9.3292067990809304</c:v>
                </c:pt>
                <c:pt idx="23">
                  <c:v>7.1396990809292822</c:v>
                </c:pt>
                <c:pt idx="24">
                  <c:v>3.4270555588460554</c:v>
                </c:pt>
                <c:pt idx="25">
                  <c:v>1.7135277794230277</c:v>
                </c:pt>
                <c:pt idx="26">
                  <c:v>0.85676388971151385</c:v>
                </c:pt>
                <c:pt idx="27">
                  <c:v>0.38078395098289508</c:v>
                </c:pt>
              </c:numCache>
            </c:numRef>
          </c:yVal>
          <c:smooth val="1"/>
          <c:extLst>
            <c:ext xmlns:c16="http://schemas.microsoft.com/office/drawing/2014/chart" uri="{C3380CC4-5D6E-409C-BE32-E72D297353CC}">
              <c16:uniqueId val="{00000002-D318-4139-8CE7-5378525C64F3}"/>
            </c:ext>
          </c:extLst>
        </c:ser>
        <c:dLbls>
          <c:showLegendKey val="0"/>
          <c:showVal val="0"/>
          <c:showCatName val="0"/>
          <c:showSerName val="0"/>
          <c:showPercent val="0"/>
          <c:showBubbleSize val="0"/>
        </c:dLbls>
        <c:axId val="581496184"/>
        <c:axId val="581500776"/>
      </c:scatterChart>
      <c:valAx>
        <c:axId val="581496184"/>
        <c:scaling>
          <c:orientation val="minMax"/>
          <c:max val="5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Horas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500776"/>
        <c:crosses val="autoZero"/>
        <c:crossBetween val="midCat"/>
      </c:valAx>
      <c:valAx>
        <c:axId val="58150077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Caudal [m</a:t>
                </a:r>
                <a:r>
                  <a:rPr lang="en-US" baseline="30000"/>
                  <a:t>3</a:t>
                </a:r>
                <a:r>
                  <a:rPr lang="en-US"/>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496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Hidrograma en suelo seco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tx>
            <c:v>Abstracciones</c:v>
          </c:tx>
          <c:spPr>
            <a:ln w="19050" cap="rnd">
              <a:solidFill>
                <a:schemeClr val="accent1"/>
              </a:solidFill>
              <a:round/>
            </a:ln>
            <a:effectLst/>
          </c:spPr>
          <c:marker>
            <c:symbol val="circle"/>
            <c:size val="5"/>
            <c:spPr>
              <a:noFill/>
              <a:ln w="9525">
                <a:noFill/>
              </a:ln>
              <a:effectLst/>
            </c:spPr>
          </c:marker>
          <c:xVal>
            <c:numRef>
              <c:f>'1.1 Ajuste Pérdidas Precipitaci'!$AV$370:$AV$397</c:f>
              <c:numCache>
                <c:formatCode>0.00</c:formatCode>
                <c:ptCount val="28"/>
                <c:pt idx="0">
                  <c:v>0</c:v>
                </c:pt>
                <c:pt idx="1">
                  <c:v>0.96004473107057009</c:v>
                </c:pt>
                <c:pt idx="2">
                  <c:v>1.9200894621411402</c:v>
                </c:pt>
                <c:pt idx="3">
                  <c:v>2.8801341932117102</c:v>
                </c:pt>
                <c:pt idx="4">
                  <c:v>3.8401789242822804</c:v>
                </c:pt>
                <c:pt idx="5">
                  <c:v>4.8002236553528501</c:v>
                </c:pt>
                <c:pt idx="6">
                  <c:v>5.7602683864234203</c:v>
                </c:pt>
                <c:pt idx="7">
                  <c:v>6.7203131174939896</c:v>
                </c:pt>
                <c:pt idx="8">
                  <c:v>7.6803578485645607</c:v>
                </c:pt>
                <c:pt idx="9">
                  <c:v>8.6404025796351309</c:v>
                </c:pt>
                <c:pt idx="10">
                  <c:v>9.6004473107057002</c:v>
                </c:pt>
                <c:pt idx="11">
                  <c:v>10.560492041776271</c:v>
                </c:pt>
                <c:pt idx="12">
                  <c:v>11.520536772846841</c:v>
                </c:pt>
                <c:pt idx="13">
                  <c:v>12.48058150391741</c:v>
                </c:pt>
                <c:pt idx="14">
                  <c:v>13.440626234987979</c:v>
                </c:pt>
                <c:pt idx="15">
                  <c:v>14.40067096605855</c:v>
                </c:pt>
                <c:pt idx="16">
                  <c:v>15.360715697129121</c:v>
                </c:pt>
                <c:pt idx="17">
                  <c:v>17.280805159270262</c:v>
                </c:pt>
                <c:pt idx="18">
                  <c:v>19.2008946214114</c:v>
                </c:pt>
                <c:pt idx="19">
                  <c:v>21.120984083552543</c:v>
                </c:pt>
                <c:pt idx="20">
                  <c:v>23.041073545693681</c:v>
                </c:pt>
                <c:pt idx="21">
                  <c:v>24.96116300783482</c:v>
                </c:pt>
                <c:pt idx="22">
                  <c:v>26.881252469975959</c:v>
                </c:pt>
                <c:pt idx="23">
                  <c:v>28.801341932117101</c:v>
                </c:pt>
                <c:pt idx="24">
                  <c:v>33.601565587469949</c:v>
                </c:pt>
                <c:pt idx="25">
                  <c:v>38.401789242822801</c:v>
                </c:pt>
                <c:pt idx="26">
                  <c:v>43.202012898175653</c:v>
                </c:pt>
                <c:pt idx="27">
                  <c:v>48.002236553528505</c:v>
                </c:pt>
              </c:numCache>
            </c:numRef>
          </c:xVal>
          <c:yVal>
            <c:numRef>
              <c:f>'1.1 Ajuste Pérdidas Precipitaci'!$AW$370:$AW$397</c:f>
              <c:numCache>
                <c:formatCode>0.00</c:formatCode>
                <c:ptCount val="28"/>
                <c:pt idx="0">
                  <c:v>0</c:v>
                </c:pt>
                <c:pt idx="1">
                  <c:v>0.24218680809190149</c:v>
                </c:pt>
                <c:pt idx="2">
                  <c:v>1.2109340404595075</c:v>
                </c:pt>
                <c:pt idx="3">
                  <c:v>2.5833259529802826</c:v>
                </c:pt>
                <c:pt idx="4">
                  <c:v>4.5208204177154947</c:v>
                </c:pt>
                <c:pt idx="5">
                  <c:v>6.9426884986345092</c:v>
                </c:pt>
                <c:pt idx="6">
                  <c:v>9.6874723236760598</c:v>
                </c:pt>
                <c:pt idx="7">
                  <c:v>12.43225614871761</c:v>
                </c:pt>
                <c:pt idx="8">
                  <c:v>14.369750613452823</c:v>
                </c:pt>
                <c:pt idx="9">
                  <c:v>15.661413589942962</c:v>
                </c:pt>
                <c:pt idx="10">
                  <c:v>16.145787206126766</c:v>
                </c:pt>
                <c:pt idx="11">
                  <c:v>15.82287146200423</c:v>
                </c:pt>
                <c:pt idx="12">
                  <c:v>14.854124229636625</c:v>
                </c:pt>
                <c:pt idx="13">
                  <c:v>13.562461253146482</c:v>
                </c:pt>
                <c:pt idx="14">
                  <c:v>12.109340404595073</c:v>
                </c:pt>
                <c:pt idx="15">
                  <c:v>10.494761683982398</c:v>
                </c:pt>
                <c:pt idx="16">
                  <c:v>9.2030987074922557</c:v>
                </c:pt>
                <c:pt idx="17">
                  <c:v>6.9426884986345092</c:v>
                </c:pt>
                <c:pt idx="18">
                  <c:v>5.1666519059605651</c:v>
                </c:pt>
                <c:pt idx="19">
                  <c:v>3.8749889294704238</c:v>
                </c:pt>
                <c:pt idx="20">
                  <c:v>2.9062416971028178</c:v>
                </c:pt>
                <c:pt idx="21">
                  <c:v>2.0989523367964797</c:v>
                </c:pt>
                <c:pt idx="22">
                  <c:v>1.5822871462004231</c:v>
                </c:pt>
                <c:pt idx="23">
                  <c:v>1.2109340404595075</c:v>
                </c:pt>
                <c:pt idx="24">
                  <c:v>0.58124833942056353</c:v>
                </c:pt>
                <c:pt idx="25">
                  <c:v>0.29062416971028177</c:v>
                </c:pt>
                <c:pt idx="26">
                  <c:v>0.14531208485514088</c:v>
                </c:pt>
                <c:pt idx="27">
                  <c:v>6.4583148824507067E-2</c:v>
                </c:pt>
              </c:numCache>
            </c:numRef>
          </c:yVal>
          <c:smooth val="1"/>
          <c:extLst>
            <c:ext xmlns:c16="http://schemas.microsoft.com/office/drawing/2014/chart" uri="{C3380CC4-5D6E-409C-BE32-E72D297353CC}">
              <c16:uniqueId val="{00000000-2917-4ACC-9C56-263D11016735}"/>
            </c:ext>
          </c:extLst>
        </c:ser>
        <c:ser>
          <c:idx val="2"/>
          <c:order val="1"/>
          <c:tx>
            <c:v>Caudal real histórico</c:v>
          </c:tx>
          <c:spPr>
            <a:ln w="19050" cap="rnd">
              <a:solidFill>
                <a:schemeClr val="accent3"/>
              </a:solidFill>
              <a:round/>
            </a:ln>
            <a:effectLst/>
          </c:spPr>
          <c:marker>
            <c:symbol val="circle"/>
            <c:size val="5"/>
            <c:spPr>
              <a:noFill/>
              <a:ln w="9525">
                <a:noFill/>
              </a:ln>
              <a:effectLst/>
            </c:spPr>
          </c:marker>
          <c:xVal>
            <c:numRef>
              <c:f>'1.1 Ajuste Pérdidas Precipitaci'!$AS$10:$AS$128</c:f>
              <c:numCache>
                <c:formatCode>General</c:formatCode>
                <c:ptCount val="119"/>
                <c:pt idx="12">
                  <c:v>1</c:v>
                </c:pt>
                <c:pt idx="13">
                  <c:v>2</c:v>
                </c:pt>
                <c:pt idx="14">
                  <c:v>3</c:v>
                </c:pt>
                <c:pt idx="15">
                  <c:v>4</c:v>
                </c:pt>
                <c:pt idx="16">
                  <c:v>5</c:v>
                </c:pt>
                <c:pt idx="17">
                  <c:v>6</c:v>
                </c:pt>
                <c:pt idx="18">
                  <c:v>7</c:v>
                </c:pt>
                <c:pt idx="19">
                  <c:v>8</c:v>
                </c:pt>
                <c:pt idx="20">
                  <c:v>9</c:v>
                </c:pt>
                <c:pt idx="21">
                  <c:v>10</c:v>
                </c:pt>
                <c:pt idx="22">
                  <c:v>11</c:v>
                </c:pt>
                <c:pt idx="23">
                  <c:v>12</c:v>
                </c:pt>
                <c:pt idx="24">
                  <c:v>13</c:v>
                </c:pt>
                <c:pt idx="25">
                  <c:v>14</c:v>
                </c:pt>
                <c:pt idx="26">
                  <c:v>15</c:v>
                </c:pt>
                <c:pt idx="27">
                  <c:v>16</c:v>
                </c:pt>
                <c:pt idx="28">
                  <c:v>17</c:v>
                </c:pt>
                <c:pt idx="29">
                  <c:v>18</c:v>
                </c:pt>
                <c:pt idx="30">
                  <c:v>19</c:v>
                </c:pt>
                <c:pt idx="31">
                  <c:v>20</c:v>
                </c:pt>
                <c:pt idx="32">
                  <c:v>21</c:v>
                </c:pt>
                <c:pt idx="33">
                  <c:v>22</c:v>
                </c:pt>
                <c:pt idx="34">
                  <c:v>23</c:v>
                </c:pt>
                <c:pt idx="35">
                  <c:v>24</c:v>
                </c:pt>
                <c:pt idx="36">
                  <c:v>25</c:v>
                </c:pt>
                <c:pt idx="37">
                  <c:v>26</c:v>
                </c:pt>
                <c:pt idx="38">
                  <c:v>27</c:v>
                </c:pt>
                <c:pt idx="39">
                  <c:v>28</c:v>
                </c:pt>
                <c:pt idx="40">
                  <c:v>29</c:v>
                </c:pt>
                <c:pt idx="41">
                  <c:v>30</c:v>
                </c:pt>
                <c:pt idx="42">
                  <c:v>31</c:v>
                </c:pt>
                <c:pt idx="43">
                  <c:v>32</c:v>
                </c:pt>
                <c:pt idx="44">
                  <c:v>33</c:v>
                </c:pt>
                <c:pt idx="45">
                  <c:v>34</c:v>
                </c:pt>
                <c:pt idx="46">
                  <c:v>35</c:v>
                </c:pt>
                <c:pt idx="47">
                  <c:v>36</c:v>
                </c:pt>
                <c:pt idx="48">
                  <c:v>37</c:v>
                </c:pt>
                <c:pt idx="49">
                  <c:v>38</c:v>
                </c:pt>
                <c:pt idx="50">
                  <c:v>39</c:v>
                </c:pt>
                <c:pt idx="51">
                  <c:v>40</c:v>
                </c:pt>
                <c:pt idx="52">
                  <c:v>41</c:v>
                </c:pt>
                <c:pt idx="53">
                  <c:v>42</c:v>
                </c:pt>
                <c:pt idx="54">
                  <c:v>43</c:v>
                </c:pt>
                <c:pt idx="55">
                  <c:v>44</c:v>
                </c:pt>
                <c:pt idx="56">
                  <c:v>45</c:v>
                </c:pt>
                <c:pt idx="57">
                  <c:v>46</c:v>
                </c:pt>
                <c:pt idx="58">
                  <c:v>47</c:v>
                </c:pt>
                <c:pt idx="59">
                  <c:v>48</c:v>
                </c:pt>
                <c:pt idx="60">
                  <c:v>49</c:v>
                </c:pt>
                <c:pt idx="61">
                  <c:v>50</c:v>
                </c:pt>
                <c:pt idx="62">
                  <c:v>51</c:v>
                </c:pt>
              </c:numCache>
            </c:numRef>
          </c:xVal>
          <c:yVal>
            <c:numRef>
              <c:f>'1.1 Ajuste Pérdidas Precipitaci'!$AV$10:$AV$128</c:f>
              <c:numCache>
                <c:formatCode>General</c:formatCode>
                <c:ptCount val="119"/>
                <c:pt idx="0">
                  <c:v>1.8000000000000002E-2</c:v>
                </c:pt>
                <c:pt idx="1">
                  <c:v>2.4000000000000007E-2</c:v>
                </c:pt>
                <c:pt idx="2">
                  <c:v>2.4000000000000007E-2</c:v>
                </c:pt>
                <c:pt idx="3">
                  <c:v>2.3000000000000007E-2</c:v>
                </c:pt>
                <c:pt idx="4">
                  <c:v>2.1000000000000005E-2</c:v>
                </c:pt>
                <c:pt idx="5">
                  <c:v>2.2000000000000006E-2</c:v>
                </c:pt>
                <c:pt idx="6">
                  <c:v>2.2000000000000006E-2</c:v>
                </c:pt>
                <c:pt idx="7">
                  <c:v>2.2000000000000006E-2</c:v>
                </c:pt>
                <c:pt idx="8">
                  <c:v>2.2000000000000006E-2</c:v>
                </c:pt>
                <c:pt idx="9">
                  <c:v>2.3000000000000007E-2</c:v>
                </c:pt>
                <c:pt idx="10">
                  <c:v>2.1000000000000005E-2</c:v>
                </c:pt>
                <c:pt idx="11">
                  <c:v>2.0000000000000004E-2</c:v>
                </c:pt>
                <c:pt idx="12">
                  <c:v>1.9000000000000003E-2</c:v>
                </c:pt>
                <c:pt idx="13">
                  <c:v>2.2000000000000006E-2</c:v>
                </c:pt>
                <c:pt idx="14">
                  <c:v>2.3000000000000007E-2</c:v>
                </c:pt>
                <c:pt idx="15">
                  <c:v>4.200000000000001E-2</c:v>
                </c:pt>
                <c:pt idx="16">
                  <c:v>9.4E-2</c:v>
                </c:pt>
                <c:pt idx="17">
                  <c:v>8.3999999999999991E-2</c:v>
                </c:pt>
                <c:pt idx="18">
                  <c:v>0.34699999999999998</c:v>
                </c:pt>
                <c:pt idx="19">
                  <c:v>3.2050000000000001</c:v>
                </c:pt>
                <c:pt idx="20">
                  <c:v>10.343</c:v>
                </c:pt>
                <c:pt idx="21">
                  <c:v>16.873999999999999</c:v>
                </c:pt>
                <c:pt idx="22">
                  <c:v>10.180000000000001</c:v>
                </c:pt>
                <c:pt idx="23">
                  <c:v>10.094000000000001</c:v>
                </c:pt>
                <c:pt idx="24">
                  <c:v>10.149000000000001</c:v>
                </c:pt>
                <c:pt idx="25">
                  <c:v>9.6240000000000006</c:v>
                </c:pt>
                <c:pt idx="26">
                  <c:v>11.590000000000002</c:v>
                </c:pt>
                <c:pt idx="27">
                  <c:v>13.006</c:v>
                </c:pt>
                <c:pt idx="28">
                  <c:v>8.4960000000000004</c:v>
                </c:pt>
                <c:pt idx="29">
                  <c:v>5.2889999999999997</c:v>
                </c:pt>
                <c:pt idx="30">
                  <c:v>4.25</c:v>
                </c:pt>
                <c:pt idx="31">
                  <c:v>3.1759999999999997</c:v>
                </c:pt>
                <c:pt idx="32">
                  <c:v>2.173</c:v>
                </c:pt>
                <c:pt idx="33">
                  <c:v>1.8149999999999999</c:v>
                </c:pt>
                <c:pt idx="34">
                  <c:v>1.46</c:v>
                </c:pt>
                <c:pt idx="35">
                  <c:v>1.4119999999999999</c:v>
                </c:pt>
                <c:pt idx="36">
                  <c:v>1.734</c:v>
                </c:pt>
                <c:pt idx="37">
                  <c:v>2.2730000000000001</c:v>
                </c:pt>
                <c:pt idx="38">
                  <c:v>2.2410000000000001</c:v>
                </c:pt>
                <c:pt idx="39">
                  <c:v>2.11</c:v>
                </c:pt>
                <c:pt idx="40">
                  <c:v>2.4979999999999998</c:v>
                </c:pt>
                <c:pt idx="41">
                  <c:v>2.238</c:v>
                </c:pt>
                <c:pt idx="42">
                  <c:v>1.772</c:v>
                </c:pt>
                <c:pt idx="43">
                  <c:v>1.349</c:v>
                </c:pt>
                <c:pt idx="44">
                  <c:v>1.097</c:v>
                </c:pt>
                <c:pt idx="45">
                  <c:v>0.91100000000000003</c:v>
                </c:pt>
                <c:pt idx="46">
                  <c:v>0.64200000000000002</c:v>
                </c:pt>
                <c:pt idx="47">
                  <c:v>0.61</c:v>
                </c:pt>
                <c:pt idx="48">
                  <c:v>0.58900000000000008</c:v>
                </c:pt>
                <c:pt idx="49">
                  <c:v>0.58200000000000007</c:v>
                </c:pt>
                <c:pt idx="50">
                  <c:v>0.61499999999999999</c:v>
                </c:pt>
                <c:pt idx="51">
                  <c:v>0.60499999999999998</c:v>
                </c:pt>
                <c:pt idx="52">
                  <c:v>0.61299999999999999</c:v>
                </c:pt>
                <c:pt idx="53">
                  <c:v>0.61699999999999999</c:v>
                </c:pt>
                <c:pt idx="54">
                  <c:v>1.7169999999999999</c:v>
                </c:pt>
                <c:pt idx="55">
                  <c:v>3.0009999999999999</c:v>
                </c:pt>
                <c:pt idx="56">
                  <c:v>6.375</c:v>
                </c:pt>
                <c:pt idx="57">
                  <c:v>5.5039999999999996</c:v>
                </c:pt>
                <c:pt idx="58">
                  <c:v>4.2309999999999999</c:v>
                </c:pt>
                <c:pt idx="59">
                  <c:v>4.1779999999999999</c:v>
                </c:pt>
                <c:pt idx="60">
                  <c:v>3.8069999999999999</c:v>
                </c:pt>
                <c:pt idx="61">
                  <c:v>3.0720000000000001</c:v>
                </c:pt>
                <c:pt idx="62">
                  <c:v>2.899</c:v>
                </c:pt>
                <c:pt idx="63">
                  <c:v>2.907</c:v>
                </c:pt>
                <c:pt idx="64">
                  <c:v>2.4390000000000001</c:v>
                </c:pt>
                <c:pt idx="65">
                  <c:v>1.923</c:v>
                </c:pt>
                <c:pt idx="66">
                  <c:v>1.446</c:v>
                </c:pt>
                <c:pt idx="67">
                  <c:v>1.133</c:v>
                </c:pt>
                <c:pt idx="68">
                  <c:v>1.0619999999999998</c:v>
                </c:pt>
                <c:pt idx="69">
                  <c:v>1.0719999999999998</c:v>
                </c:pt>
                <c:pt idx="70">
                  <c:v>0.97400000000000009</c:v>
                </c:pt>
                <c:pt idx="71">
                  <c:v>0.66800000000000004</c:v>
                </c:pt>
                <c:pt idx="72">
                  <c:v>0.59100000000000008</c:v>
                </c:pt>
                <c:pt idx="73">
                  <c:v>0.54</c:v>
                </c:pt>
                <c:pt idx="74">
                  <c:v>0.49099999999999999</c:v>
                </c:pt>
                <c:pt idx="75">
                  <c:v>0.46200000000000008</c:v>
                </c:pt>
                <c:pt idx="76">
                  <c:v>0.43300000000000005</c:v>
                </c:pt>
                <c:pt idx="77">
                  <c:v>0.32899999999999996</c:v>
                </c:pt>
                <c:pt idx="78">
                  <c:v>0.28600000000000003</c:v>
                </c:pt>
                <c:pt idx="79">
                  <c:v>0.28200000000000003</c:v>
                </c:pt>
                <c:pt idx="80">
                  <c:v>0.28200000000000003</c:v>
                </c:pt>
                <c:pt idx="81">
                  <c:v>0.27800000000000002</c:v>
                </c:pt>
                <c:pt idx="82">
                  <c:v>0.28200000000000003</c:v>
                </c:pt>
                <c:pt idx="83">
                  <c:v>0.23600000000000002</c:v>
                </c:pt>
                <c:pt idx="84">
                  <c:v>0.19399999999999998</c:v>
                </c:pt>
                <c:pt idx="85">
                  <c:v>0.17900000000000002</c:v>
                </c:pt>
                <c:pt idx="86">
                  <c:v>0.20799999999999999</c:v>
                </c:pt>
                <c:pt idx="87">
                  <c:v>0.20499999999999999</c:v>
                </c:pt>
                <c:pt idx="88">
                  <c:v>0.19599999999999998</c:v>
                </c:pt>
                <c:pt idx="89">
                  <c:v>0.17200000000000001</c:v>
                </c:pt>
                <c:pt idx="90">
                  <c:v>0.156</c:v>
                </c:pt>
                <c:pt idx="91">
                  <c:v>0.157</c:v>
                </c:pt>
                <c:pt idx="92">
                  <c:v>0.151</c:v>
                </c:pt>
                <c:pt idx="93">
                  <c:v>0.14600000000000002</c:v>
                </c:pt>
                <c:pt idx="94">
                  <c:v>0.13400000000000001</c:v>
                </c:pt>
                <c:pt idx="95">
                  <c:v>0.13300000000000001</c:v>
                </c:pt>
                <c:pt idx="96">
                  <c:v>0.121</c:v>
                </c:pt>
                <c:pt idx="97">
                  <c:v>0.10400000000000001</c:v>
                </c:pt>
                <c:pt idx="98">
                  <c:v>0.10200000000000001</c:v>
                </c:pt>
                <c:pt idx="99">
                  <c:v>9.8000000000000004E-2</c:v>
                </c:pt>
                <c:pt idx="100">
                  <c:v>9.9000000000000005E-2</c:v>
                </c:pt>
                <c:pt idx="101">
                  <c:v>0.10600000000000001</c:v>
                </c:pt>
                <c:pt idx="102">
                  <c:v>0.10400000000000001</c:v>
                </c:pt>
                <c:pt idx="103">
                  <c:v>0.10500000000000001</c:v>
                </c:pt>
                <c:pt idx="104">
                  <c:v>0.10200000000000001</c:v>
                </c:pt>
                <c:pt idx="105">
                  <c:v>9.9000000000000005E-2</c:v>
                </c:pt>
                <c:pt idx="106">
                  <c:v>9.8000000000000004E-2</c:v>
                </c:pt>
                <c:pt idx="107">
                  <c:v>9.7000000000000003E-2</c:v>
                </c:pt>
                <c:pt idx="108">
                  <c:v>9.9000000000000005E-2</c:v>
                </c:pt>
                <c:pt idx="109">
                  <c:v>9.6000000000000002E-2</c:v>
                </c:pt>
                <c:pt idx="110">
                  <c:v>9.9000000000000005E-2</c:v>
                </c:pt>
                <c:pt idx="111">
                  <c:v>9.8000000000000004E-2</c:v>
                </c:pt>
                <c:pt idx="112">
                  <c:v>9.7000000000000003E-2</c:v>
                </c:pt>
                <c:pt idx="113">
                  <c:v>0.10700000000000001</c:v>
                </c:pt>
                <c:pt idx="114">
                  <c:v>0.10600000000000001</c:v>
                </c:pt>
                <c:pt idx="115">
                  <c:v>0.1</c:v>
                </c:pt>
                <c:pt idx="116">
                  <c:v>9.1999999999999998E-2</c:v>
                </c:pt>
                <c:pt idx="117">
                  <c:v>8.0000000000000016E-2</c:v>
                </c:pt>
                <c:pt idx="118">
                  <c:v>7.7000000000000013E-2</c:v>
                </c:pt>
              </c:numCache>
            </c:numRef>
          </c:yVal>
          <c:smooth val="1"/>
          <c:extLst>
            <c:ext xmlns:c16="http://schemas.microsoft.com/office/drawing/2014/chart" uri="{C3380CC4-5D6E-409C-BE32-E72D297353CC}">
              <c16:uniqueId val="{00000001-2917-4ACC-9C56-263D11016735}"/>
            </c:ext>
          </c:extLst>
        </c:ser>
        <c:ser>
          <c:idx val="3"/>
          <c:order val="2"/>
          <c:tx>
            <c:v>GREEN-AMPT</c:v>
          </c:tx>
          <c:spPr>
            <a:ln w="19050" cap="rnd">
              <a:solidFill>
                <a:schemeClr val="accent4"/>
              </a:solidFill>
              <a:round/>
            </a:ln>
            <a:effectLst/>
          </c:spPr>
          <c:marker>
            <c:symbol val="circle"/>
            <c:size val="5"/>
            <c:spPr>
              <a:noFill/>
              <a:ln w="9525">
                <a:noFill/>
              </a:ln>
              <a:effectLst/>
            </c:spPr>
          </c:marker>
          <c:xVal>
            <c:numRef>
              <c:f>'1.1 Ajuste Pérdidas Precipitaci'!$AY$370:$AY$397</c:f>
              <c:numCache>
                <c:formatCode>0.00</c:formatCode>
                <c:ptCount val="28"/>
                <c:pt idx="0">
                  <c:v>0</c:v>
                </c:pt>
                <c:pt idx="1">
                  <c:v>0.19999999999999998</c:v>
                </c:pt>
                <c:pt idx="2">
                  <c:v>0.39999999999999997</c:v>
                </c:pt>
                <c:pt idx="3">
                  <c:v>0.59999999999999987</c:v>
                </c:pt>
                <c:pt idx="4">
                  <c:v>0.79999999999999993</c:v>
                </c:pt>
                <c:pt idx="5">
                  <c:v>0.99999999999999989</c:v>
                </c:pt>
                <c:pt idx="6">
                  <c:v>1.1999999999999997</c:v>
                </c:pt>
                <c:pt idx="7">
                  <c:v>1.3999999999999997</c:v>
                </c:pt>
                <c:pt idx="8">
                  <c:v>1.5999999999999999</c:v>
                </c:pt>
                <c:pt idx="9">
                  <c:v>1.7999999999999998</c:v>
                </c:pt>
                <c:pt idx="10">
                  <c:v>1.9999999999999998</c:v>
                </c:pt>
                <c:pt idx="11">
                  <c:v>2.1999999999999997</c:v>
                </c:pt>
                <c:pt idx="12">
                  <c:v>2.3999999999999995</c:v>
                </c:pt>
                <c:pt idx="13">
                  <c:v>2.5999999999999996</c:v>
                </c:pt>
                <c:pt idx="14">
                  <c:v>2.7999999999999994</c:v>
                </c:pt>
                <c:pt idx="15">
                  <c:v>2.9999999999999996</c:v>
                </c:pt>
                <c:pt idx="16">
                  <c:v>3.1999999999999997</c:v>
                </c:pt>
                <c:pt idx="17">
                  <c:v>3.5999999999999996</c:v>
                </c:pt>
                <c:pt idx="18">
                  <c:v>3.9999999999999996</c:v>
                </c:pt>
                <c:pt idx="19">
                  <c:v>4.3999999999999995</c:v>
                </c:pt>
                <c:pt idx="20">
                  <c:v>4.7999999999999989</c:v>
                </c:pt>
                <c:pt idx="21">
                  <c:v>5.1999999999999993</c:v>
                </c:pt>
                <c:pt idx="22">
                  <c:v>5.5999999999999988</c:v>
                </c:pt>
                <c:pt idx="23">
                  <c:v>5.9999999999999991</c:v>
                </c:pt>
                <c:pt idx="24">
                  <c:v>6.9999999999999991</c:v>
                </c:pt>
                <c:pt idx="25">
                  <c:v>7.9999999999999991</c:v>
                </c:pt>
                <c:pt idx="26">
                  <c:v>8.9999999999999982</c:v>
                </c:pt>
                <c:pt idx="27">
                  <c:v>9.9999999999999982</c:v>
                </c:pt>
              </c:numCache>
            </c:numRef>
          </c:xVal>
          <c:yVal>
            <c:numRef>
              <c:f>'1.1 Ajuste Pérdidas Precipitaci'!$AZ$370:$AZ$397</c:f>
              <c:numCache>
                <c:formatCode>0.00</c:formatCode>
                <c:ptCount val="28"/>
                <c:pt idx="0">
                  <c:v>0</c:v>
                </c:pt>
                <c:pt idx="1">
                  <c:v>2.5777316908123673</c:v>
                </c:pt>
                <c:pt idx="2">
                  <c:v>12.888658454061837</c:v>
                </c:pt>
                <c:pt idx="3">
                  <c:v>27.495804701998587</c:v>
                </c:pt>
                <c:pt idx="4">
                  <c:v>48.117658228497532</c:v>
                </c:pt>
                <c:pt idx="5">
                  <c:v>73.894975136621198</c:v>
                </c:pt>
                <c:pt idx="6">
                  <c:v>103.10926763249469</c:v>
                </c:pt>
                <c:pt idx="7">
                  <c:v>132.3235601283682</c:v>
                </c:pt>
                <c:pt idx="8">
                  <c:v>152.94541365486714</c:v>
                </c:pt>
                <c:pt idx="9">
                  <c:v>166.69331600586642</c:v>
                </c:pt>
                <c:pt idx="10">
                  <c:v>171.84877938749116</c:v>
                </c:pt>
                <c:pt idx="11">
                  <c:v>168.41180379974134</c:v>
                </c:pt>
                <c:pt idx="12">
                  <c:v>158.10087703649188</c:v>
                </c:pt>
                <c:pt idx="13">
                  <c:v>144.35297468549257</c:v>
                </c:pt>
                <c:pt idx="14">
                  <c:v>128.88658454061837</c:v>
                </c:pt>
                <c:pt idx="15">
                  <c:v>111.70170660186926</c:v>
                </c:pt>
                <c:pt idx="16">
                  <c:v>97.95380425086995</c:v>
                </c:pt>
                <c:pt idx="17">
                  <c:v>73.894975136621198</c:v>
                </c:pt>
                <c:pt idx="18">
                  <c:v>54.991609403997174</c:v>
                </c:pt>
                <c:pt idx="19">
                  <c:v>41.243707052997877</c:v>
                </c:pt>
                <c:pt idx="20">
                  <c:v>30.932780289748408</c:v>
                </c:pt>
                <c:pt idx="21">
                  <c:v>22.340341320373852</c:v>
                </c:pt>
                <c:pt idx="22">
                  <c:v>16.841180379974134</c:v>
                </c:pt>
                <c:pt idx="23">
                  <c:v>12.888658454061837</c:v>
                </c:pt>
                <c:pt idx="24">
                  <c:v>6.186556057949681</c:v>
                </c:pt>
                <c:pt idx="25">
                  <c:v>3.0932780289748405</c:v>
                </c:pt>
                <c:pt idx="26">
                  <c:v>1.5466390144874202</c:v>
                </c:pt>
                <c:pt idx="27">
                  <c:v>0.68739511754996463</c:v>
                </c:pt>
              </c:numCache>
            </c:numRef>
          </c:yVal>
          <c:smooth val="1"/>
          <c:extLst>
            <c:ext xmlns:c16="http://schemas.microsoft.com/office/drawing/2014/chart" uri="{C3380CC4-5D6E-409C-BE32-E72D297353CC}">
              <c16:uniqueId val="{00000002-2917-4ACC-9C56-263D11016735}"/>
            </c:ext>
          </c:extLst>
        </c:ser>
        <c:dLbls>
          <c:showLegendKey val="0"/>
          <c:showVal val="0"/>
          <c:showCatName val="0"/>
          <c:showSerName val="0"/>
          <c:showPercent val="0"/>
          <c:showBubbleSize val="0"/>
        </c:dLbls>
        <c:axId val="581496184"/>
        <c:axId val="581500776"/>
      </c:scatterChart>
      <c:valAx>
        <c:axId val="581496184"/>
        <c:scaling>
          <c:orientation val="minMax"/>
          <c:max val="3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Horas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500776"/>
        <c:crosses val="autoZero"/>
        <c:crossBetween val="midCat"/>
      </c:valAx>
      <c:valAx>
        <c:axId val="581500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Caudal [m</a:t>
                </a:r>
                <a:r>
                  <a:rPr lang="en-US" baseline="30000"/>
                  <a:t>3</a:t>
                </a:r>
                <a:r>
                  <a:rPr lang="en-US"/>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1496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Dispersión</a:t>
            </a:r>
            <a:r>
              <a:rPr lang="en-US" baseline="0"/>
              <a:t> del Tp según la humedad del suelo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1"/>
          <c:order val="0"/>
          <c:tx>
            <c:v>Según Pbruta (30 días)</c:v>
          </c:tx>
          <c:spPr>
            <a:ln w="19050" cap="rnd">
              <a:solidFill>
                <a:schemeClr val="accent1"/>
              </a:solidFill>
              <a:round/>
            </a:ln>
            <a:effectLst/>
          </c:spPr>
          <c:marker>
            <c:symbol val="circle"/>
            <c:size val="5"/>
            <c:spPr>
              <a:solidFill>
                <a:schemeClr val="accent2"/>
              </a:solidFill>
              <a:ln w="9525">
                <a:solidFill>
                  <a:schemeClr val="accent1"/>
                </a:solidFill>
              </a:ln>
              <a:effectLst/>
            </c:spPr>
          </c:marker>
          <c:dPt>
            <c:idx val="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4-EA52-4A8C-BE48-B875E46EC658}"/>
              </c:ext>
            </c:extLst>
          </c:dPt>
          <c:dPt>
            <c:idx val="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A52-4A8C-BE48-B875E46EC658}"/>
              </c:ext>
            </c:extLst>
          </c:dPt>
          <c:dPt>
            <c:idx val="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3-EA52-4A8C-BE48-B875E46EC658}"/>
              </c:ext>
            </c:extLst>
          </c:dPt>
          <c:xVal>
            <c:numRef>
              <c:f>'1.1 Ajuste Pérdidas Precipitaci'!$CQ$11:$CS$11</c:f>
              <c:numCache>
                <c:formatCode>0.0</c:formatCode>
                <c:ptCount val="3"/>
                <c:pt idx="0" formatCode="General">
                  <c:v>18.850000000000001</c:v>
                </c:pt>
                <c:pt idx="1">
                  <c:v>83.025000000000006</c:v>
                </c:pt>
                <c:pt idx="2" formatCode="General">
                  <c:v>242.2</c:v>
                </c:pt>
              </c:numCache>
            </c:numRef>
          </c:xVal>
          <c:yVal>
            <c:numRef>
              <c:f>'1.1 Ajuste Pérdidas Precipitaci'!$CQ$12:$CS$12</c:f>
              <c:numCache>
                <c:formatCode>0%</c:formatCode>
                <c:ptCount val="3"/>
                <c:pt idx="0">
                  <c:v>0.34711184979081161</c:v>
                </c:pt>
                <c:pt idx="1">
                  <c:v>0.37633563648854124</c:v>
                </c:pt>
                <c:pt idx="2">
                  <c:v>0.79167637347795772</c:v>
                </c:pt>
              </c:numCache>
            </c:numRef>
          </c:yVal>
          <c:smooth val="1"/>
          <c:extLst>
            <c:ext xmlns:c16="http://schemas.microsoft.com/office/drawing/2014/chart" uri="{C3380CC4-5D6E-409C-BE32-E72D297353CC}">
              <c16:uniqueId val="{00000000-EA52-4A8C-BE48-B875E46EC658}"/>
            </c:ext>
          </c:extLst>
        </c:ser>
        <c:dLbls>
          <c:showLegendKey val="0"/>
          <c:showVal val="0"/>
          <c:showCatName val="0"/>
          <c:showSerName val="0"/>
          <c:showPercent val="0"/>
          <c:showBubbleSize val="0"/>
        </c:dLbls>
        <c:axId val="473504952"/>
        <c:axId val="473503640"/>
      </c:scatterChart>
      <c:valAx>
        <c:axId val="473504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milímetros de Pbruta en los últimos 15 días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73503640"/>
        <c:crosses val="autoZero"/>
        <c:crossBetween val="midCat"/>
      </c:valAx>
      <c:valAx>
        <c:axId val="473503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Error relativo al Tp histórico para cada episodio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735049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 (Tr=100 años)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v>Histograma</c:v>
          </c:tx>
          <c:spPr>
            <a:solidFill>
              <a:schemeClr val="accent1"/>
            </a:solidFill>
            <a:ln>
              <a:noFill/>
            </a:ln>
            <a:effectLst/>
          </c:spPr>
          <c:invertIfNegative val="0"/>
          <c:cat>
            <c:numRef>
              <c:f>'Hietograma Proyecto'!$K$11:$K$34</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'Hietograma Proyecto'!$P$11:$P$34</c:f>
              <c:numCache>
                <c:formatCode>0.00</c:formatCode>
                <c:ptCount val="24"/>
                <c:pt idx="0">
                  <c:v>0.6816629106921539</c:v>
                </c:pt>
                <c:pt idx="1">
                  <c:v>0.75261009178024807</c:v>
                </c:pt>
                <c:pt idx="2">
                  <c:v>0.83778512996236998</c:v>
                </c:pt>
                <c:pt idx="3">
                  <c:v>0.94193403964066391</c:v>
                </c:pt>
                <c:pt idx="4">
                  <c:v>1.0722085892435445</c:v>
                </c:pt>
                <c:pt idx="5">
                  <c:v>1.2399386116329865</c:v>
                </c:pt>
                <c:pt idx="6">
                  <c:v>1.4642713041527458</c:v>
                </c:pt>
                <c:pt idx="7">
                  <c:v>1.7805088113136449</c:v>
                </c:pt>
                <c:pt idx="8">
                  <c:v>2.2623671278714426</c:v>
                </c:pt>
                <c:pt idx="9">
                  <c:v>3.0970228302330511</c:v>
                </c:pt>
                <c:pt idx="10">
                  <c:v>4.9711629811025055</c:v>
                </c:pt>
                <c:pt idx="11">
                  <c:v>21.482274411756848</c:v>
                </c:pt>
                <c:pt idx="12">
                  <c:v>7.3528208468367744</c:v>
                </c:pt>
                <c:pt idx="13">
                  <c:v>3.8062379293086721</c:v>
                </c:pt>
                <c:pt idx="14">
                  <c:v>2.6143261098714277</c:v>
                </c:pt>
                <c:pt idx="15">
                  <c:v>1.993344062891822</c:v>
                </c:pt>
                <c:pt idx="16">
                  <c:v>1.6076359718445801</c:v>
                </c:pt>
                <c:pt idx="17">
                  <c:v>1.3433554139620938</c:v>
                </c:pt>
                <c:pt idx="18">
                  <c:v>1.1504416416815957</c:v>
                </c:pt>
                <c:pt idx="19">
                  <c:v>1.0032250326459575</c:v>
                </c:pt>
                <c:pt idx="20">
                  <c:v>0.88711239063815839</c:v>
                </c:pt>
                <c:pt idx="21">
                  <c:v>0.79316522450167071</c:v>
                </c:pt>
                <c:pt idx="22">
                  <c:v>0.71558971950248207</c:v>
                </c:pt>
                <c:pt idx="23">
                  <c:v>0.65045932785760385</c:v>
                </c:pt>
              </c:numCache>
            </c:numRef>
          </c:val>
          <c:extLst>
            <c:ext xmlns:c16="http://schemas.microsoft.com/office/drawing/2014/chart" uri="{C3380CC4-5D6E-409C-BE32-E72D297353CC}">
              <c16:uniqueId val="{00000000-D708-4AC4-B9D5-3466724651A1}"/>
            </c:ext>
          </c:extLst>
        </c:ser>
        <c:dLbls>
          <c:showLegendKey val="0"/>
          <c:showVal val="0"/>
          <c:showCatName val="0"/>
          <c:showSerName val="0"/>
          <c:showPercent val="0"/>
          <c:showBubbleSize val="0"/>
        </c:dLbls>
        <c:gapWidth val="219"/>
        <c:overlap val="-27"/>
        <c:axId val="593340968"/>
        <c:axId val="593341624"/>
      </c:barChart>
      <c:catAx>
        <c:axId val="593340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93341624"/>
        <c:crosses val="autoZero"/>
        <c:auto val="1"/>
        <c:lblAlgn val="ctr"/>
        <c:lblOffset val="100"/>
        <c:tickLblSkip val="2"/>
        <c:noMultiLvlLbl val="0"/>
      </c:catAx>
      <c:valAx>
        <c:axId val="593341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Intensidad [mm/h]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93340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20111"/>
    <w:rsid w:val="000362BE"/>
    <w:rsid w:val="00101344"/>
    <w:rsid w:val="00142FA2"/>
    <w:rsid w:val="001B3519"/>
    <w:rsid w:val="00217DFA"/>
    <w:rsid w:val="002A505B"/>
    <w:rsid w:val="002E7620"/>
    <w:rsid w:val="0031486F"/>
    <w:rsid w:val="00385530"/>
    <w:rsid w:val="003B06B2"/>
    <w:rsid w:val="003C49B2"/>
    <w:rsid w:val="003D6942"/>
    <w:rsid w:val="00401E4D"/>
    <w:rsid w:val="00460060"/>
    <w:rsid w:val="0047525E"/>
    <w:rsid w:val="004A21F3"/>
    <w:rsid w:val="004D31C0"/>
    <w:rsid w:val="00595838"/>
    <w:rsid w:val="005B41A2"/>
    <w:rsid w:val="005D73E6"/>
    <w:rsid w:val="005F151C"/>
    <w:rsid w:val="00615D02"/>
    <w:rsid w:val="00647214"/>
    <w:rsid w:val="00672B79"/>
    <w:rsid w:val="006752F9"/>
    <w:rsid w:val="006A3E30"/>
    <w:rsid w:val="006B2532"/>
    <w:rsid w:val="00711E26"/>
    <w:rsid w:val="00727792"/>
    <w:rsid w:val="00742EAB"/>
    <w:rsid w:val="00767866"/>
    <w:rsid w:val="00774885"/>
    <w:rsid w:val="00780016"/>
    <w:rsid w:val="007938DB"/>
    <w:rsid w:val="007A5FBE"/>
    <w:rsid w:val="007B2E2B"/>
    <w:rsid w:val="00855226"/>
    <w:rsid w:val="00885FCE"/>
    <w:rsid w:val="00887492"/>
    <w:rsid w:val="008A2BC2"/>
    <w:rsid w:val="008D7802"/>
    <w:rsid w:val="00907A73"/>
    <w:rsid w:val="009157AB"/>
    <w:rsid w:val="009B144E"/>
    <w:rsid w:val="00A46827"/>
    <w:rsid w:val="00A858D1"/>
    <w:rsid w:val="00A96DAE"/>
    <w:rsid w:val="00AC3C65"/>
    <w:rsid w:val="00AD3906"/>
    <w:rsid w:val="00AE797D"/>
    <w:rsid w:val="00AF4C0A"/>
    <w:rsid w:val="00B37DF6"/>
    <w:rsid w:val="00BA5DF1"/>
    <w:rsid w:val="00BD140C"/>
    <w:rsid w:val="00C15ABD"/>
    <w:rsid w:val="00C24FD2"/>
    <w:rsid w:val="00C7307E"/>
    <w:rsid w:val="00C77F70"/>
    <w:rsid w:val="00CD0207"/>
    <w:rsid w:val="00D32C25"/>
    <w:rsid w:val="00D35AFE"/>
    <w:rsid w:val="00D87624"/>
    <w:rsid w:val="00DB40E0"/>
    <w:rsid w:val="00DC1782"/>
    <w:rsid w:val="00E6479D"/>
    <w:rsid w:val="00E80780"/>
    <w:rsid w:val="00EB3489"/>
    <w:rsid w:val="00F0773F"/>
    <w:rsid w:val="00F41372"/>
    <w:rsid w:val="00FB30A3"/>
    <w:rsid w:val="00FE750D"/>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7F13720394E8FE4899FCEFA4100E2417">
    <w:name w:val="7F13720394E8FE4899FCEFA4100E2417"/>
    <w:rsid w:val="00FF60FB"/>
  </w:style>
  <w:style w:type="paragraph" w:customStyle="1" w:styleId="434B9D43258D7A4DB02EC13ADC4FE3FD">
    <w:name w:val="434B9D43258D7A4DB02EC13ADC4FE3FD"/>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12</b:RefOrder>
  </b:Source>
  <b:Source>
    <b:Tag>Goo21</b:Tag>
    <b:SourceType>InternetSite</b:SourceType>
    <b:Guid>{9D700A80-5775-423B-B606-59CB067FFC3D}</b:Guid>
    <b:Title>Google Maps</b:Title>
    <b:Author>
      <b:Author>
        <b:Corporate>Google</b:Corporate>
      </b:Author>
    </b:Author>
    <b:YearAccessed>2021</b:YearAccessed>
    <b:URL>https://www.google.com/maps</b:URL>
    <b:RefOrder>4</b:RefOrder>
  </b:Source>
  <b:Source>
    <b:Tag>Ins</b:Tag>
    <b:SourceType>InternetSite</b:SourceType>
    <b:Guid>{4C30B939-EA53-4843-BB82-78016759ACD9}</b:Guid>
    <b:Title>Mapa Geológico de España a escala 1:50.000 (2ª Serie)</b:Title>
    <b:Author>
      <b:Author>
        <b:NameList>
          <b:Person>
            <b:Last>(IGME)</b:Last>
            <b:First>Instituto</b:First>
            <b:Middle>Geológico y Minero de España</b:Middle>
          </b:Person>
        </b:NameList>
      </b:Author>
    </b:Author>
    <b:URL>http://info.igme.es/cartografiadigital/geologica/Magna50.aspx?language=es</b:URL>
    <b:RefOrder>7</b:RefOrder>
  </b:Source>
  <b:Source>
    <b:Tag>Nor</b:Tag>
    <b:SourceType>Report</b:SourceType>
    <b:Guid>{649D3291-59AA-4EDC-A7D1-6706AE4CD667}</b:Guid>
    <b:Title>Norma 5.2–IC de la Instrucción de Carreteras. Drenaje superficial</b:Title>
    <b:Institution>Ministerio de Transportes, Movilidad y Agenda Urbana</b:Institution>
    <b:Comments>(página 24)</b:Comments>
    <b:RefOrder>9</b:RefOrder>
  </b:Source>
  <b:Source>
    <b:Tag>Leo</b:Tag>
    <b:SourceType>Book</b:SourceType>
    <b:Guid>{A0A04624-C78B-455E-9AF0-2B3FD1E678B0}</b:Guid>
    <b:Title>Ingeniería Hidrológica</b:Title>
    <b:Author>
      <b:Author>
        <b:NameList>
          <b:Person>
            <b:Last>Valentín</b:Last>
            <b:First>Leonardo</b:First>
            <b:Middle>S. Nanía y Manuel Gómez</b:Middle>
          </b:Person>
        </b:NameList>
      </b:Author>
    </b:Author>
    <b:Publisher>Grupo Editorial Universitario</b:Publisher>
    <b:RefOrder>6</b:RefOrder>
  </b:Source>
  <b:Source>
    <b:Tag>Eva</b:Tag>
    <b:SourceType>Report</b:SourceType>
    <b:Guid>{17E6D927-8F40-48CE-BEC8-CAE4FF1E84CC}</b:Guid>
    <b:Title>Evaluación del impacto del cambio climático en los recursos hídricos y sequías en España</b:Title>
    <b:Author>
      <b:Author>
        <b:NameList>
          <b:Person>
            <b:Last>CEDEX</b:Last>
          </b:Person>
        </b:NameList>
      </b:Author>
    </b:Author>
    <b:URL>http://www.cedex.es/NR/rdonlyres/3B08CCC1-C252-4AC0-BAF7-1BC27266534B/145732/2017_07_424150001_Evaluaci%C3%B3n_cambio_clim%C3%A1tico_recu.pdf</b:URL>
    <b:RefOrder>8</b:RefOrder>
  </b:Source>
  <b:Source>
    <b:Tag>Guí</b:Tag>
    <b:SourceType>Report</b:SourceType>
    <b:Guid>{9266311B-3133-45B1-B71A-F97FD554F9CB}</b:Guid>
    <b:Title>Guía de escenarios regionalizados de cambio climático sobre España a partir de los resultados del IPCC-AR5</b:Title>
    <b:URL>https://www.aemet.es/documentos/es/conocermas/recursos_en_linea/publicaciones_y_estudios/publicaciones/Guia_escenarios_AR5/Guia_escenarios_AR5.pdf</b:URL>
    <b:Author>
      <b:Author>
        <b:NameList>
          <b:Person>
            <b:Last>AEMET</b:Last>
            <b:First>Agencia</b:First>
            <b:Middle>Estatal de Meteorología.</b:Middle>
          </b:Person>
        </b:NameList>
      </b:Author>
    </b:Author>
    <b:RefOrder>11</b:RefOrder>
  </b:Source>
  <b:Source>
    <b:Tag>Aut12</b:Tag>
    <b:SourceType>ArticleInAPeriodical</b:SourceType>
    <b:Guid>{76B63B40-E464-4EC3-A148-F7A60B6098BE}</b:Guid>
    <b:Author>
      <b:Author>
        <b:NameList>
          <b:Person>
            <b:Last>J.M.G</b:Last>
          </b:Person>
        </b:NameList>
      </b:Author>
    </b:Author>
    <b:Title>Una fuerte tromba de agua causa daños e inundaciones en calles, empresas y viviendas de Lucena</b:Title>
    <b:PeriodicalTitle>Lucena Hoy</b:PeriodicalTitle>
    <b:Year>2020</b:Year>
    <b:Volume>2</b:Volume>
    <b:Issue>13</b:Issue>
    <b:LCID>es-ES</b:LCID>
    <b:URL>https://www.lucenahoy.com/articulo/sucesos/fuerte-tromba-agua-causa-danos-inundaciones-calles-empresas-viviendas-lucena/20210921192145092321.html</b:URL>
    <b:RefOrder>5</b:RefOrder>
  </b:Source>
  <b:Source>
    <b:Tag>Jun</b:Tag>
    <b:SourceType>InternetSite</b:SourceType>
    <b:Guid>{03904EE6-191B-48B3-9599-587C682294A8}</b:Guid>
    <b:Title>Red de Información Ambiental de Andalucía</b:Title>
    <b:Author>
      <b:Author>
        <b:Corporate>Junta de Andalucía</b:Corporate>
      </b:Author>
    </b:Author>
    <b:URL>https://www.juntadeandalucia.es/medioambiente/portal/acceso-rediam</b:URL>
    <b:RefOrder>10</b:RefOrder>
  </b:Source>
  <b:Source>
    <b:Tag>Sis</b:Tag>
    <b:SourceType>InternetSite</b:SourceType>
    <b:Guid>{C18B0D09-BC14-49D4-BEC7-DC4414984502}</b:Guid>
    <b:Title>Sistema Automático de Información Hidrol</b:Title>
    <b:Author>
      <b:Author>
        <b:Corporate>Sistema Automático de Información Hidrológica del Guadalquivir</b:Corporate>
      </b:Author>
    </b:Author>
    <b:URL>https://www.chguadalquivir.es/saih/DatosHistoricos.aspx</b:URL>
    <b:RefOrder>3</b:RefOrder>
  </b:Source>
  <b:Source>
    <b:Tag>Mor</b:Tag>
    <b:SourceType>DocumentFromInternetSite</b:SourceType>
    <b:Guid>{4A3705D6-AFB3-43D7-B332-7BCB36C03E24}</b:Guid>
    <b:Author>
      <b:Author>
        <b:NameList>
          <b:Person>
            <b:Last>Mora</b:Last>
            <b:First>Consuelo</b:First>
          </b:Person>
        </b:NameList>
      </b:Author>
    </b:Author>
    <b:Title>iAgua</b:Title>
    <b:URL>https://www.iagua.es/blogs/consuelo-mora/la-regulacion-del-agua-en-la-historia-de-los-pueblos-y-su-identidad-cultural</b:URL>
    <b:RefOrder>1</b:RefOrder>
  </b:Source>
  <b:Source>
    <b:Tag>Raú</b:Tag>
    <b:SourceType>DocumentFromInternetSite</b:SourceType>
    <b:Guid>{7E76D7A7-157A-460F-BEED-7B24BD07DC3A}</b:Guid>
    <b:Author>
      <b:Author>
        <b:NameList>
          <b:Person>
            <b:Last>Herrero</b:Last>
            <b:First>Raúl</b:First>
          </b:Person>
        </b:NameList>
      </b:Author>
    </b:Author>
    <b:Title>iAgua</b:Title>
    <b:URL>https://www.iagua.es/blogs/raul-herrero/ordenacion-zonas-inundables</b:URL>
    <b:RefOrder>2</b:RefOrder>
  </b:Source>
</b:Sources>
</file>

<file path=customXml/itemProps1.xml><?xml version="1.0" encoding="utf-8"?>
<ds:datastoreItem xmlns:ds="http://schemas.openxmlformats.org/officeDocument/2006/customXml" ds:itemID="{E1B91563-CF48-4602-BD4B-5A38CBA99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78</Pages>
  <Words>14501</Words>
  <Characters>79757</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Análisis de sensibilidad de un estudio hidrológico. Replanteamiento de la metodología usada. Aplicación: Río Anzur.</vt:lpstr>
    </vt:vector>
  </TitlesOfParts>
  <Manager/>
  <Company>ETSI.US</Company>
  <LinksUpToDate>false</LinksUpToDate>
  <CharactersWithSpaces>94070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sensibilidad de un estudio hidrológico. Replanteamiento de la metodología usada. Aplicación: Río Anzur.</dc:title>
  <dc:subject/>
  <dc:creator>María José Madero Ayora</dc:creator>
  <cp:keywords/>
  <dc:description/>
  <cp:lastModifiedBy>Pablo RODRIGUEZ</cp:lastModifiedBy>
  <cp:revision>3</cp:revision>
  <cp:lastPrinted>2014-09-19T11:41:00Z</cp:lastPrinted>
  <dcterms:created xsi:type="dcterms:W3CDTF">2022-04-05T11:03:00Z</dcterms:created>
  <dcterms:modified xsi:type="dcterms:W3CDTF">2022-04-05T14:55:00Z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